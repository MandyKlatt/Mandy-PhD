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1C2D7" w14:textId="3D715D4E"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2C9C7997" w14:textId="16F2D040"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09F15446" w14:textId="2635152B"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1CA0A217" w14:textId="19317805" w:rsidR="005D4500" w:rsidRPr="002353AB" w:rsidRDefault="002353AB" w:rsidP="002353AB">
      <w:pPr>
        <w:pStyle w:val="Titel"/>
        <w:rPr>
          <w:rFonts w:ascii="Times New Roman" w:hAnsi="Times New Roman" w:cs="Times New Roman"/>
          <w:color w:val="DBDBDB" w:themeColor="accent3" w:themeTint="66"/>
          <w:sz w:val="24"/>
          <w:szCs w:val="24"/>
          <w:lang w:val="de-DE"/>
        </w:rPr>
      </w:pPr>
      <w:r w:rsidRPr="002353AB">
        <w:rPr>
          <w:rFonts w:ascii="Times New Roman" w:hAnsi="Times New Roman" w:cs="Times New Roman"/>
          <w:color w:val="DBDBDB" w:themeColor="accent3" w:themeTint="66"/>
          <w:sz w:val="24"/>
          <w:szCs w:val="24"/>
          <w:lang w:val="de-DE"/>
        </w:rPr>
        <w:t xml:space="preserve">Hier </w:t>
      </w:r>
      <w:proofErr w:type="spellStart"/>
      <w:r w:rsidRPr="002353AB">
        <w:rPr>
          <w:rFonts w:ascii="Times New Roman" w:hAnsi="Times New Roman" w:cs="Times New Roman"/>
          <w:color w:val="DBDBDB" w:themeColor="accent3" w:themeTint="66"/>
          <w:sz w:val="24"/>
          <w:szCs w:val="24"/>
          <w:lang w:val="de-DE"/>
        </w:rPr>
        <w:t>fancy</w:t>
      </w:r>
      <w:proofErr w:type="spellEnd"/>
      <w:r w:rsidRPr="002353AB">
        <w:rPr>
          <w:rFonts w:ascii="Times New Roman" w:hAnsi="Times New Roman" w:cs="Times New Roman"/>
          <w:color w:val="DBDBDB" w:themeColor="accent3" w:themeTint="66"/>
          <w:sz w:val="24"/>
          <w:szCs w:val="24"/>
          <w:lang w:val="de-DE"/>
        </w:rPr>
        <w:t xml:space="preserve"> Titel überlegen f</w:t>
      </w:r>
      <w:r>
        <w:rPr>
          <w:rFonts w:ascii="Times New Roman" w:hAnsi="Times New Roman" w:cs="Times New Roman"/>
          <w:color w:val="DBDBDB" w:themeColor="accent3" w:themeTint="66"/>
          <w:sz w:val="24"/>
          <w:szCs w:val="24"/>
          <w:lang w:val="de-DE"/>
        </w:rPr>
        <w:t>ür Expertise-Paper</w:t>
      </w:r>
    </w:p>
    <w:p w14:paraId="7884E8B4" w14:textId="0EF0BA16" w:rsidR="0017154C" w:rsidRPr="002353AB" w:rsidRDefault="00660AEB" w:rsidP="007C555E">
      <w:pPr>
        <w:tabs>
          <w:tab w:val="clear" w:pos="3068"/>
        </w:tabs>
        <w:spacing w:after="160" w:line="259" w:lineRule="auto"/>
        <w:ind w:firstLine="0"/>
        <w:rPr>
          <w:rFonts w:ascii="Times New Roman" w:hAnsi="Times New Roman" w:cs="Times New Roman"/>
          <w:color w:val="DBDBDB" w:themeColor="accent3" w:themeTint="66"/>
          <w:sz w:val="24"/>
          <w:szCs w:val="24"/>
          <w:lang w:val="de-DE"/>
        </w:rPr>
      </w:pPr>
      <w:r w:rsidRPr="002353AB">
        <w:rPr>
          <w:rFonts w:ascii="Times New Roman" w:hAnsi="Times New Roman" w:cs="Times New Roman"/>
          <w:color w:val="DBDBDB" w:themeColor="accent3" w:themeTint="66"/>
          <w:sz w:val="24"/>
          <w:szCs w:val="24"/>
          <w:lang w:val="de-DE"/>
        </w:rPr>
        <w:br w:type="page"/>
      </w:r>
    </w:p>
    <w:p w14:paraId="3E30800D" w14:textId="77777777" w:rsidR="0017154C" w:rsidRPr="003C0037" w:rsidRDefault="0017154C" w:rsidP="007B42B7">
      <w:pPr>
        <w:pStyle w:val="berschrift1"/>
        <w:rPr>
          <w:rFonts w:ascii="Times New Roman" w:hAnsi="Times New Roman" w:cs="Times New Roman"/>
          <w:sz w:val="24"/>
          <w:szCs w:val="24"/>
        </w:rPr>
      </w:pPr>
      <w:r w:rsidRPr="003C0037">
        <w:rPr>
          <w:rFonts w:ascii="Times New Roman" w:hAnsi="Times New Roman" w:cs="Times New Roman"/>
          <w:sz w:val="24"/>
          <w:szCs w:val="24"/>
        </w:rPr>
        <w:lastRenderedPageBreak/>
        <w:t>Abstract</w:t>
      </w:r>
    </w:p>
    <w:p w14:paraId="39BB6F0E" w14:textId="77777777" w:rsidR="009D4694" w:rsidRDefault="009D4694" w:rsidP="007C555E">
      <w:pPr>
        <w:tabs>
          <w:tab w:val="clear" w:pos="3068"/>
        </w:tabs>
        <w:ind w:firstLine="0"/>
        <w:rPr>
          <w:rFonts w:ascii="Times New Roman" w:hAnsi="Times New Roman" w:cs="Times New Roman"/>
          <w:color w:val="DBDBDB" w:themeColor="accent3" w:themeTint="66"/>
          <w:sz w:val="24"/>
          <w:szCs w:val="24"/>
        </w:rPr>
      </w:pPr>
    </w:p>
    <w:p w14:paraId="2FED3746" w14:textId="5E6A93F8" w:rsidR="00E102C3" w:rsidRPr="00B76258" w:rsidRDefault="0017154C" w:rsidP="007C555E">
      <w:pPr>
        <w:tabs>
          <w:tab w:val="clear" w:pos="3068"/>
        </w:tabs>
        <w:ind w:firstLine="0"/>
        <w:rPr>
          <w:rFonts w:ascii="Times New Roman" w:hAnsi="Times New Roman" w:cs="Times New Roman"/>
          <w:color w:val="DBDBDB" w:themeColor="accent3" w:themeTint="66"/>
          <w:sz w:val="24"/>
          <w:szCs w:val="24"/>
        </w:rPr>
      </w:pPr>
      <w:r w:rsidRPr="00B76258">
        <w:rPr>
          <w:rFonts w:ascii="Times New Roman" w:hAnsi="Times New Roman" w:cs="Times New Roman"/>
          <w:color w:val="DBDBDB" w:themeColor="accent3" w:themeTint="66"/>
          <w:sz w:val="24"/>
          <w:szCs w:val="24"/>
        </w:rPr>
        <w:tab/>
      </w:r>
      <w:r w:rsidRPr="003C0037">
        <w:rPr>
          <w:rFonts w:ascii="Times New Roman" w:hAnsi="Times New Roman" w:cs="Times New Roman"/>
          <w:i/>
          <w:sz w:val="24"/>
          <w:szCs w:val="24"/>
        </w:rPr>
        <w:t>Keywords:</w:t>
      </w:r>
      <w:r w:rsidRPr="003C0037">
        <w:rPr>
          <w:rFonts w:ascii="Times New Roman" w:hAnsi="Times New Roman" w:cs="Times New Roman"/>
          <w:sz w:val="24"/>
          <w:szCs w:val="24"/>
        </w:rPr>
        <w:t xml:space="preserve"> </w:t>
      </w:r>
      <w:r w:rsidR="00814D53">
        <w:rPr>
          <w:rFonts w:ascii="Times New Roman" w:hAnsi="Times New Roman" w:cs="Times New Roman"/>
          <w:sz w:val="24"/>
          <w:szCs w:val="24"/>
        </w:rPr>
        <w:t xml:space="preserve">classroom management, </w:t>
      </w:r>
      <w:r w:rsidR="002353AB" w:rsidRPr="002353AB">
        <w:rPr>
          <w:rFonts w:ascii="Times New Roman" w:hAnsi="Times New Roman" w:cs="Times New Roman"/>
          <w:sz w:val="24"/>
          <w:szCs w:val="24"/>
        </w:rPr>
        <w:t xml:space="preserve">professional vision, </w:t>
      </w:r>
      <w:r w:rsidR="00814D53">
        <w:rPr>
          <w:rFonts w:ascii="Times New Roman" w:hAnsi="Times New Roman" w:cs="Times New Roman"/>
          <w:sz w:val="24"/>
          <w:szCs w:val="24"/>
        </w:rPr>
        <w:t xml:space="preserve">eye-tracking, </w:t>
      </w:r>
      <w:r w:rsidR="002353AB" w:rsidRPr="002353AB">
        <w:rPr>
          <w:rFonts w:ascii="Times New Roman" w:hAnsi="Times New Roman" w:cs="Times New Roman"/>
          <w:sz w:val="24"/>
          <w:szCs w:val="24"/>
        </w:rPr>
        <w:t xml:space="preserve">expertise differences, </w:t>
      </w:r>
      <w:r w:rsidR="002353AB">
        <w:rPr>
          <w:rFonts w:ascii="Times New Roman" w:hAnsi="Times New Roman" w:cs="Times New Roman"/>
          <w:sz w:val="24"/>
          <w:szCs w:val="24"/>
        </w:rPr>
        <w:t xml:space="preserve">managing </w:t>
      </w:r>
      <w:r w:rsidR="00B151C0" w:rsidRPr="002353AB">
        <w:rPr>
          <w:rFonts w:ascii="Times New Roman" w:hAnsi="Times New Roman" w:cs="Times New Roman"/>
          <w:sz w:val="24"/>
          <w:szCs w:val="24"/>
        </w:rPr>
        <w:t>classroom disruptions</w:t>
      </w:r>
      <w:r w:rsidR="00E102C3" w:rsidRPr="00B76258">
        <w:rPr>
          <w:rFonts w:ascii="Times New Roman" w:hAnsi="Times New Roman" w:cs="Times New Roman"/>
          <w:color w:val="DBDBDB" w:themeColor="accent3" w:themeTint="66"/>
          <w:sz w:val="24"/>
          <w:szCs w:val="24"/>
        </w:rPr>
        <w:br w:type="page"/>
      </w:r>
    </w:p>
    <w:p w14:paraId="3A6E430F" w14:textId="306C9C05" w:rsidR="00E102C3" w:rsidRPr="0039084A" w:rsidRDefault="00B31011" w:rsidP="007B42B7">
      <w:pPr>
        <w:pStyle w:val="berschrift1"/>
        <w:ind w:left="360"/>
        <w:rPr>
          <w:rFonts w:ascii="Times New Roman" w:hAnsi="Times New Roman" w:cs="Times New Roman"/>
          <w:sz w:val="24"/>
          <w:szCs w:val="24"/>
        </w:rPr>
      </w:pPr>
      <w:r w:rsidRPr="0039084A">
        <w:rPr>
          <w:rFonts w:ascii="Times New Roman" w:hAnsi="Times New Roman" w:cs="Times New Roman"/>
          <w:sz w:val="24"/>
          <w:szCs w:val="24"/>
        </w:rPr>
        <w:lastRenderedPageBreak/>
        <w:t>Introduction</w:t>
      </w:r>
    </w:p>
    <w:p w14:paraId="7720C8E4" w14:textId="18E1C2A8" w:rsidR="003C0037" w:rsidRDefault="00EA404B" w:rsidP="007C555E">
      <w:pPr>
        <w:pStyle w:val="berschrift2"/>
        <w:rPr>
          <w:rFonts w:ascii="Times New Roman" w:hAnsi="Times New Roman" w:cs="Times New Roman"/>
          <w:sz w:val="24"/>
          <w:szCs w:val="24"/>
        </w:rPr>
      </w:pPr>
      <w:commentRangeStart w:id="0"/>
      <w:r w:rsidRPr="00234A36">
        <w:rPr>
          <w:rFonts w:ascii="Times New Roman" w:hAnsi="Times New Roman" w:cs="Times New Roman"/>
          <w:sz w:val="24"/>
          <w:szCs w:val="24"/>
        </w:rPr>
        <w:t xml:space="preserve">Classroom </w:t>
      </w:r>
      <w:r w:rsidR="00234A36" w:rsidRPr="00234A36">
        <w:rPr>
          <w:rFonts w:ascii="Times New Roman" w:hAnsi="Times New Roman" w:cs="Times New Roman"/>
          <w:sz w:val="24"/>
          <w:szCs w:val="24"/>
        </w:rPr>
        <w:t>M</w:t>
      </w:r>
      <w:r w:rsidRPr="00234A36">
        <w:rPr>
          <w:rFonts w:ascii="Times New Roman" w:hAnsi="Times New Roman" w:cs="Times New Roman"/>
          <w:sz w:val="24"/>
          <w:szCs w:val="24"/>
        </w:rPr>
        <w:t>anagement</w:t>
      </w:r>
      <w:r w:rsidR="00814D53">
        <w:rPr>
          <w:rFonts w:ascii="Times New Roman" w:hAnsi="Times New Roman" w:cs="Times New Roman"/>
          <w:sz w:val="24"/>
          <w:szCs w:val="24"/>
        </w:rPr>
        <w:t xml:space="preserve"> </w:t>
      </w:r>
    </w:p>
    <w:p w14:paraId="4F97B313" w14:textId="3D4765FF" w:rsidR="00DA6DA6" w:rsidRPr="00234A36" w:rsidRDefault="00861582" w:rsidP="007C555E">
      <w:pPr>
        <w:pStyle w:val="berschrift2"/>
        <w:rPr>
          <w:rFonts w:ascii="Times New Roman" w:hAnsi="Times New Roman" w:cs="Times New Roman"/>
          <w:sz w:val="24"/>
          <w:szCs w:val="24"/>
        </w:rPr>
      </w:pPr>
      <w:r w:rsidRPr="00234A36">
        <w:rPr>
          <w:rFonts w:ascii="Times New Roman" w:hAnsi="Times New Roman" w:cs="Times New Roman"/>
          <w:sz w:val="24"/>
          <w:szCs w:val="24"/>
        </w:rPr>
        <w:t xml:space="preserve">Teachers’ </w:t>
      </w:r>
      <w:r w:rsidR="00234A36" w:rsidRPr="00234A36">
        <w:rPr>
          <w:rFonts w:ascii="Times New Roman" w:hAnsi="Times New Roman" w:cs="Times New Roman"/>
          <w:sz w:val="24"/>
          <w:szCs w:val="24"/>
        </w:rPr>
        <w:t>P</w:t>
      </w:r>
      <w:r w:rsidRPr="00234A36">
        <w:rPr>
          <w:rFonts w:ascii="Times New Roman" w:hAnsi="Times New Roman" w:cs="Times New Roman"/>
          <w:sz w:val="24"/>
          <w:szCs w:val="24"/>
        </w:rPr>
        <w:t xml:space="preserve">rofessional </w:t>
      </w:r>
      <w:r w:rsidR="00234A36" w:rsidRPr="00234A36">
        <w:rPr>
          <w:rFonts w:ascii="Times New Roman" w:hAnsi="Times New Roman" w:cs="Times New Roman"/>
          <w:sz w:val="24"/>
          <w:szCs w:val="24"/>
        </w:rPr>
        <w:t>K</w:t>
      </w:r>
      <w:r w:rsidRPr="00234A36">
        <w:rPr>
          <w:rFonts w:ascii="Times New Roman" w:hAnsi="Times New Roman" w:cs="Times New Roman"/>
          <w:sz w:val="24"/>
          <w:szCs w:val="24"/>
        </w:rPr>
        <w:t xml:space="preserve">nowledge </w:t>
      </w:r>
    </w:p>
    <w:p w14:paraId="6A864159" w14:textId="2DEE89F3" w:rsidR="00467C1D" w:rsidRPr="00234A36" w:rsidRDefault="00234A36" w:rsidP="007C555E">
      <w:pPr>
        <w:pStyle w:val="berschrift2"/>
        <w:rPr>
          <w:rFonts w:ascii="Times New Roman" w:hAnsi="Times New Roman" w:cs="Times New Roman"/>
          <w:sz w:val="24"/>
          <w:szCs w:val="24"/>
        </w:rPr>
      </w:pPr>
      <w:r w:rsidRPr="00234A36">
        <w:rPr>
          <w:rFonts w:ascii="Times New Roman" w:hAnsi="Times New Roman" w:cs="Times New Roman"/>
          <w:sz w:val="24"/>
          <w:szCs w:val="24"/>
        </w:rPr>
        <w:t>Expertise</w:t>
      </w:r>
      <w:r w:rsidR="00814D53">
        <w:rPr>
          <w:rFonts w:ascii="Times New Roman" w:hAnsi="Times New Roman" w:cs="Times New Roman"/>
          <w:sz w:val="24"/>
          <w:szCs w:val="24"/>
        </w:rPr>
        <w:t xml:space="preserve"> D</w:t>
      </w:r>
      <w:r w:rsidR="00861582" w:rsidRPr="00234A36">
        <w:rPr>
          <w:rFonts w:ascii="Times New Roman" w:hAnsi="Times New Roman" w:cs="Times New Roman"/>
          <w:sz w:val="24"/>
          <w:szCs w:val="24"/>
        </w:rPr>
        <w:t xml:space="preserve">ifferences </w:t>
      </w:r>
      <w:r w:rsidRPr="00234A36">
        <w:rPr>
          <w:rFonts w:ascii="Times New Roman" w:hAnsi="Times New Roman" w:cs="Times New Roman"/>
          <w:sz w:val="24"/>
          <w:szCs w:val="24"/>
        </w:rPr>
        <w:t xml:space="preserve">in Teachers’ Professional Vision </w:t>
      </w:r>
    </w:p>
    <w:p w14:paraId="6BC0E80B" w14:textId="5EB62AB5" w:rsidR="00234A36" w:rsidRDefault="00234A36" w:rsidP="00234A36">
      <w:pPr>
        <w:pStyle w:val="berschrift2"/>
        <w:rPr>
          <w:rFonts w:ascii="Times New Roman" w:hAnsi="Times New Roman" w:cs="Times New Roman"/>
          <w:sz w:val="24"/>
          <w:szCs w:val="24"/>
        </w:rPr>
      </w:pPr>
      <w:r>
        <w:rPr>
          <w:rFonts w:ascii="Times New Roman" w:hAnsi="Times New Roman" w:cs="Times New Roman"/>
          <w:sz w:val="24"/>
          <w:szCs w:val="24"/>
        </w:rPr>
        <w:t>Eye-Tracking to Assess</w:t>
      </w:r>
      <w:r w:rsidRPr="00234A36">
        <w:rPr>
          <w:rFonts w:ascii="Times New Roman" w:hAnsi="Times New Roman" w:cs="Times New Roman"/>
          <w:sz w:val="24"/>
          <w:szCs w:val="24"/>
        </w:rPr>
        <w:t xml:space="preserve"> Teachers’ Professional Vision </w:t>
      </w:r>
      <w:commentRangeEnd w:id="0"/>
      <w:r w:rsidR="00551144">
        <w:rPr>
          <w:rStyle w:val="Kommentarzeichen"/>
          <w:rFonts w:ascii="Calibri" w:hAnsi="Calibri" w:cs="Arial"/>
          <w:b w:val="0"/>
        </w:rPr>
        <w:commentReference w:id="0"/>
      </w:r>
    </w:p>
    <w:p w14:paraId="0F2C0E3F" w14:textId="12FF49B1" w:rsidR="00DA6120" w:rsidRDefault="00DA6120" w:rsidP="003712F4">
      <w:pPr>
        <w:rPr>
          <w:rFonts w:ascii="Times New Roman" w:hAnsi="Times New Roman" w:cs="Times New Roman"/>
          <w:sz w:val="24"/>
          <w:szCs w:val="22"/>
        </w:rPr>
      </w:pPr>
      <w:r>
        <w:rPr>
          <w:rFonts w:ascii="Times New Roman" w:hAnsi="Times New Roman" w:cs="Times New Roman"/>
          <w:sz w:val="24"/>
          <w:szCs w:val="22"/>
        </w:rPr>
        <w:t xml:space="preserve">Fixation Number: </w:t>
      </w:r>
      <w:r w:rsidRPr="00DA6120">
        <w:rPr>
          <w:rFonts w:ascii="Times New Roman" w:hAnsi="Times New Roman" w:cs="Times New Roman"/>
          <w:sz w:val="24"/>
          <w:szCs w:val="22"/>
        </w:rPr>
        <w:t xml:space="preserve">This metric reflected the frequency of visual attention shifts, with higher fixation numbers indicating a more dynamic scanning behavior across the classroom environment </w:t>
      </w:r>
      <w:r w:rsidRPr="00DA6120">
        <w:rPr>
          <w:rFonts w:ascii="Times New Roman" w:hAnsi="Times New Roman" w:cs="Times New Roman"/>
          <w:sz w:val="24"/>
          <w:szCs w:val="22"/>
        </w:rPr>
        <w:fldChar w:fldCharType="begin"/>
      </w:r>
      <w:r w:rsidRPr="00DA6120">
        <w:rPr>
          <w:rFonts w:ascii="Times New Roman" w:hAnsi="Times New Roman" w:cs="Times New Roman"/>
          <w:sz w:val="24"/>
          <w:szCs w:val="22"/>
        </w:rPr>
        <w:instrText xml:space="preserve"> ADDIN ZOTERO_ITEM CSL_CITATION {"citationID":"yZ2yHzkJ","properties":{"formattedCitation":"(Grub et al., 2020)","plainCitation":"(Grub et al., 2020)","noteIndex":0},"citationItems":[{"id":927,"uris":["http://zotero.org/groups/5349517/items/NE34ZK5B"],"itemData":{"id":927,"type":"article-journal","abstract":"Effektive Klassenführung wird als grundlegender Bestandteil professioneller Kompetenz von Lehrkräften angesehen. Für eine proaktive Steuerung des Unterrichtsgeschehens ist das frühzeitige Erkennen von potentiellen Störungen von großer Bedeutung. Professionelle Wahrnehmung gilt als Bindeglied zwischen Wissen und Handeln der Lehrkraft und kann in die Aspekte Noticing und Reasoning unterteilt werden. Bisherige Arbeiten nutzten häufig subjektive Testverfahren (z. B. Interviews auf Basis von Videostimuli) zur Erfassung des Reasoning-Prozesses. Nur wenige Studien fokussieren auf den basaleren Prozess des Noticing. Aus der Expertiseforschung in unterschiedlichen Domänen, die prozessbasierte Methoden wie Eye-Tracking nutzen, ist bekannt, dass sich Novizen und Experten systematisch in der Erkennung potentieller Störsituationen unterscheiden. Das systematische Review gibt einen Überblick über die Arbeiten, die mit Eye-Tracking-Verfahren den Noticing-Prozess im Bereich der Klassenführung erfasst haben. Dafür wurde eine Literaturrecherche für den Zeitraum von 1999 bis 2019 durchgeführt. Insgesamt konnten 12 Studien identifiziert werden. Es zeigen sich stabile Unterschiede zwischen Experten und Novizen bei den meisten untersuchten Parametern. Sowohl die verwendeten Parameter als auch weitere mögliche Einflussfaktoren auf den Noticing-Prozess werden im Review diskutiert. (DIPF/Orig.)","DOI":"10.25656/01:21187","language":"en","license":"Deutsches Urheberrecht","note":"publisher: Waxmann","source":"DOI.org (Datacite)","title":"Process-based measurement of professional vision of (prospective) teachers in the field of classroom management. A systematic review","URL":"https://www.pedocs.de/frontdoor.php?source_opus=21187","author":[{"family":"Grub","given":"Ann-Sophie"},{"family":"Biermann","given":"Antje"},{"family":"Brünken","given":"Roland"}],"accessed":{"date-parts":[["2025",1,14]]},"issued":{"date-parts":[["2020",12,16]]}}}],"schema":"https://github.com/citation-style-language/schema/raw/master/csl-citation.json"} </w:instrText>
      </w:r>
      <w:r w:rsidRPr="00DA6120">
        <w:rPr>
          <w:rFonts w:ascii="Times New Roman" w:hAnsi="Times New Roman" w:cs="Times New Roman"/>
          <w:sz w:val="24"/>
          <w:szCs w:val="22"/>
        </w:rPr>
        <w:fldChar w:fldCharType="separate"/>
      </w:r>
      <w:r w:rsidRPr="00DA6120">
        <w:rPr>
          <w:rFonts w:ascii="Times New Roman" w:hAnsi="Times New Roman" w:cs="Times New Roman"/>
          <w:sz w:val="24"/>
          <w:szCs w:val="22"/>
        </w:rPr>
        <w:t>(Grub et al., 2020)</w:t>
      </w:r>
      <w:r w:rsidRPr="00DA6120">
        <w:rPr>
          <w:rFonts w:ascii="Times New Roman" w:hAnsi="Times New Roman" w:cs="Times New Roman"/>
          <w:sz w:val="24"/>
          <w:szCs w:val="22"/>
        </w:rPr>
        <w:fldChar w:fldCharType="end"/>
      </w:r>
      <w:r w:rsidRPr="00DA6120">
        <w:rPr>
          <w:rFonts w:ascii="Times New Roman" w:hAnsi="Times New Roman" w:cs="Times New Roman"/>
          <w:sz w:val="24"/>
          <w:szCs w:val="22"/>
        </w:rPr>
        <w:t>.</w:t>
      </w:r>
    </w:p>
    <w:p w14:paraId="2E63223F" w14:textId="44B92E25" w:rsidR="003712F4" w:rsidRPr="00431D00" w:rsidRDefault="003712F4" w:rsidP="003712F4">
      <w:pPr>
        <w:rPr>
          <w:rFonts w:ascii="Times New Roman" w:hAnsi="Times New Roman" w:cs="Times New Roman"/>
          <w:sz w:val="24"/>
          <w:szCs w:val="22"/>
        </w:rPr>
      </w:pPr>
      <w:r w:rsidRPr="00431D00">
        <w:rPr>
          <w:rFonts w:ascii="Times New Roman" w:hAnsi="Times New Roman" w:cs="Times New Roman"/>
          <w:sz w:val="24"/>
          <w:szCs w:val="22"/>
        </w:rPr>
        <w:t xml:space="preserve">Average Duration Fixation: This metric provided a measure of cognitive processing, with longer durations suggesting more time spent processing visual information (Negi &amp; Mitra, 2020).  </w:t>
      </w:r>
    </w:p>
    <w:p w14:paraId="167CF50C" w14:textId="77777777" w:rsidR="0039084A" w:rsidRDefault="0039084A" w:rsidP="007C555E">
      <w:pPr>
        <w:pStyle w:val="berschrift2"/>
        <w:rPr>
          <w:rFonts w:ascii="Times New Roman" w:hAnsi="Times New Roman" w:cs="Times New Roman"/>
          <w:color w:val="000000" w:themeColor="text1"/>
          <w:sz w:val="24"/>
          <w:szCs w:val="24"/>
        </w:rPr>
      </w:pPr>
    </w:p>
    <w:p w14:paraId="072043EA" w14:textId="63718EB7" w:rsidR="00AA4A24" w:rsidRPr="00B76258" w:rsidRDefault="00AA4A24" w:rsidP="007C555E">
      <w:pPr>
        <w:pStyle w:val="berschrift2"/>
        <w:rPr>
          <w:rFonts w:ascii="Times New Roman" w:hAnsi="Times New Roman" w:cs="Times New Roman"/>
          <w:color w:val="000000" w:themeColor="text1"/>
          <w:sz w:val="24"/>
          <w:szCs w:val="24"/>
        </w:rPr>
      </w:pPr>
      <w:r w:rsidRPr="00B76258">
        <w:rPr>
          <w:rFonts w:ascii="Times New Roman" w:hAnsi="Times New Roman" w:cs="Times New Roman"/>
          <w:color w:val="000000" w:themeColor="text1"/>
          <w:sz w:val="24"/>
          <w:szCs w:val="24"/>
        </w:rPr>
        <w:t>Present Study</w:t>
      </w:r>
    </w:p>
    <w:p w14:paraId="48CA1585" w14:textId="5C6D4B0B" w:rsidR="00834488" w:rsidRPr="00834488" w:rsidRDefault="00834488" w:rsidP="007C555E">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The present study aimed to investigate differences between experienced and inexperienced teachers in their gaze behavior during a micro-teaching unit</w:t>
      </w:r>
      <w:r w:rsidR="005F0ED6">
        <w:rPr>
          <w:rFonts w:ascii="Times New Roman" w:hAnsi="Times New Roman" w:cs="Times New Roman"/>
          <w:sz w:val="24"/>
          <w:szCs w:val="24"/>
        </w:rPr>
        <w:t>,</w:t>
      </w:r>
      <w:r w:rsidRPr="00834488">
        <w:rPr>
          <w:rFonts w:ascii="Times New Roman" w:hAnsi="Times New Roman" w:cs="Times New Roman"/>
          <w:sz w:val="24"/>
          <w:szCs w:val="24"/>
        </w:rPr>
        <w:t xml:space="preserve"> involving classroom </w:t>
      </w:r>
      <w:r w:rsidR="007151EF">
        <w:rPr>
          <w:rFonts w:ascii="Times New Roman" w:hAnsi="Times New Roman" w:cs="Times New Roman"/>
          <w:sz w:val="24"/>
          <w:szCs w:val="24"/>
        </w:rPr>
        <w:t>disruptions</w:t>
      </w:r>
      <w:r w:rsidRPr="00834488">
        <w:rPr>
          <w:rFonts w:ascii="Times New Roman" w:hAnsi="Times New Roman" w:cs="Times New Roman"/>
          <w:sz w:val="24"/>
          <w:szCs w:val="24"/>
        </w:rPr>
        <w:t xml:space="preserve"> their self-evaluations </w:t>
      </w:r>
      <w:r w:rsidR="00EB58C7">
        <w:rPr>
          <w:rFonts w:ascii="Times New Roman" w:hAnsi="Times New Roman" w:cs="Times New Roman"/>
          <w:sz w:val="24"/>
          <w:szCs w:val="24"/>
        </w:rPr>
        <w:t>of</w:t>
      </w:r>
      <w:r w:rsidR="00EB58C7" w:rsidRPr="00834488">
        <w:rPr>
          <w:rFonts w:ascii="Times New Roman" w:hAnsi="Times New Roman" w:cs="Times New Roman"/>
          <w:sz w:val="24"/>
          <w:szCs w:val="24"/>
        </w:rPr>
        <w:t xml:space="preserve"> competencies in classroom disruption prevention and management</w:t>
      </w:r>
      <w:r w:rsidRPr="00834488">
        <w:rPr>
          <w:rFonts w:ascii="Times New Roman" w:hAnsi="Times New Roman" w:cs="Times New Roman"/>
          <w:sz w:val="24"/>
          <w:szCs w:val="24"/>
        </w:rPr>
        <w:t xml:space="preserve">, </w:t>
      </w:r>
      <w:r w:rsidR="007D381B">
        <w:rPr>
          <w:rFonts w:ascii="Times New Roman" w:hAnsi="Times New Roman" w:cs="Times New Roman"/>
          <w:sz w:val="24"/>
          <w:szCs w:val="24"/>
        </w:rPr>
        <w:t>t</w:t>
      </w:r>
      <w:r w:rsidR="007D381B" w:rsidRPr="007D381B">
        <w:rPr>
          <w:rFonts w:ascii="Times New Roman" w:hAnsi="Times New Roman" w:cs="Times New Roman"/>
          <w:sz w:val="24"/>
          <w:szCs w:val="24"/>
        </w:rPr>
        <w:t>heir subjective assessments of how disruptive the events were</w:t>
      </w:r>
      <w:r w:rsidR="00504CFD">
        <w:rPr>
          <w:rFonts w:ascii="Times New Roman" w:hAnsi="Times New Roman" w:cs="Times New Roman"/>
          <w:sz w:val="24"/>
          <w:szCs w:val="24"/>
        </w:rPr>
        <w:t>,</w:t>
      </w:r>
      <w:r w:rsidR="007D381B" w:rsidRPr="007D381B">
        <w:rPr>
          <w:rFonts w:ascii="Times New Roman" w:hAnsi="Times New Roman" w:cs="Times New Roman"/>
          <w:sz w:val="24"/>
          <w:szCs w:val="24"/>
        </w:rPr>
        <w:t xml:space="preserve"> how confident they felt in dealing with them</w:t>
      </w:r>
      <w:r w:rsidRPr="00834488">
        <w:rPr>
          <w:rFonts w:ascii="Times New Roman" w:hAnsi="Times New Roman" w:cs="Times New Roman"/>
          <w:sz w:val="24"/>
          <w:szCs w:val="24"/>
        </w:rPr>
        <w:t xml:space="preserve">, and their strategic knowledge of classroom management. To address these objectives, data were analyzed from both in-service (experienced) and pre-service (inexperienced) teachers who participated in the laboratory-based study </w:t>
      </w:r>
      <w:r w:rsidRPr="002A6E1F">
        <w:rPr>
          <w:rFonts w:ascii="Times New Roman" w:hAnsi="Times New Roman" w:cs="Times New Roman"/>
          <w:i/>
          <w:iCs/>
          <w:sz w:val="24"/>
          <w:szCs w:val="24"/>
        </w:rPr>
        <w:t>Professional Vision of Novice and Expert Teachers</w:t>
      </w:r>
      <w:r w:rsidRPr="00834488">
        <w:rPr>
          <w:rFonts w:ascii="Times New Roman" w:hAnsi="Times New Roman" w:cs="Times New Roman"/>
          <w:sz w:val="24"/>
          <w:szCs w:val="24"/>
        </w:rPr>
        <w:t xml:space="preserve"> (</w:t>
      </w:r>
      <w:proofErr w:type="spellStart"/>
      <w:r w:rsidRPr="002A6E1F">
        <w:rPr>
          <w:rFonts w:ascii="Times New Roman" w:hAnsi="Times New Roman" w:cs="Times New Roman"/>
          <w:sz w:val="24"/>
          <w:szCs w:val="24"/>
        </w:rPr>
        <w:t>ProVisioNET</w:t>
      </w:r>
      <w:proofErr w:type="spellEnd"/>
      <w:r w:rsidRPr="00834488">
        <w:rPr>
          <w:rFonts w:ascii="Times New Roman" w:hAnsi="Times New Roman" w:cs="Times New Roman"/>
          <w:sz w:val="24"/>
          <w:szCs w:val="24"/>
        </w:rPr>
        <w:t>)</w:t>
      </w:r>
      <w:r w:rsidR="005F0ED6">
        <w:rPr>
          <w:rFonts w:ascii="Times New Roman" w:hAnsi="Times New Roman" w:cs="Times New Roman"/>
          <w:sz w:val="24"/>
          <w:szCs w:val="24"/>
        </w:rPr>
        <w:t>.</w:t>
      </w:r>
    </w:p>
    <w:p w14:paraId="0BA87C31" w14:textId="7D26F683" w:rsidR="00834488" w:rsidRPr="00834488" w:rsidRDefault="00834488" w:rsidP="007C555E">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 xml:space="preserve">Participants individually attended a lab session and conducted a brief </w:t>
      </w:r>
      <w:r w:rsidR="00ED6105">
        <w:rPr>
          <w:rFonts w:ascii="Times New Roman" w:hAnsi="Times New Roman" w:cs="Times New Roman"/>
          <w:sz w:val="24"/>
          <w:szCs w:val="24"/>
        </w:rPr>
        <w:t>micro-teaching unit</w:t>
      </w:r>
      <w:r w:rsidRPr="00834488">
        <w:rPr>
          <w:rFonts w:ascii="Times New Roman" w:hAnsi="Times New Roman" w:cs="Times New Roman"/>
          <w:sz w:val="24"/>
          <w:szCs w:val="24"/>
        </w:rPr>
        <w:t xml:space="preserve"> for a small “class” of three trained actors</w:t>
      </w:r>
      <w:r w:rsidR="00981E3E">
        <w:rPr>
          <w:rFonts w:ascii="Times New Roman" w:hAnsi="Times New Roman" w:cs="Times New Roman"/>
          <w:sz w:val="24"/>
          <w:szCs w:val="24"/>
        </w:rPr>
        <w:t xml:space="preserve"> (= students)</w:t>
      </w:r>
      <w:r w:rsidR="005F0ED6">
        <w:rPr>
          <w:rFonts w:ascii="Times New Roman" w:hAnsi="Times New Roman" w:cs="Times New Roman"/>
          <w:sz w:val="24"/>
          <w:szCs w:val="24"/>
        </w:rPr>
        <w:t>,</w:t>
      </w:r>
      <w:r w:rsidRPr="00834488">
        <w:rPr>
          <w:rFonts w:ascii="Times New Roman" w:hAnsi="Times New Roman" w:cs="Times New Roman"/>
          <w:sz w:val="24"/>
          <w:szCs w:val="24"/>
        </w:rPr>
        <w:t xml:space="preserve"> simulating typical</w:t>
      </w:r>
      <w:r w:rsidR="007151EF">
        <w:rPr>
          <w:rFonts w:ascii="Times New Roman" w:hAnsi="Times New Roman" w:cs="Times New Roman"/>
          <w:sz w:val="24"/>
          <w:szCs w:val="24"/>
        </w:rPr>
        <w:t xml:space="preserve"> </w:t>
      </w:r>
      <w:r w:rsidRPr="00834488">
        <w:rPr>
          <w:rFonts w:ascii="Times New Roman" w:hAnsi="Times New Roman" w:cs="Times New Roman"/>
          <w:sz w:val="24"/>
          <w:szCs w:val="24"/>
        </w:rPr>
        <w:t>classroom</w:t>
      </w:r>
      <w:r w:rsidR="007151EF">
        <w:rPr>
          <w:rFonts w:ascii="Times New Roman" w:hAnsi="Times New Roman" w:cs="Times New Roman"/>
          <w:sz w:val="24"/>
          <w:szCs w:val="24"/>
        </w:rPr>
        <w:t xml:space="preserve"> disruptions</w:t>
      </w:r>
      <w:r w:rsidRPr="00834488">
        <w:rPr>
          <w:rFonts w:ascii="Times New Roman" w:hAnsi="Times New Roman" w:cs="Times New Roman"/>
          <w:sz w:val="24"/>
          <w:szCs w:val="24"/>
        </w:rPr>
        <w:t xml:space="preserve">. During the </w:t>
      </w:r>
      <w:r w:rsidR="007151EF">
        <w:rPr>
          <w:rFonts w:ascii="Times New Roman" w:hAnsi="Times New Roman" w:cs="Times New Roman"/>
          <w:sz w:val="24"/>
          <w:szCs w:val="24"/>
        </w:rPr>
        <w:t>micro-teaching unit</w:t>
      </w:r>
      <w:r w:rsidRPr="00834488">
        <w:rPr>
          <w:rFonts w:ascii="Times New Roman" w:hAnsi="Times New Roman" w:cs="Times New Roman"/>
          <w:sz w:val="24"/>
          <w:szCs w:val="24"/>
        </w:rPr>
        <w:t>, teachers</w:t>
      </w:r>
      <w:r w:rsidR="00ED6105">
        <w:rPr>
          <w:rFonts w:ascii="Times New Roman" w:hAnsi="Times New Roman" w:cs="Times New Roman"/>
          <w:sz w:val="24"/>
          <w:szCs w:val="24"/>
        </w:rPr>
        <w:t>’</w:t>
      </w:r>
      <w:r w:rsidRPr="00834488">
        <w:rPr>
          <w:rFonts w:ascii="Times New Roman" w:hAnsi="Times New Roman" w:cs="Times New Roman"/>
          <w:sz w:val="24"/>
          <w:szCs w:val="24"/>
        </w:rPr>
        <w:t xml:space="preserve"> gaze patterns were recorded using eye-tracking </w:t>
      </w:r>
      <w:r w:rsidRPr="00834488">
        <w:rPr>
          <w:rFonts w:ascii="Times New Roman" w:hAnsi="Times New Roman" w:cs="Times New Roman"/>
          <w:sz w:val="24"/>
          <w:szCs w:val="24"/>
        </w:rPr>
        <w:lastRenderedPageBreak/>
        <w:t>technology, while their evaluations of classroom management and strategic knowledge were assessed through self-report questionnaires, an interview, and a test.</w:t>
      </w:r>
    </w:p>
    <w:p w14:paraId="59B1145A" w14:textId="6072343E" w:rsidR="00834488" w:rsidRPr="00834488" w:rsidRDefault="00834488" w:rsidP="007C555E">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 xml:space="preserve">The study </w:t>
      </w:r>
      <w:r w:rsidR="00CE69F2" w:rsidRPr="00CE69F2">
        <w:rPr>
          <w:rFonts w:ascii="Times New Roman" w:hAnsi="Times New Roman" w:cs="Times New Roman"/>
          <w:sz w:val="24"/>
          <w:szCs w:val="24"/>
        </w:rPr>
        <w:t>addressed five research questions</w:t>
      </w:r>
      <w:r w:rsidRPr="00834488">
        <w:rPr>
          <w:rFonts w:ascii="Times New Roman" w:hAnsi="Times New Roman" w:cs="Times New Roman"/>
          <w:sz w:val="24"/>
          <w:szCs w:val="24"/>
        </w:rPr>
        <w:t>:</w:t>
      </w:r>
    </w:p>
    <w:p w14:paraId="7966B581" w14:textId="2FBA3E90" w:rsidR="00834488" w:rsidRPr="00834488" w:rsidRDefault="00834488" w:rsidP="007C555E">
      <w:pPr>
        <w:pStyle w:val="Listenabsatz"/>
        <w:numPr>
          <w:ilvl w:val="0"/>
          <w:numId w:val="15"/>
        </w:numPr>
        <w:tabs>
          <w:tab w:val="clear" w:pos="720"/>
          <w:tab w:val="num" w:pos="360"/>
        </w:tabs>
        <w:ind w:left="360"/>
        <w:rPr>
          <w:rFonts w:ascii="Times New Roman" w:hAnsi="Times New Roman" w:cs="Times New Roman"/>
          <w:sz w:val="24"/>
          <w:szCs w:val="24"/>
        </w:rPr>
      </w:pPr>
      <w:r w:rsidRPr="00834488">
        <w:rPr>
          <w:rFonts w:ascii="Times New Roman" w:hAnsi="Times New Roman" w:cs="Times New Roman"/>
          <w:sz w:val="24"/>
          <w:szCs w:val="24"/>
        </w:rPr>
        <w:t>The first research goal was to examine teachers’ gaze behavior</w:t>
      </w:r>
      <w:r w:rsidR="0053428F">
        <w:rPr>
          <w:rFonts w:ascii="Times New Roman" w:hAnsi="Times New Roman" w:cs="Times New Roman"/>
          <w:sz w:val="24"/>
          <w:szCs w:val="24"/>
        </w:rPr>
        <w:t>,</w:t>
      </w:r>
      <w:r w:rsidRPr="00834488">
        <w:rPr>
          <w:rFonts w:ascii="Times New Roman" w:hAnsi="Times New Roman" w:cs="Times New Roman"/>
          <w:sz w:val="24"/>
          <w:szCs w:val="24"/>
        </w:rPr>
        <w:t xml:space="preserve"> during classroom interactions in a lab-based teaching task</w:t>
      </w:r>
      <w:r w:rsidR="005F0ED6">
        <w:rPr>
          <w:rFonts w:ascii="Times New Roman" w:hAnsi="Times New Roman" w:cs="Times New Roman"/>
          <w:sz w:val="24"/>
          <w:szCs w:val="24"/>
        </w:rPr>
        <w:t>,</w:t>
      </w:r>
      <w:r w:rsidRPr="00834488">
        <w:rPr>
          <w:rFonts w:ascii="Times New Roman" w:hAnsi="Times New Roman" w:cs="Times New Roman"/>
          <w:sz w:val="24"/>
          <w:szCs w:val="24"/>
        </w:rPr>
        <w:t xml:space="preserve"> lasting approximately 15 minutes</w:t>
      </w:r>
      <w:r w:rsidR="00234A84">
        <w:rPr>
          <w:rFonts w:ascii="Times New Roman" w:hAnsi="Times New Roman" w:cs="Times New Roman"/>
          <w:sz w:val="24"/>
          <w:szCs w:val="24"/>
        </w:rPr>
        <w:t>,</w:t>
      </w:r>
      <w:r w:rsidRPr="00834488">
        <w:rPr>
          <w:rFonts w:ascii="Times New Roman" w:hAnsi="Times New Roman" w:cs="Times New Roman"/>
          <w:sz w:val="24"/>
          <w:szCs w:val="24"/>
        </w:rPr>
        <w:t xml:space="preserve"> </w:t>
      </w:r>
      <w:commentRangeStart w:id="1"/>
      <w:r w:rsidRPr="00834488">
        <w:rPr>
          <w:rFonts w:ascii="Times New Roman" w:hAnsi="Times New Roman" w:cs="Times New Roman"/>
          <w:sz w:val="24"/>
          <w:szCs w:val="24"/>
        </w:rPr>
        <w:t>and to explore differences between experienced and inexperienced teachers in their visual attention</w:t>
      </w:r>
      <w:commentRangeEnd w:id="1"/>
      <w:r w:rsidR="00AA4A47">
        <w:rPr>
          <w:rStyle w:val="Kommentarzeichen"/>
        </w:rPr>
        <w:commentReference w:id="1"/>
      </w:r>
      <w:r w:rsidRPr="00834488">
        <w:rPr>
          <w:rFonts w:ascii="Times New Roman" w:hAnsi="Times New Roman" w:cs="Times New Roman"/>
          <w:sz w:val="24"/>
          <w:szCs w:val="24"/>
        </w:rPr>
        <w:t xml:space="preserve">. It was </w:t>
      </w:r>
      <w:r w:rsidR="00CF56DE">
        <w:rPr>
          <w:rFonts w:ascii="Times New Roman" w:hAnsi="Times New Roman" w:cs="Times New Roman"/>
          <w:sz w:val="24"/>
          <w:szCs w:val="24"/>
        </w:rPr>
        <w:t>expected</w:t>
      </w:r>
      <w:r w:rsidRPr="00834488">
        <w:rPr>
          <w:rFonts w:ascii="Times New Roman" w:hAnsi="Times New Roman" w:cs="Times New Roman"/>
          <w:sz w:val="24"/>
          <w:szCs w:val="24"/>
        </w:rPr>
        <w:t xml:space="preserve"> </w:t>
      </w:r>
      <w:r w:rsidR="00D60A1F" w:rsidRPr="00D60A1F">
        <w:rPr>
          <w:rFonts w:ascii="Times New Roman" w:hAnsi="Times New Roman" w:cs="Times New Roman"/>
          <w:sz w:val="24"/>
          <w:szCs w:val="24"/>
        </w:rPr>
        <w:t xml:space="preserve">that all participants </w:t>
      </w:r>
      <w:r w:rsidR="002C1F59" w:rsidRPr="002C1F59">
        <w:rPr>
          <w:rFonts w:ascii="Times New Roman" w:hAnsi="Times New Roman" w:cs="Times New Roman"/>
          <w:sz w:val="24"/>
          <w:szCs w:val="24"/>
        </w:rPr>
        <w:t xml:space="preserve">would focus their gaze primarily on relevant areas, such as students, while the disruptive person would attract the lowest fixation percentages due to the timing of disruptions in relation to the </w:t>
      </w:r>
      <w:r w:rsidR="00EC3465">
        <w:rPr>
          <w:rFonts w:ascii="Times New Roman" w:hAnsi="Times New Roman" w:cs="Times New Roman"/>
          <w:sz w:val="24"/>
          <w:szCs w:val="24"/>
        </w:rPr>
        <w:t>rest</w:t>
      </w:r>
      <w:r w:rsidR="002C1F59" w:rsidRPr="002C1F59">
        <w:rPr>
          <w:rFonts w:ascii="Times New Roman" w:hAnsi="Times New Roman" w:cs="Times New Roman"/>
          <w:sz w:val="24"/>
          <w:szCs w:val="24"/>
        </w:rPr>
        <w:t xml:space="preserve"> of the micro-teaching unit </w:t>
      </w:r>
      <w:r w:rsidR="00E8157D">
        <w:rPr>
          <w:rFonts w:ascii="Times New Roman" w:hAnsi="Times New Roman" w:cs="Times New Roman"/>
          <w:sz w:val="24"/>
          <w:szCs w:val="24"/>
        </w:rPr>
        <w:t>(</w:t>
      </w:r>
      <w:r w:rsidR="00E8157D" w:rsidRPr="00E8157D">
        <w:rPr>
          <w:rFonts w:ascii="Times New Roman" w:hAnsi="Times New Roman" w:cs="Times New Roman"/>
          <w:b/>
          <w:bCs/>
          <w:sz w:val="24"/>
          <w:szCs w:val="24"/>
        </w:rPr>
        <w:t>Hypothesis 1</w:t>
      </w:r>
      <w:r w:rsidR="00E8157D">
        <w:rPr>
          <w:rFonts w:ascii="Times New Roman" w:hAnsi="Times New Roman" w:cs="Times New Roman"/>
          <w:sz w:val="24"/>
          <w:szCs w:val="24"/>
        </w:rPr>
        <w:t>)</w:t>
      </w:r>
      <w:r w:rsidRPr="00834488">
        <w:rPr>
          <w:rFonts w:ascii="Times New Roman" w:hAnsi="Times New Roman" w:cs="Times New Roman"/>
          <w:sz w:val="24"/>
          <w:szCs w:val="24"/>
        </w:rPr>
        <w:t>. These differences were expected to be reflected in eye-tracking parameters, including the number</w:t>
      </w:r>
      <w:r w:rsidR="00B35CF9">
        <w:rPr>
          <w:rFonts w:ascii="Times New Roman" w:hAnsi="Times New Roman" w:cs="Times New Roman"/>
          <w:sz w:val="24"/>
          <w:szCs w:val="24"/>
        </w:rPr>
        <w:t xml:space="preserve"> and </w:t>
      </w:r>
      <w:r w:rsidRPr="00834488">
        <w:rPr>
          <w:rFonts w:ascii="Times New Roman" w:hAnsi="Times New Roman" w:cs="Times New Roman"/>
          <w:sz w:val="24"/>
          <w:szCs w:val="24"/>
        </w:rPr>
        <w:t>duration of fixations</w:t>
      </w:r>
      <w:r w:rsidR="00CE6B57">
        <w:rPr>
          <w:rFonts w:ascii="Times New Roman" w:hAnsi="Times New Roman" w:cs="Times New Roman"/>
          <w:sz w:val="24"/>
          <w:szCs w:val="24"/>
        </w:rPr>
        <w:t xml:space="preserve"> as percentages</w:t>
      </w:r>
      <w:r w:rsidR="00E8157D">
        <w:rPr>
          <w:rFonts w:ascii="Times New Roman" w:hAnsi="Times New Roman" w:cs="Times New Roman"/>
          <w:sz w:val="24"/>
          <w:szCs w:val="24"/>
        </w:rPr>
        <w:t xml:space="preserve">. </w:t>
      </w:r>
    </w:p>
    <w:p w14:paraId="2D165A6F" w14:textId="0E7D7AFF" w:rsidR="008C2C51" w:rsidRDefault="00122B25" w:rsidP="008C2C51">
      <w:pPr>
        <w:pStyle w:val="Listenabsatz"/>
        <w:numPr>
          <w:ilvl w:val="0"/>
          <w:numId w:val="15"/>
        </w:numPr>
        <w:tabs>
          <w:tab w:val="clear" w:pos="720"/>
          <w:tab w:val="num" w:pos="360"/>
        </w:tabs>
        <w:ind w:left="360"/>
        <w:rPr>
          <w:rFonts w:ascii="Times New Roman" w:hAnsi="Times New Roman" w:cs="Times New Roman"/>
          <w:sz w:val="24"/>
          <w:szCs w:val="24"/>
        </w:rPr>
      </w:pPr>
      <w:r w:rsidRPr="00122B25">
        <w:rPr>
          <w:rFonts w:ascii="Times New Roman" w:hAnsi="Times New Roman" w:cs="Times New Roman"/>
          <w:sz w:val="24"/>
          <w:szCs w:val="24"/>
        </w:rPr>
        <w:t xml:space="preserve">The second research goal was to </w:t>
      </w:r>
      <w:commentRangeStart w:id="2"/>
      <w:r w:rsidRPr="00122B25">
        <w:rPr>
          <w:rFonts w:ascii="Times New Roman" w:hAnsi="Times New Roman" w:cs="Times New Roman"/>
          <w:sz w:val="24"/>
          <w:szCs w:val="24"/>
        </w:rPr>
        <w:t xml:space="preserve">examine global monitoring gaze behavior, represented by the Gaze Relational Index (GRI), </w:t>
      </w:r>
      <w:commentRangeEnd w:id="2"/>
      <w:r w:rsidR="00656EA6">
        <w:rPr>
          <w:rStyle w:val="Kommentarzeichen"/>
        </w:rPr>
        <w:commentReference w:id="2"/>
      </w:r>
      <w:commentRangeStart w:id="3"/>
      <w:r w:rsidRPr="00122B25">
        <w:rPr>
          <w:rFonts w:ascii="Times New Roman" w:hAnsi="Times New Roman" w:cs="Times New Roman"/>
          <w:sz w:val="24"/>
          <w:szCs w:val="24"/>
        </w:rPr>
        <w:t>calculated as the ratio of fixation number to fixation duration</w:t>
      </w:r>
      <w:r w:rsidR="001A4121">
        <w:rPr>
          <w:rFonts w:ascii="Times New Roman" w:hAnsi="Times New Roman" w:cs="Times New Roman"/>
          <w:sz w:val="24"/>
          <w:szCs w:val="24"/>
        </w:rPr>
        <w:t xml:space="preserve">, for the entire micro-teaching unit and the AOI </w:t>
      </w:r>
      <w:r w:rsidR="001A4121" w:rsidRPr="001A4121">
        <w:rPr>
          <w:rFonts w:ascii="Times New Roman" w:hAnsi="Times New Roman" w:cs="Times New Roman"/>
          <w:i/>
          <w:iCs/>
          <w:sz w:val="24"/>
          <w:szCs w:val="24"/>
        </w:rPr>
        <w:t>Students</w:t>
      </w:r>
      <w:r w:rsidR="001A4121">
        <w:rPr>
          <w:rFonts w:ascii="Times New Roman" w:hAnsi="Times New Roman" w:cs="Times New Roman"/>
          <w:sz w:val="24"/>
          <w:szCs w:val="24"/>
        </w:rPr>
        <w:t xml:space="preserve">, </w:t>
      </w:r>
      <w:r w:rsidRPr="00122B25">
        <w:rPr>
          <w:rFonts w:ascii="Times New Roman" w:hAnsi="Times New Roman" w:cs="Times New Roman"/>
          <w:sz w:val="24"/>
          <w:szCs w:val="24"/>
        </w:rPr>
        <w:t xml:space="preserve">as well as </w:t>
      </w:r>
      <w:r w:rsidR="001A4121">
        <w:rPr>
          <w:rFonts w:ascii="Times New Roman" w:hAnsi="Times New Roman" w:cs="Times New Roman"/>
          <w:sz w:val="24"/>
          <w:szCs w:val="24"/>
        </w:rPr>
        <w:t xml:space="preserve">event-related </w:t>
      </w:r>
      <w:r w:rsidRPr="00122B25">
        <w:rPr>
          <w:rFonts w:ascii="Times New Roman" w:hAnsi="Times New Roman" w:cs="Times New Roman"/>
          <w:sz w:val="24"/>
          <w:szCs w:val="24"/>
        </w:rPr>
        <w:t xml:space="preserve">gaze behavior to the AOI </w:t>
      </w:r>
      <w:r w:rsidRPr="00122B25">
        <w:rPr>
          <w:rFonts w:ascii="Times New Roman" w:hAnsi="Times New Roman" w:cs="Times New Roman"/>
          <w:i/>
          <w:iCs/>
          <w:sz w:val="24"/>
          <w:szCs w:val="24"/>
        </w:rPr>
        <w:t>Disruptive Person</w:t>
      </w:r>
      <w:r w:rsidRPr="00122B25">
        <w:rPr>
          <w:rFonts w:ascii="Times New Roman" w:hAnsi="Times New Roman" w:cs="Times New Roman"/>
          <w:sz w:val="24"/>
          <w:szCs w:val="24"/>
        </w:rPr>
        <w:t>.</w:t>
      </w:r>
      <w:r w:rsidR="008C2C51">
        <w:rPr>
          <w:rFonts w:ascii="Times New Roman" w:hAnsi="Times New Roman" w:cs="Times New Roman"/>
          <w:sz w:val="24"/>
          <w:szCs w:val="24"/>
        </w:rPr>
        <w:t xml:space="preserve"> </w:t>
      </w:r>
      <w:commentRangeEnd w:id="3"/>
      <w:r w:rsidR="00656EA6">
        <w:rPr>
          <w:rStyle w:val="Kommentarzeichen"/>
        </w:rPr>
        <w:commentReference w:id="3"/>
      </w:r>
      <w:r w:rsidR="00A3340B">
        <w:rPr>
          <w:rFonts w:ascii="Times New Roman" w:hAnsi="Times New Roman" w:cs="Times New Roman"/>
          <w:sz w:val="24"/>
          <w:szCs w:val="24"/>
        </w:rPr>
        <w:t>For the global monitoring behavior, e</w:t>
      </w:r>
      <w:r w:rsidR="008C2C51">
        <w:rPr>
          <w:rFonts w:ascii="Times New Roman" w:hAnsi="Times New Roman" w:cs="Times New Roman"/>
          <w:sz w:val="24"/>
          <w:szCs w:val="24"/>
        </w:rPr>
        <w:t xml:space="preserve">xperienced teachers </w:t>
      </w:r>
      <w:r w:rsidR="008C2C51" w:rsidRPr="00834488">
        <w:rPr>
          <w:rFonts w:ascii="Times New Roman" w:hAnsi="Times New Roman" w:cs="Times New Roman"/>
          <w:sz w:val="24"/>
          <w:szCs w:val="24"/>
        </w:rPr>
        <w:t xml:space="preserve">were expected to demonstrate more frequent but shorter fixations, resulting in a smaller GRI </w:t>
      </w:r>
      <w:r w:rsidR="008C2C51">
        <w:rPr>
          <w:rFonts w:ascii="Times New Roman" w:hAnsi="Times New Roman" w:cs="Times New Roman"/>
          <w:sz w:val="24"/>
          <w:szCs w:val="24"/>
        </w:rPr>
        <w:t>than</w:t>
      </w:r>
      <w:r w:rsidR="008C2C51" w:rsidRPr="00834488">
        <w:rPr>
          <w:rFonts w:ascii="Times New Roman" w:hAnsi="Times New Roman" w:cs="Times New Roman"/>
          <w:sz w:val="24"/>
          <w:szCs w:val="24"/>
        </w:rPr>
        <w:t xml:space="preserve"> inexperienced teachers </w:t>
      </w:r>
      <w:r w:rsidR="00A3340B" w:rsidRPr="00A3340B">
        <w:rPr>
          <w:rFonts w:ascii="Times New Roman" w:hAnsi="Times New Roman" w:cs="Times New Roman"/>
          <w:sz w:val="24"/>
          <w:szCs w:val="24"/>
        </w:rPr>
        <w:t xml:space="preserve">for the entire micro-teaching unit and the AOI </w:t>
      </w:r>
      <w:r w:rsidR="00A3340B" w:rsidRPr="00A3340B">
        <w:rPr>
          <w:rFonts w:ascii="Times New Roman" w:hAnsi="Times New Roman" w:cs="Times New Roman"/>
          <w:i/>
          <w:iCs/>
          <w:sz w:val="24"/>
          <w:szCs w:val="24"/>
        </w:rPr>
        <w:t>Students</w:t>
      </w:r>
      <w:r w:rsidR="00A3340B">
        <w:rPr>
          <w:rFonts w:ascii="Times New Roman" w:hAnsi="Times New Roman" w:cs="Times New Roman"/>
          <w:i/>
          <w:iCs/>
          <w:sz w:val="24"/>
          <w:szCs w:val="24"/>
        </w:rPr>
        <w:t xml:space="preserve"> </w:t>
      </w:r>
      <w:r w:rsidR="008C2C51" w:rsidRPr="00834488">
        <w:rPr>
          <w:rFonts w:ascii="Times New Roman" w:hAnsi="Times New Roman" w:cs="Times New Roman"/>
          <w:sz w:val="24"/>
          <w:szCs w:val="24"/>
        </w:rPr>
        <w:t>(</w:t>
      </w:r>
      <w:r w:rsidR="008C2C51" w:rsidRPr="00834488">
        <w:rPr>
          <w:rFonts w:ascii="Times New Roman" w:hAnsi="Times New Roman" w:cs="Times New Roman"/>
          <w:b/>
          <w:bCs/>
          <w:sz w:val="24"/>
          <w:szCs w:val="24"/>
        </w:rPr>
        <w:t xml:space="preserve">Hypothesis </w:t>
      </w:r>
      <w:r w:rsidR="008C2C51">
        <w:rPr>
          <w:rFonts w:ascii="Times New Roman" w:hAnsi="Times New Roman" w:cs="Times New Roman"/>
          <w:b/>
          <w:bCs/>
          <w:sz w:val="24"/>
          <w:szCs w:val="24"/>
        </w:rPr>
        <w:t>2a</w:t>
      </w:r>
      <w:r w:rsidR="008C2C51" w:rsidRPr="00834488">
        <w:rPr>
          <w:rFonts w:ascii="Times New Roman" w:hAnsi="Times New Roman" w:cs="Times New Roman"/>
          <w:sz w:val="24"/>
          <w:szCs w:val="24"/>
        </w:rPr>
        <w:t>)</w:t>
      </w:r>
      <w:r w:rsidR="008C2C51">
        <w:rPr>
          <w:rFonts w:ascii="Times New Roman" w:hAnsi="Times New Roman" w:cs="Times New Roman"/>
          <w:sz w:val="24"/>
          <w:szCs w:val="24"/>
        </w:rPr>
        <w:t>.</w:t>
      </w:r>
      <w:r w:rsidR="00A3340B">
        <w:rPr>
          <w:rFonts w:ascii="Times New Roman" w:hAnsi="Times New Roman" w:cs="Times New Roman"/>
          <w:sz w:val="24"/>
          <w:szCs w:val="24"/>
        </w:rPr>
        <w:t xml:space="preserve"> For the event-related gaze behavior, </w:t>
      </w:r>
      <w:r w:rsidR="009E6EBF">
        <w:rPr>
          <w:rFonts w:ascii="Times New Roman" w:hAnsi="Times New Roman" w:cs="Times New Roman"/>
          <w:sz w:val="24"/>
          <w:szCs w:val="24"/>
        </w:rPr>
        <w:t xml:space="preserve">experienced teachers were expected to </w:t>
      </w:r>
      <w:r w:rsidR="009E6EBF" w:rsidRPr="009E6EBF">
        <w:rPr>
          <w:rFonts w:ascii="Times New Roman" w:hAnsi="Times New Roman" w:cs="Times New Roman"/>
          <w:sz w:val="24"/>
          <w:szCs w:val="24"/>
        </w:rPr>
        <w:t xml:space="preserve">exhibit more frequent fixations and shorter fixation durations when attending to the AOI </w:t>
      </w:r>
      <w:r w:rsidR="009E6EBF" w:rsidRPr="009E6EBF">
        <w:rPr>
          <w:rFonts w:ascii="Times New Roman" w:hAnsi="Times New Roman" w:cs="Times New Roman"/>
          <w:i/>
          <w:iCs/>
          <w:sz w:val="24"/>
          <w:szCs w:val="24"/>
        </w:rPr>
        <w:t>Disruptive Person</w:t>
      </w:r>
      <w:r w:rsidR="009E6EBF" w:rsidRPr="009E6EBF">
        <w:rPr>
          <w:rFonts w:ascii="Times New Roman" w:hAnsi="Times New Roman" w:cs="Times New Roman"/>
          <w:sz w:val="24"/>
          <w:szCs w:val="24"/>
        </w:rPr>
        <w:t xml:space="preserve"> compared to inexperienced teachers</w:t>
      </w:r>
      <w:r w:rsidR="009E6EBF">
        <w:rPr>
          <w:rFonts w:ascii="Times New Roman" w:hAnsi="Times New Roman" w:cs="Times New Roman"/>
          <w:sz w:val="24"/>
          <w:szCs w:val="24"/>
        </w:rPr>
        <w:t xml:space="preserve"> (</w:t>
      </w:r>
      <w:r w:rsidR="009E6EBF" w:rsidRPr="009E6EBF">
        <w:rPr>
          <w:rFonts w:ascii="Times New Roman" w:hAnsi="Times New Roman" w:cs="Times New Roman"/>
          <w:b/>
          <w:bCs/>
          <w:sz w:val="24"/>
          <w:szCs w:val="24"/>
        </w:rPr>
        <w:t>Hypothesis 2</w:t>
      </w:r>
      <w:r w:rsidR="009E6EBF">
        <w:rPr>
          <w:rFonts w:ascii="Times New Roman" w:hAnsi="Times New Roman" w:cs="Times New Roman"/>
          <w:b/>
          <w:bCs/>
          <w:sz w:val="24"/>
          <w:szCs w:val="24"/>
        </w:rPr>
        <w:t>b</w:t>
      </w:r>
      <w:r w:rsidR="009E6EBF" w:rsidRPr="009E6EBF">
        <w:rPr>
          <w:rFonts w:ascii="Times New Roman" w:hAnsi="Times New Roman" w:cs="Times New Roman"/>
          <w:sz w:val="24"/>
          <w:szCs w:val="24"/>
        </w:rPr>
        <w:t>)</w:t>
      </w:r>
      <w:r w:rsidR="00BF04B3">
        <w:rPr>
          <w:rFonts w:ascii="Times New Roman" w:hAnsi="Times New Roman" w:cs="Times New Roman"/>
          <w:sz w:val="24"/>
          <w:szCs w:val="24"/>
        </w:rPr>
        <w:t xml:space="preserve"> and </w:t>
      </w:r>
      <w:r w:rsidR="00BF04B3" w:rsidRPr="00BF04B3">
        <w:rPr>
          <w:rFonts w:ascii="Times New Roman" w:hAnsi="Times New Roman" w:cs="Times New Roman"/>
          <w:sz w:val="24"/>
          <w:szCs w:val="24"/>
        </w:rPr>
        <w:t>respond more quickly (shorter time to first fixation</w:t>
      </w:r>
      <w:r w:rsidR="00BF04B3">
        <w:rPr>
          <w:rFonts w:ascii="Times New Roman" w:hAnsi="Times New Roman" w:cs="Times New Roman"/>
          <w:sz w:val="24"/>
          <w:szCs w:val="24"/>
        </w:rPr>
        <w:t>)</w:t>
      </w:r>
      <w:r w:rsidR="00BF04B3" w:rsidRPr="00BF04B3">
        <w:rPr>
          <w:rFonts w:ascii="Times New Roman" w:hAnsi="Times New Roman" w:cs="Times New Roman"/>
          <w:sz w:val="24"/>
          <w:szCs w:val="24"/>
        </w:rPr>
        <w:t xml:space="preserve"> to disruptions involving the AOI </w:t>
      </w:r>
      <w:r w:rsidR="00BF04B3" w:rsidRPr="00BF04B3">
        <w:rPr>
          <w:rFonts w:ascii="Times New Roman" w:hAnsi="Times New Roman" w:cs="Times New Roman"/>
          <w:i/>
          <w:iCs/>
          <w:sz w:val="24"/>
          <w:szCs w:val="24"/>
        </w:rPr>
        <w:t>Disruptive Person</w:t>
      </w:r>
      <w:r w:rsidR="00BF04B3" w:rsidRPr="00BF04B3">
        <w:rPr>
          <w:rFonts w:ascii="Times New Roman" w:hAnsi="Times New Roman" w:cs="Times New Roman"/>
          <w:sz w:val="24"/>
          <w:szCs w:val="24"/>
        </w:rPr>
        <w:t xml:space="preserve"> compared to inexperienced teachers</w:t>
      </w:r>
      <w:r w:rsidR="00BF04B3">
        <w:rPr>
          <w:rFonts w:ascii="Times New Roman" w:hAnsi="Times New Roman" w:cs="Times New Roman"/>
          <w:sz w:val="24"/>
          <w:szCs w:val="24"/>
        </w:rPr>
        <w:t xml:space="preserve"> </w:t>
      </w:r>
      <w:r w:rsidR="00BF04B3" w:rsidRPr="00BF04B3">
        <w:rPr>
          <w:rFonts w:ascii="Times New Roman" w:hAnsi="Times New Roman" w:cs="Times New Roman"/>
          <w:sz w:val="24"/>
          <w:szCs w:val="24"/>
        </w:rPr>
        <w:t>(</w:t>
      </w:r>
      <w:r w:rsidR="00BF04B3" w:rsidRPr="00BF04B3">
        <w:rPr>
          <w:rFonts w:ascii="Times New Roman" w:hAnsi="Times New Roman" w:cs="Times New Roman"/>
          <w:b/>
          <w:bCs/>
          <w:sz w:val="24"/>
          <w:szCs w:val="24"/>
        </w:rPr>
        <w:t>Hypothesis 2</w:t>
      </w:r>
      <w:r w:rsidR="00BF04B3">
        <w:rPr>
          <w:rFonts w:ascii="Times New Roman" w:hAnsi="Times New Roman" w:cs="Times New Roman"/>
          <w:b/>
          <w:bCs/>
          <w:sz w:val="24"/>
          <w:szCs w:val="24"/>
        </w:rPr>
        <w:t>c</w:t>
      </w:r>
      <w:r w:rsidR="00BF04B3" w:rsidRPr="00BF04B3">
        <w:rPr>
          <w:rFonts w:ascii="Times New Roman" w:hAnsi="Times New Roman" w:cs="Times New Roman"/>
          <w:sz w:val="24"/>
          <w:szCs w:val="24"/>
        </w:rPr>
        <w:t>).</w:t>
      </w:r>
      <w:r w:rsidR="00BF04B3">
        <w:rPr>
          <w:rFonts w:ascii="Times New Roman" w:hAnsi="Times New Roman" w:cs="Times New Roman"/>
          <w:sz w:val="24"/>
          <w:szCs w:val="24"/>
        </w:rPr>
        <w:t xml:space="preserve"> </w:t>
      </w:r>
      <w:commentRangeStart w:id="4"/>
      <w:r w:rsidR="00C83B8E" w:rsidRPr="00C83B8E">
        <w:rPr>
          <w:rFonts w:ascii="Times New Roman" w:hAnsi="Times New Roman" w:cs="Times New Roman"/>
          <w:sz w:val="24"/>
          <w:szCs w:val="24"/>
        </w:rPr>
        <w:t xml:space="preserve">Differences in </w:t>
      </w:r>
      <w:r w:rsidR="00C83B8E">
        <w:rPr>
          <w:rFonts w:ascii="Times New Roman" w:hAnsi="Times New Roman" w:cs="Times New Roman"/>
          <w:sz w:val="24"/>
          <w:szCs w:val="24"/>
        </w:rPr>
        <w:t xml:space="preserve">event-related </w:t>
      </w:r>
      <w:r w:rsidR="00C83B8E" w:rsidRPr="00C83B8E">
        <w:rPr>
          <w:rFonts w:ascii="Times New Roman" w:hAnsi="Times New Roman" w:cs="Times New Roman"/>
          <w:sz w:val="24"/>
          <w:szCs w:val="24"/>
        </w:rPr>
        <w:t xml:space="preserve">gaze behavior (fixation number, fixation duration, and TTFF) will be observed </w:t>
      </w:r>
      <w:r w:rsidR="00C83B8E" w:rsidRPr="00C83B8E">
        <w:rPr>
          <w:rFonts w:ascii="Times New Roman" w:hAnsi="Times New Roman" w:cs="Times New Roman"/>
          <w:sz w:val="24"/>
          <w:szCs w:val="24"/>
        </w:rPr>
        <w:lastRenderedPageBreak/>
        <w:t>across disruption categories, with less salient disruptions (lack of eagerness to learn) receiving less visual attention compared to more salient categories such as verbal and physical disruptions</w:t>
      </w:r>
      <w:r w:rsidR="00FA491A">
        <w:rPr>
          <w:rFonts w:ascii="Times New Roman" w:hAnsi="Times New Roman" w:cs="Times New Roman"/>
          <w:sz w:val="24"/>
          <w:szCs w:val="24"/>
        </w:rPr>
        <w:t xml:space="preserve"> (</w:t>
      </w:r>
      <w:r w:rsidR="00FA491A" w:rsidRPr="00FA491A">
        <w:rPr>
          <w:rFonts w:ascii="Times New Roman" w:hAnsi="Times New Roman" w:cs="Times New Roman"/>
          <w:b/>
          <w:bCs/>
          <w:sz w:val="24"/>
          <w:szCs w:val="24"/>
        </w:rPr>
        <w:t>Hypothesis 2d</w:t>
      </w:r>
      <w:r w:rsidR="00FA491A">
        <w:rPr>
          <w:rFonts w:ascii="Times New Roman" w:hAnsi="Times New Roman" w:cs="Times New Roman"/>
          <w:sz w:val="24"/>
          <w:szCs w:val="24"/>
        </w:rPr>
        <w:t>)</w:t>
      </w:r>
      <w:r w:rsidR="00C83B8E" w:rsidRPr="00C83B8E">
        <w:rPr>
          <w:rFonts w:ascii="Times New Roman" w:hAnsi="Times New Roman" w:cs="Times New Roman"/>
          <w:sz w:val="24"/>
          <w:szCs w:val="24"/>
        </w:rPr>
        <w:t>.</w:t>
      </w:r>
      <w:commentRangeEnd w:id="4"/>
      <w:r w:rsidR="00656EA6">
        <w:rPr>
          <w:rStyle w:val="Kommentarzeichen"/>
        </w:rPr>
        <w:commentReference w:id="4"/>
      </w:r>
    </w:p>
    <w:p w14:paraId="6D97100F" w14:textId="03E5E6EA" w:rsidR="00834488" w:rsidRPr="008C2C51" w:rsidRDefault="008C2C51" w:rsidP="008C2C51">
      <w:pPr>
        <w:pStyle w:val="Listenabsatz"/>
        <w:numPr>
          <w:ilvl w:val="0"/>
          <w:numId w:val="15"/>
        </w:numPr>
        <w:tabs>
          <w:tab w:val="clear" w:pos="720"/>
          <w:tab w:val="num" w:pos="360"/>
        </w:tabs>
        <w:ind w:left="360"/>
        <w:rPr>
          <w:rFonts w:ascii="Times New Roman" w:hAnsi="Times New Roman" w:cs="Times New Roman"/>
          <w:sz w:val="24"/>
          <w:szCs w:val="24"/>
        </w:rPr>
      </w:pPr>
      <w:r>
        <w:rPr>
          <w:rFonts w:ascii="Times New Roman" w:hAnsi="Times New Roman" w:cs="Times New Roman"/>
          <w:sz w:val="24"/>
          <w:szCs w:val="24"/>
        </w:rPr>
        <w:t>T</w:t>
      </w:r>
      <w:r w:rsidR="00834488" w:rsidRPr="008C2C51">
        <w:rPr>
          <w:rFonts w:ascii="Times New Roman" w:hAnsi="Times New Roman" w:cs="Times New Roman"/>
          <w:sz w:val="24"/>
          <w:szCs w:val="24"/>
        </w:rPr>
        <w:t>he third research goal was to explore the relationship between gaze efficiency, as indicated by the GRI, and other classroom management characteristics.</w:t>
      </w:r>
      <w:r w:rsidR="00656C07" w:rsidRPr="008C2C51">
        <w:rPr>
          <w:rFonts w:ascii="Times New Roman" w:hAnsi="Times New Roman" w:cs="Times New Roman"/>
          <w:sz w:val="24"/>
          <w:szCs w:val="24"/>
        </w:rPr>
        <w:t xml:space="preserve"> </w:t>
      </w:r>
      <w:r w:rsidR="00834488" w:rsidRPr="008C2C51">
        <w:rPr>
          <w:rFonts w:ascii="Times New Roman" w:hAnsi="Times New Roman" w:cs="Times New Roman"/>
          <w:sz w:val="24"/>
          <w:szCs w:val="24"/>
        </w:rPr>
        <w:t>Teachers who felt more disrupted by classroom behaviors were expected to show higher GRI values, reflecting less effective gaze behavior (</w:t>
      </w:r>
      <w:r w:rsidR="00834488" w:rsidRPr="008C2C51">
        <w:rPr>
          <w:rFonts w:ascii="Times New Roman" w:hAnsi="Times New Roman" w:cs="Times New Roman"/>
          <w:b/>
          <w:bCs/>
          <w:sz w:val="24"/>
          <w:szCs w:val="24"/>
        </w:rPr>
        <w:t xml:space="preserve">Hypothesis </w:t>
      </w:r>
      <w:r w:rsidR="00E8157D" w:rsidRPr="008C2C51">
        <w:rPr>
          <w:rFonts w:ascii="Times New Roman" w:hAnsi="Times New Roman" w:cs="Times New Roman"/>
          <w:b/>
          <w:bCs/>
          <w:sz w:val="24"/>
          <w:szCs w:val="24"/>
        </w:rPr>
        <w:t>3</w:t>
      </w:r>
      <w:r w:rsidR="00834488" w:rsidRPr="008C2C51">
        <w:rPr>
          <w:rFonts w:ascii="Times New Roman" w:hAnsi="Times New Roman" w:cs="Times New Roman"/>
          <w:b/>
          <w:bCs/>
          <w:sz w:val="24"/>
          <w:szCs w:val="24"/>
        </w:rPr>
        <w:t>a</w:t>
      </w:r>
      <w:r w:rsidR="00834488" w:rsidRPr="008C2C51">
        <w:rPr>
          <w:rFonts w:ascii="Times New Roman" w:hAnsi="Times New Roman" w:cs="Times New Roman"/>
          <w:sz w:val="24"/>
          <w:szCs w:val="24"/>
        </w:rPr>
        <w:t>)</w:t>
      </w:r>
      <w:r w:rsidR="00023EB1" w:rsidRPr="008C2C51">
        <w:rPr>
          <w:rFonts w:ascii="Times New Roman" w:hAnsi="Times New Roman" w:cs="Times New Roman"/>
          <w:sz w:val="24"/>
          <w:szCs w:val="24"/>
        </w:rPr>
        <w:t>. Teachers</w:t>
      </w:r>
      <w:r w:rsidR="00834488" w:rsidRPr="008C2C51">
        <w:rPr>
          <w:rFonts w:ascii="Times New Roman" w:hAnsi="Times New Roman" w:cs="Times New Roman"/>
          <w:sz w:val="24"/>
          <w:szCs w:val="24"/>
        </w:rPr>
        <w:t xml:space="preserve"> who felt more confident in dealing with the disruptions were expected to show lower GRI values, reflecting more effective gaze behavior (</w:t>
      </w:r>
      <w:r w:rsidR="00834488" w:rsidRPr="008C2C51">
        <w:rPr>
          <w:rFonts w:ascii="Times New Roman" w:hAnsi="Times New Roman" w:cs="Times New Roman"/>
          <w:b/>
          <w:bCs/>
          <w:sz w:val="24"/>
          <w:szCs w:val="24"/>
        </w:rPr>
        <w:t xml:space="preserve">Hypothesis </w:t>
      </w:r>
      <w:r w:rsidR="00E8157D" w:rsidRPr="008C2C51">
        <w:rPr>
          <w:rFonts w:ascii="Times New Roman" w:hAnsi="Times New Roman" w:cs="Times New Roman"/>
          <w:b/>
          <w:bCs/>
          <w:sz w:val="24"/>
          <w:szCs w:val="24"/>
        </w:rPr>
        <w:t>3</w:t>
      </w:r>
      <w:r w:rsidR="00834488" w:rsidRPr="008C2C51">
        <w:rPr>
          <w:rFonts w:ascii="Times New Roman" w:hAnsi="Times New Roman" w:cs="Times New Roman"/>
          <w:b/>
          <w:bCs/>
          <w:sz w:val="24"/>
          <w:szCs w:val="24"/>
        </w:rPr>
        <w:t>b</w:t>
      </w:r>
      <w:r w:rsidR="00834488" w:rsidRPr="008C2C51">
        <w:rPr>
          <w:rFonts w:ascii="Times New Roman" w:hAnsi="Times New Roman" w:cs="Times New Roman"/>
          <w:sz w:val="24"/>
          <w:szCs w:val="24"/>
        </w:rPr>
        <w:t>).</w:t>
      </w:r>
      <w:r w:rsidR="00656C07" w:rsidRPr="008C2C51">
        <w:rPr>
          <w:rFonts w:ascii="Times New Roman" w:hAnsi="Times New Roman" w:cs="Times New Roman"/>
          <w:sz w:val="24"/>
          <w:szCs w:val="24"/>
        </w:rPr>
        <w:t xml:space="preserve"> Furthermore, </w:t>
      </w:r>
      <w:r w:rsidR="007C555E" w:rsidRPr="008C2C51">
        <w:rPr>
          <w:rFonts w:ascii="Times New Roman" w:hAnsi="Times New Roman" w:cs="Times New Roman"/>
          <w:sz w:val="24"/>
          <w:szCs w:val="24"/>
        </w:rPr>
        <w:t>l</w:t>
      </w:r>
      <w:r w:rsidR="00834488" w:rsidRPr="008C2C51">
        <w:rPr>
          <w:rFonts w:ascii="Times New Roman" w:hAnsi="Times New Roman" w:cs="Times New Roman"/>
          <w:sz w:val="24"/>
          <w:szCs w:val="24"/>
        </w:rPr>
        <w:t>ower GRI values were hypothesized to correlate with higher self-assessed competencies in classroom disruption prevention and management (</w:t>
      </w:r>
      <w:r w:rsidR="00834488" w:rsidRPr="008C2C51">
        <w:rPr>
          <w:rFonts w:ascii="Times New Roman" w:hAnsi="Times New Roman" w:cs="Times New Roman"/>
          <w:b/>
          <w:bCs/>
          <w:sz w:val="24"/>
          <w:szCs w:val="24"/>
        </w:rPr>
        <w:t xml:space="preserve">Hypothesis </w:t>
      </w:r>
      <w:r w:rsidR="00E8157D" w:rsidRPr="008C2C51">
        <w:rPr>
          <w:rFonts w:ascii="Times New Roman" w:hAnsi="Times New Roman" w:cs="Times New Roman"/>
          <w:b/>
          <w:bCs/>
          <w:sz w:val="24"/>
          <w:szCs w:val="24"/>
        </w:rPr>
        <w:t>3</w:t>
      </w:r>
      <w:r w:rsidR="00834488" w:rsidRPr="008C2C51">
        <w:rPr>
          <w:rFonts w:ascii="Times New Roman" w:hAnsi="Times New Roman" w:cs="Times New Roman"/>
          <w:b/>
          <w:bCs/>
          <w:sz w:val="24"/>
          <w:szCs w:val="24"/>
        </w:rPr>
        <w:t>c</w:t>
      </w:r>
      <w:r w:rsidR="00834488" w:rsidRPr="008C2C51">
        <w:rPr>
          <w:rFonts w:ascii="Times New Roman" w:hAnsi="Times New Roman" w:cs="Times New Roman"/>
          <w:sz w:val="24"/>
          <w:szCs w:val="24"/>
        </w:rPr>
        <w:t>).</w:t>
      </w:r>
      <w:r w:rsidR="007C555E" w:rsidRPr="008C2C51">
        <w:rPr>
          <w:rFonts w:ascii="Times New Roman" w:hAnsi="Times New Roman" w:cs="Times New Roman"/>
          <w:sz w:val="24"/>
          <w:szCs w:val="24"/>
        </w:rPr>
        <w:t xml:space="preserve"> </w:t>
      </w:r>
      <w:r w:rsidR="00834488" w:rsidRPr="008C2C51">
        <w:rPr>
          <w:rFonts w:ascii="Times New Roman" w:hAnsi="Times New Roman" w:cs="Times New Roman"/>
          <w:sz w:val="24"/>
          <w:szCs w:val="24"/>
        </w:rPr>
        <w:t>Additionally, lower GRI values were expected to correlate with greater strategic knowledge of classroom management (</w:t>
      </w:r>
      <w:r w:rsidR="00834488" w:rsidRPr="008C2C51">
        <w:rPr>
          <w:rFonts w:ascii="Times New Roman" w:hAnsi="Times New Roman" w:cs="Times New Roman"/>
          <w:b/>
          <w:bCs/>
          <w:sz w:val="24"/>
          <w:szCs w:val="24"/>
        </w:rPr>
        <w:t xml:space="preserve">Hypothesis </w:t>
      </w:r>
      <w:commentRangeStart w:id="5"/>
      <w:r w:rsidR="00B36B48">
        <w:rPr>
          <w:rFonts w:ascii="Times New Roman" w:hAnsi="Times New Roman" w:cs="Times New Roman"/>
          <w:b/>
          <w:bCs/>
          <w:sz w:val="24"/>
          <w:szCs w:val="24"/>
        </w:rPr>
        <w:t>3</w:t>
      </w:r>
      <w:r w:rsidR="00834488" w:rsidRPr="008C2C51">
        <w:rPr>
          <w:rFonts w:ascii="Times New Roman" w:hAnsi="Times New Roman" w:cs="Times New Roman"/>
          <w:b/>
          <w:bCs/>
          <w:sz w:val="24"/>
          <w:szCs w:val="24"/>
        </w:rPr>
        <w:t>d</w:t>
      </w:r>
      <w:commentRangeEnd w:id="5"/>
      <w:r w:rsidR="005E3944">
        <w:rPr>
          <w:rStyle w:val="Kommentarzeichen"/>
        </w:rPr>
        <w:commentReference w:id="5"/>
      </w:r>
      <w:r w:rsidR="00834488" w:rsidRPr="008C2C51">
        <w:rPr>
          <w:rFonts w:ascii="Times New Roman" w:hAnsi="Times New Roman" w:cs="Times New Roman"/>
          <w:sz w:val="24"/>
          <w:szCs w:val="24"/>
        </w:rPr>
        <w:t>).</w:t>
      </w:r>
    </w:p>
    <w:p w14:paraId="6609CC8C" w14:textId="690531C3" w:rsidR="00A378A0" w:rsidRPr="005F05D3" w:rsidRDefault="00A378A0" w:rsidP="007B42B7">
      <w:pPr>
        <w:pStyle w:val="berschrift1"/>
        <w:ind w:left="360"/>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Method</w:t>
      </w:r>
    </w:p>
    <w:p w14:paraId="3DE33BAA" w14:textId="2CE239AB" w:rsidR="00A378A0" w:rsidRPr="005F05D3" w:rsidRDefault="00731CAC" w:rsidP="007C555E">
      <w:pPr>
        <w:pStyle w:val="berschrift2"/>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Participants</w:t>
      </w:r>
    </w:p>
    <w:p w14:paraId="49BC1DF8" w14:textId="33D02B32" w:rsidR="005F05D3" w:rsidRPr="00732EC0"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 xml:space="preserve">We recruited a total of 84 teachers from Germany (42 pre-service teachers and 42 in-service teachers) through personal contacts, email lists, and flyers. Pre-service teachers were required to be actively enrolled in a teacher education program and to have completed their first internship, while in-service teachers needed to have completed both </w:t>
      </w:r>
      <w:r w:rsidR="00E070DC">
        <w:rPr>
          <w:rFonts w:ascii="Times New Roman" w:eastAsia="Times New Roman" w:hAnsi="Times New Roman" w:cs="Times New Roman"/>
          <w:color w:val="000000" w:themeColor="text1"/>
          <w:sz w:val="24"/>
          <w:szCs w:val="24"/>
          <w:lang w:eastAsia="de-DE"/>
        </w:rPr>
        <w:t>the</w:t>
      </w:r>
      <w:r w:rsidRPr="00732EC0">
        <w:rPr>
          <w:rFonts w:ascii="Times New Roman" w:eastAsia="Times New Roman" w:hAnsi="Times New Roman" w:cs="Times New Roman"/>
          <w:color w:val="000000" w:themeColor="text1"/>
          <w:sz w:val="24"/>
          <w:szCs w:val="24"/>
          <w:lang w:eastAsia="de-DE"/>
        </w:rPr>
        <w:t xml:space="preserve"> teacher training program </w:t>
      </w:r>
      <w:r w:rsidR="00D6136C">
        <w:rPr>
          <w:rFonts w:ascii="Times New Roman" w:eastAsia="Times New Roman" w:hAnsi="Times New Roman" w:cs="Times New Roman"/>
          <w:color w:val="000000" w:themeColor="text1"/>
          <w:sz w:val="24"/>
          <w:szCs w:val="24"/>
          <w:lang w:eastAsia="de-DE"/>
        </w:rPr>
        <w:t xml:space="preserve">(2. </w:t>
      </w:r>
      <w:proofErr w:type="spellStart"/>
      <w:r w:rsidR="00D6136C">
        <w:rPr>
          <w:rFonts w:ascii="Times New Roman" w:eastAsia="Times New Roman" w:hAnsi="Times New Roman" w:cs="Times New Roman"/>
          <w:color w:val="000000" w:themeColor="text1"/>
          <w:sz w:val="24"/>
          <w:szCs w:val="24"/>
          <w:lang w:eastAsia="de-DE"/>
        </w:rPr>
        <w:t>Staatsexamen</w:t>
      </w:r>
      <w:proofErr w:type="spellEnd"/>
      <w:r w:rsidR="00D6136C">
        <w:rPr>
          <w:rFonts w:ascii="Times New Roman" w:eastAsia="Times New Roman" w:hAnsi="Times New Roman" w:cs="Times New Roman"/>
          <w:color w:val="000000" w:themeColor="text1"/>
          <w:sz w:val="24"/>
          <w:szCs w:val="24"/>
          <w:lang w:eastAsia="de-DE"/>
        </w:rPr>
        <w:t>) a</w:t>
      </w:r>
      <w:r w:rsidRPr="00732EC0">
        <w:rPr>
          <w:rFonts w:ascii="Times New Roman" w:eastAsia="Times New Roman" w:hAnsi="Times New Roman" w:cs="Times New Roman"/>
          <w:color w:val="000000" w:themeColor="text1"/>
          <w:sz w:val="24"/>
          <w:szCs w:val="24"/>
          <w:lang w:eastAsia="de-DE"/>
        </w:rPr>
        <w:t>nd to be currently working in the teaching profession. Data from two in-service teachers were excluded due to low-quality eye-tracking data, resulting in a final sample of 82 teachers, comprising 42 pre-service teachers and 40 in-service teachers.</w:t>
      </w:r>
    </w:p>
    <w:p w14:paraId="50D6A12A" w14:textId="77777777" w:rsidR="005F05D3" w:rsidRPr="00732EC0"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The pre-service teachers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 xml:space="preserve">29 women,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13 men) had a mean age of 22.80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1.90; range: 19–27). On average, they were in their 6.70 semester</w:t>
      </w:r>
      <w:r>
        <w:rPr>
          <w:rFonts w:ascii="Times New Roman" w:eastAsia="Times New Roman" w:hAnsi="Times New Roman" w:cs="Times New Roman"/>
          <w:color w:val="000000" w:themeColor="text1"/>
          <w:sz w:val="24"/>
          <w:szCs w:val="24"/>
          <w:lang w:eastAsia="de-DE"/>
        </w:rPr>
        <w:t>s</w:t>
      </w:r>
      <w:r w:rsidRPr="00732EC0">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2.60; range: 3–11) </w:t>
      </w:r>
      <w:r w:rsidRPr="00732EC0">
        <w:rPr>
          <w:rFonts w:ascii="Times New Roman" w:eastAsia="Times New Roman" w:hAnsi="Times New Roman" w:cs="Times New Roman"/>
          <w:color w:val="000000" w:themeColor="text1"/>
          <w:sz w:val="24"/>
          <w:szCs w:val="24"/>
          <w:lang w:eastAsia="de-DE"/>
        </w:rPr>
        <w:lastRenderedPageBreak/>
        <w:t>and had an average of 9.60 hours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7.20; range: 1–36) of teaching experience through internships completed during their studies. Of the pre-service teachers, 21% were preparing to become primary school teachers, 60% </w:t>
      </w:r>
      <w:r>
        <w:rPr>
          <w:rFonts w:ascii="Times New Roman" w:eastAsia="Times New Roman" w:hAnsi="Times New Roman" w:cs="Times New Roman"/>
          <w:color w:val="000000" w:themeColor="text1"/>
          <w:sz w:val="24"/>
          <w:szCs w:val="24"/>
          <w:lang w:eastAsia="de-DE"/>
        </w:rPr>
        <w:t>were </w:t>
      </w:r>
      <w:r w:rsidRPr="00732EC0">
        <w:rPr>
          <w:rFonts w:ascii="Times New Roman" w:eastAsia="Times New Roman" w:hAnsi="Times New Roman" w:cs="Times New Roman"/>
          <w:color w:val="000000" w:themeColor="text1"/>
          <w:sz w:val="24"/>
          <w:szCs w:val="24"/>
          <w:lang w:eastAsia="de-DE"/>
        </w:rPr>
        <w:t xml:space="preserve">secondary school teachers, and 19% </w:t>
      </w:r>
      <w:r>
        <w:rPr>
          <w:rFonts w:ascii="Times New Roman" w:eastAsia="Times New Roman" w:hAnsi="Times New Roman" w:cs="Times New Roman"/>
          <w:color w:val="000000" w:themeColor="text1"/>
          <w:sz w:val="24"/>
          <w:szCs w:val="24"/>
          <w:lang w:eastAsia="de-DE"/>
        </w:rPr>
        <w:t>were </w:t>
      </w:r>
      <w:r w:rsidRPr="00732EC0">
        <w:rPr>
          <w:rFonts w:ascii="Times New Roman" w:eastAsia="Times New Roman" w:hAnsi="Times New Roman" w:cs="Times New Roman"/>
          <w:color w:val="000000" w:themeColor="text1"/>
          <w:sz w:val="24"/>
          <w:szCs w:val="24"/>
          <w:lang w:eastAsia="de-DE"/>
        </w:rPr>
        <w:t>special education teachers. Additionally, 88% were involved in extracurricular teaching activities, such as tutoring or homework supervision.</w:t>
      </w:r>
    </w:p>
    <w:p w14:paraId="54F19B94"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The in-service teachers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 xml:space="preserve">24 women,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16 men) had a mean age of 39.10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10.60; range: 26–60) and an average of 11.60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11.30; range: 1–38) of teaching experience. Among these teachers, 10% taught at primary schools, 85% at secondary schools, and 5% at vocational schools. Furthermore, 52% were also involved in secondary teaching roles, such as university lecturers, main training supervisors for trainee teachers, or subject advisers.</w:t>
      </w:r>
    </w:p>
    <w:p w14:paraId="5FF24B03"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r w:rsidRPr="0076259F">
        <w:rPr>
          <w:rFonts w:ascii="Times New Roman" w:eastAsia="Times New Roman" w:hAnsi="Times New Roman" w:cs="Times New Roman"/>
          <w:color w:val="000000" w:themeColor="text1"/>
          <w:sz w:val="24"/>
          <w:szCs w:val="24"/>
          <w:lang w:eastAsia="de-DE"/>
        </w:rPr>
        <w:t>The study adhered to ethical guidelines and received approval from the University’s Institutional Review Board. Participants were fully informed about the study</w:t>
      </w:r>
      <w:r>
        <w:rPr>
          <w:rFonts w:ascii="Times New Roman" w:eastAsia="Times New Roman" w:hAnsi="Times New Roman" w:cs="Times New Roman"/>
          <w:color w:val="000000" w:themeColor="text1"/>
          <w:sz w:val="24"/>
          <w:szCs w:val="24"/>
          <w:lang w:eastAsia="de-DE"/>
        </w:rPr>
        <w:t>’s</w:t>
      </w:r>
      <w:r w:rsidRPr="0076259F">
        <w:rPr>
          <w:rFonts w:ascii="Times New Roman" w:eastAsia="Times New Roman" w:hAnsi="Times New Roman" w:cs="Times New Roman"/>
          <w:color w:val="000000" w:themeColor="text1"/>
          <w:sz w:val="24"/>
          <w:szCs w:val="24"/>
          <w:lang w:eastAsia="de-DE"/>
        </w:rPr>
        <w:t xml:space="preserve"> objectives before testing. Their participation was voluntary, without incentives, and commenced only after written consent.</w:t>
      </w:r>
    </w:p>
    <w:p w14:paraId="4B9F2280" w14:textId="777E91DE" w:rsidR="004B25A3" w:rsidRPr="005F05D3" w:rsidRDefault="00922295" w:rsidP="007C555E">
      <w:pPr>
        <w:pStyle w:val="berschrift2"/>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Setting and Procedure</w:t>
      </w:r>
    </w:p>
    <w:p w14:paraId="1F773422" w14:textId="062D2F00" w:rsidR="00980535"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Participants individually attended the lab for approximately two hours, following a standardized procedure</w:t>
      </w:r>
      <w:r>
        <w:rPr>
          <w:rFonts w:ascii="Times New Roman" w:eastAsia="Times New Roman" w:hAnsi="Times New Roman" w:cs="Times New Roman"/>
          <w:color w:val="000000" w:themeColor="text1"/>
          <w:sz w:val="24"/>
          <w:szCs w:val="24"/>
          <w:lang w:eastAsia="de-DE"/>
        </w:rPr>
        <w:t xml:space="preserve"> </w:t>
      </w:r>
      <w:r w:rsidRPr="00151843">
        <w:rPr>
          <w:rFonts w:ascii="Times New Roman" w:eastAsia="Times New Roman" w:hAnsi="Times New Roman" w:cs="Times New Roman"/>
          <w:color w:val="000000" w:themeColor="text1"/>
          <w:sz w:val="24"/>
          <w:szCs w:val="24"/>
          <w:lang w:eastAsia="de-DE"/>
        </w:rPr>
        <w:t>for which a seminar room was transformed into a classroom.</w:t>
      </w:r>
      <w:r w:rsidRPr="008E7C14">
        <w:rPr>
          <w:rFonts w:ascii="Times New Roman" w:eastAsia="Times New Roman" w:hAnsi="Times New Roman" w:cs="Times New Roman"/>
          <w:color w:val="000000" w:themeColor="text1"/>
          <w:sz w:val="24"/>
          <w:szCs w:val="24"/>
          <w:lang w:eastAsia="de-DE"/>
        </w:rPr>
        <w:t xml:space="preserve"> Upon arrival, they were welcomed by the experimenter, introduced to the procedure, and asked to sign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data protection agreement. Participants were then fitted with eye-tracking glasses, adjusted for comfort and vision (up to +/- five diopters). After performing an initial </w:t>
      </w:r>
      <w:r>
        <w:rPr>
          <w:rFonts w:ascii="Times New Roman" w:eastAsia="Times New Roman" w:hAnsi="Times New Roman" w:cs="Times New Roman"/>
          <w:color w:val="000000" w:themeColor="text1"/>
          <w:sz w:val="24"/>
          <w:szCs w:val="24"/>
          <w:lang w:eastAsia="de-DE"/>
        </w:rPr>
        <w:t xml:space="preserve">one-point </w:t>
      </w:r>
      <w:r w:rsidRPr="008E7C14">
        <w:rPr>
          <w:rFonts w:ascii="Times New Roman" w:eastAsia="Times New Roman" w:hAnsi="Times New Roman" w:cs="Times New Roman"/>
          <w:color w:val="000000" w:themeColor="text1"/>
          <w:sz w:val="24"/>
          <w:szCs w:val="24"/>
          <w:lang w:eastAsia="de-DE"/>
        </w:rPr>
        <w:t>calibration of the glasses</w:t>
      </w:r>
      <w:r>
        <w:rPr>
          <w:rFonts w:ascii="Times New Roman" w:eastAsia="Times New Roman" w:hAnsi="Times New Roman" w:cs="Times New Roman"/>
          <w:color w:val="000000" w:themeColor="text1"/>
          <w:sz w:val="24"/>
          <w:szCs w:val="24"/>
          <w:lang w:eastAsia="de-DE"/>
        </w:rPr>
        <w:t xml:space="preserve"> (for details of the calibration, see </w:t>
      </w:r>
      <w:r w:rsidRPr="0050660B">
        <w:rPr>
          <w:rFonts w:ascii="Times New Roman" w:eastAsia="Times New Roman" w:hAnsi="Times New Roman" w:cs="Times New Roman"/>
          <w:color w:val="000000" w:themeColor="text1"/>
          <w:sz w:val="24"/>
          <w:szCs w:val="24"/>
          <w:lang w:eastAsia="de-DE"/>
        </w:rPr>
        <w:t>Eye-tracking apparatus and calibration</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 the experimenter activated and synchronized the recording devices (</w:t>
      </w:r>
      <w:r>
        <w:rPr>
          <w:rFonts w:ascii="Times New Roman" w:eastAsia="Times New Roman" w:hAnsi="Times New Roman" w:cs="Times New Roman"/>
          <w:color w:val="000000" w:themeColor="text1"/>
          <w:sz w:val="24"/>
          <w:szCs w:val="24"/>
          <w:lang w:eastAsia="de-DE"/>
        </w:rPr>
        <w:t xml:space="preserve">eye-tracking glasses, </w:t>
      </w:r>
      <w:r w:rsidRPr="008E7C14">
        <w:rPr>
          <w:rFonts w:ascii="Times New Roman" w:eastAsia="Times New Roman" w:hAnsi="Times New Roman" w:cs="Times New Roman"/>
          <w:color w:val="000000" w:themeColor="text1"/>
          <w:sz w:val="24"/>
          <w:szCs w:val="24"/>
          <w:lang w:eastAsia="de-DE"/>
        </w:rPr>
        <w:t xml:space="preserve">four </w:t>
      </w:r>
      <w:r w:rsidRPr="008E7C14">
        <w:rPr>
          <w:rFonts w:ascii="Times New Roman" w:eastAsia="Times New Roman" w:hAnsi="Times New Roman" w:cs="Times New Roman"/>
          <w:color w:val="000000" w:themeColor="text1"/>
          <w:sz w:val="24"/>
          <w:szCs w:val="24"/>
          <w:lang w:eastAsia="de-DE"/>
        </w:rPr>
        <w:lastRenderedPageBreak/>
        <w:t>cameras</w:t>
      </w:r>
      <w:r>
        <w:rPr>
          <w:rFonts w:ascii="Times New Roman" w:eastAsia="Times New Roman" w:hAnsi="Times New Roman" w:cs="Times New Roman"/>
          <w:color w:val="000000" w:themeColor="text1"/>
          <w:sz w:val="24"/>
          <w:szCs w:val="24"/>
          <w:lang w:eastAsia="de-DE"/>
        </w:rPr>
        <w:t xml:space="preserve">, </w:t>
      </w:r>
      <w:r w:rsidRPr="008E7C14">
        <w:rPr>
          <w:rFonts w:ascii="Times New Roman" w:eastAsia="Times New Roman" w:hAnsi="Times New Roman" w:cs="Times New Roman"/>
          <w:color w:val="000000" w:themeColor="text1"/>
          <w:sz w:val="24"/>
          <w:szCs w:val="24"/>
          <w:lang w:eastAsia="de-DE"/>
        </w:rPr>
        <w:t>and an audio recorder) using an auditory signal. This setup phase included a brief introductory game (</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Name Juggling</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 to acclimate participants to the eye-tracking equipment</w:t>
      </w:r>
      <w:r w:rsidR="004A4B15">
        <w:rPr>
          <w:rFonts w:ascii="Times New Roman" w:eastAsia="Times New Roman" w:hAnsi="Times New Roman" w:cs="Times New Roman"/>
          <w:color w:val="000000" w:themeColor="text1"/>
          <w:sz w:val="24"/>
          <w:szCs w:val="24"/>
          <w:lang w:eastAsia="de-DE"/>
        </w:rPr>
        <w:t xml:space="preserve"> and the class</w:t>
      </w:r>
      <w:r w:rsidRPr="008E7C14">
        <w:rPr>
          <w:rFonts w:ascii="Times New Roman" w:eastAsia="Times New Roman" w:hAnsi="Times New Roman" w:cs="Times New Roman"/>
          <w:color w:val="000000" w:themeColor="text1"/>
          <w:sz w:val="24"/>
          <w:szCs w:val="24"/>
          <w:lang w:eastAsia="de-DE"/>
        </w:rPr>
        <w:t>, which took approximately 10-15 minutes.</w:t>
      </w:r>
      <w:r>
        <w:rPr>
          <w:rFonts w:ascii="Times New Roman" w:eastAsia="Times New Roman" w:hAnsi="Times New Roman" w:cs="Times New Roman"/>
          <w:color w:val="000000" w:themeColor="text1"/>
          <w:sz w:val="24"/>
          <w:szCs w:val="24"/>
          <w:lang w:eastAsia="de-DE"/>
        </w:rPr>
        <w:t xml:space="preserve">  </w:t>
      </w:r>
    </w:p>
    <w:p w14:paraId="3B17AFFA" w14:textId="3B9B5D1B" w:rsidR="00980535"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After the initial setup, </w:t>
      </w:r>
      <w:r>
        <w:rPr>
          <w:rFonts w:ascii="Times New Roman" w:eastAsia="Times New Roman" w:hAnsi="Times New Roman" w:cs="Times New Roman"/>
          <w:color w:val="000000" w:themeColor="text1"/>
          <w:sz w:val="24"/>
          <w:szCs w:val="24"/>
          <w:lang w:eastAsia="de-DE"/>
        </w:rPr>
        <w:t>a</w:t>
      </w:r>
      <w:r w:rsidRPr="00137CC4">
        <w:rPr>
          <w:rFonts w:ascii="Times New Roman" w:eastAsia="Times New Roman" w:hAnsi="Times New Roman" w:cs="Times New Roman"/>
          <w:color w:val="000000" w:themeColor="text1"/>
          <w:sz w:val="24"/>
          <w:szCs w:val="24"/>
          <w:lang w:eastAsia="de-DE"/>
        </w:rPr>
        <w:t xml:space="preserve"> second nine-point calibration was do</w:t>
      </w:r>
      <w:r>
        <w:rPr>
          <w:rFonts w:ascii="Times New Roman" w:eastAsia="Times New Roman" w:hAnsi="Times New Roman" w:cs="Times New Roman"/>
          <w:color w:val="000000" w:themeColor="text1"/>
          <w:sz w:val="24"/>
          <w:szCs w:val="24"/>
          <w:lang w:eastAsia="de-DE"/>
        </w:rPr>
        <w:t>ne</w:t>
      </w:r>
      <w:r w:rsidRPr="00137CC4">
        <w:rPr>
          <w:rFonts w:ascii="Times New Roman" w:eastAsia="Times New Roman" w:hAnsi="Times New Roman" w:cs="Times New Roman"/>
          <w:color w:val="000000" w:themeColor="text1"/>
          <w:sz w:val="24"/>
          <w:szCs w:val="24"/>
          <w:lang w:eastAsia="de-DE"/>
        </w:rPr>
        <w:t xml:space="preserve"> in a separate room. As soon as the teacher re-entered the classroom, the micro-teaching unit started.</w:t>
      </w:r>
      <w:r>
        <w:rPr>
          <w:rFonts w:ascii="Times New Roman" w:eastAsia="Times New Roman" w:hAnsi="Times New Roman" w:cs="Times New Roman"/>
          <w:color w:val="000000" w:themeColor="text1"/>
          <w:sz w:val="24"/>
          <w:szCs w:val="24"/>
          <w:lang w:eastAsia="de-DE"/>
        </w:rPr>
        <w:t xml:space="preserve"> </w:t>
      </w:r>
      <w:r w:rsidRPr="002550DF">
        <w:rPr>
          <w:rFonts w:ascii="Times New Roman" w:eastAsia="Times New Roman" w:hAnsi="Times New Roman" w:cs="Times New Roman"/>
          <w:color w:val="000000" w:themeColor="text1"/>
          <w:sz w:val="24"/>
          <w:szCs w:val="24"/>
          <w:lang w:eastAsia="de-DE"/>
        </w:rPr>
        <w:t>Therefore, participants were asked to prepare a 15-minute lesson on a topic and grade level of their choice.</w:t>
      </w:r>
      <w:r>
        <w:rPr>
          <w:rFonts w:ascii="Times New Roman" w:eastAsia="Times New Roman" w:hAnsi="Times New Roman" w:cs="Times New Roman"/>
          <w:color w:val="000000" w:themeColor="text1"/>
          <w:sz w:val="24"/>
          <w:szCs w:val="24"/>
          <w:lang w:eastAsia="de-DE"/>
        </w:rPr>
        <w:t xml:space="preserve"> The </w:t>
      </w:r>
      <w:r w:rsidRPr="00FC10CA">
        <w:rPr>
          <w:rFonts w:ascii="Times New Roman" w:eastAsia="Times New Roman" w:hAnsi="Times New Roman" w:cs="Times New Roman"/>
          <w:color w:val="000000" w:themeColor="text1"/>
          <w:sz w:val="24"/>
          <w:szCs w:val="24"/>
          <w:lang w:eastAsia="de-DE"/>
        </w:rPr>
        <w:t xml:space="preserve">only requirement </w:t>
      </w:r>
      <w:r>
        <w:rPr>
          <w:rFonts w:ascii="Times New Roman" w:eastAsia="Times New Roman" w:hAnsi="Times New Roman" w:cs="Times New Roman"/>
          <w:color w:val="000000" w:themeColor="text1"/>
          <w:sz w:val="24"/>
          <w:szCs w:val="24"/>
          <w:lang w:eastAsia="de-DE"/>
        </w:rPr>
        <w:t xml:space="preserve">was </w:t>
      </w:r>
      <w:r w:rsidRPr="00FC10CA">
        <w:rPr>
          <w:rFonts w:ascii="Times New Roman" w:eastAsia="Times New Roman" w:hAnsi="Times New Roman" w:cs="Times New Roman"/>
          <w:color w:val="000000" w:themeColor="text1"/>
          <w:sz w:val="24"/>
          <w:szCs w:val="24"/>
          <w:lang w:eastAsia="de-DE"/>
        </w:rPr>
        <w:t>that the unit had to be an introductory lesson, and had to consist of supervised individual work and</w:t>
      </w:r>
      <w:r>
        <w:rPr>
          <w:rFonts w:ascii="Times New Roman" w:eastAsia="Times New Roman" w:hAnsi="Times New Roman" w:cs="Times New Roman"/>
          <w:color w:val="000000" w:themeColor="text1"/>
          <w:sz w:val="24"/>
          <w:szCs w:val="24"/>
          <w:lang w:eastAsia="de-DE"/>
        </w:rPr>
        <w:t>/</w:t>
      </w:r>
      <w:r w:rsidRPr="00FC10CA">
        <w:rPr>
          <w:rFonts w:ascii="Times New Roman" w:eastAsia="Times New Roman" w:hAnsi="Times New Roman" w:cs="Times New Roman"/>
          <w:color w:val="000000" w:themeColor="text1"/>
          <w:sz w:val="24"/>
          <w:szCs w:val="24"/>
          <w:lang w:eastAsia="de-DE"/>
        </w:rPr>
        <w:t xml:space="preserve">or frontal teaching. </w:t>
      </w:r>
      <w:r w:rsidRPr="008E7C14">
        <w:rPr>
          <w:rFonts w:ascii="Times New Roman" w:eastAsia="Times New Roman" w:hAnsi="Times New Roman" w:cs="Times New Roman"/>
          <w:color w:val="000000" w:themeColor="text1"/>
          <w:sz w:val="24"/>
          <w:szCs w:val="24"/>
          <w:lang w:eastAsia="de-DE"/>
        </w:rPr>
        <w:t xml:space="preserve">During the </w:t>
      </w:r>
      <w:r>
        <w:rPr>
          <w:rFonts w:ascii="Times New Roman" w:eastAsia="Times New Roman" w:hAnsi="Times New Roman" w:cs="Times New Roman"/>
          <w:color w:val="000000" w:themeColor="text1"/>
          <w:sz w:val="24"/>
          <w:szCs w:val="24"/>
          <w:lang w:eastAsia="de-DE"/>
        </w:rPr>
        <w:t>unit</w:t>
      </w:r>
      <w:r w:rsidRPr="008E7C14">
        <w:rPr>
          <w:rFonts w:ascii="Times New Roman" w:eastAsia="Times New Roman" w:hAnsi="Times New Roman" w:cs="Times New Roman"/>
          <w:color w:val="000000" w:themeColor="text1"/>
          <w:sz w:val="24"/>
          <w:szCs w:val="24"/>
          <w:lang w:eastAsia="de-DE"/>
        </w:rPr>
        <w:t>, three trained actors (playing students) performed scripted classroom disruptions, which occurred approximately every 1.5 minutes</w:t>
      </w:r>
      <w:r>
        <w:rPr>
          <w:rFonts w:ascii="Times New Roman" w:eastAsia="Times New Roman" w:hAnsi="Times New Roman" w:cs="Times New Roman"/>
          <w:color w:val="000000" w:themeColor="text1"/>
          <w:sz w:val="24"/>
          <w:szCs w:val="24"/>
          <w:lang w:eastAsia="de-DE"/>
        </w:rPr>
        <w:t xml:space="preserve"> on a screen only visible to the </w:t>
      </w:r>
      <w:commentRangeStart w:id="6"/>
      <w:r>
        <w:rPr>
          <w:rFonts w:ascii="Times New Roman" w:eastAsia="Times New Roman" w:hAnsi="Times New Roman" w:cs="Times New Roman"/>
          <w:color w:val="000000" w:themeColor="text1"/>
          <w:sz w:val="24"/>
          <w:szCs w:val="24"/>
          <w:lang w:eastAsia="de-DE"/>
        </w:rPr>
        <w:t xml:space="preserve">“class” </w:t>
      </w:r>
      <w:commentRangeEnd w:id="6"/>
      <w:r w:rsidR="004A4B15">
        <w:rPr>
          <w:rStyle w:val="Kommentarzeichen"/>
        </w:rPr>
        <w:commentReference w:id="6"/>
      </w:r>
      <w:r w:rsidRPr="002B06FD">
        <w:rPr>
          <w:rFonts w:ascii="Times New Roman" w:eastAsia="Times New Roman" w:hAnsi="Times New Roman" w:cs="Times New Roman"/>
          <w:color w:val="000000" w:themeColor="text1"/>
          <w:sz w:val="24"/>
          <w:szCs w:val="24"/>
          <w:lang w:eastAsia="de-DE"/>
        </w:rPr>
        <w:t xml:space="preserve">(e.g., </w:t>
      </w:r>
      <w:commentRangeStart w:id="7"/>
      <w:r w:rsidRPr="002B06FD">
        <w:rPr>
          <w:rFonts w:ascii="Times New Roman" w:eastAsia="Times New Roman" w:hAnsi="Times New Roman" w:cs="Times New Roman"/>
          <w:color w:val="000000" w:themeColor="text1"/>
          <w:sz w:val="24"/>
          <w:szCs w:val="24"/>
          <w:lang w:eastAsia="de-DE"/>
        </w:rPr>
        <w:t xml:space="preserve">chatting with a neighbor, heckling, looking at the phone; </w:t>
      </w:r>
      <w:r w:rsidRPr="00980535">
        <w:rPr>
          <w:rFonts w:ascii="Times New Roman" w:eastAsia="Times New Roman" w:hAnsi="Times New Roman" w:cs="Times New Roman"/>
          <w:color w:val="000000" w:themeColor="text1"/>
          <w:sz w:val="24"/>
          <w:szCs w:val="24"/>
          <w:lang w:eastAsia="de-DE"/>
        </w:rPr>
        <w:t xml:space="preserve">see Table A1 in the supplementary material </w:t>
      </w:r>
      <w:commentRangeEnd w:id="7"/>
      <w:r w:rsidR="004A4B15">
        <w:rPr>
          <w:rStyle w:val="Kommentarzeichen"/>
        </w:rPr>
        <w:commentReference w:id="7"/>
      </w:r>
      <w:r w:rsidRPr="00980535">
        <w:rPr>
          <w:rFonts w:ascii="Times New Roman" w:eastAsia="Times New Roman" w:hAnsi="Times New Roman" w:cs="Times New Roman"/>
          <w:color w:val="000000" w:themeColor="text1"/>
          <w:sz w:val="24"/>
          <w:szCs w:val="24"/>
          <w:lang w:eastAsia="de-DE"/>
        </w:rPr>
        <w:t>for an overview and categorization of all events; and Figure B1 and B2 in the supplementary material for a depiction of the laboratory setting of the micro-teaching unit</w:t>
      </w:r>
      <w:r w:rsidRPr="002B06FD">
        <w:rPr>
          <w:rFonts w:ascii="Times New Roman" w:eastAsia="Times New Roman" w:hAnsi="Times New Roman" w:cs="Times New Roman"/>
          <w:color w:val="000000" w:themeColor="text1"/>
          <w:sz w:val="24"/>
          <w:szCs w:val="24"/>
          <w:lang w:eastAsia="de-DE"/>
        </w:rPr>
        <w:t>)</w:t>
      </w:r>
      <w:r>
        <w:rPr>
          <w:rFonts w:ascii="Times New Roman" w:eastAsia="Times New Roman" w:hAnsi="Times New Roman" w:cs="Times New Roman"/>
          <w:color w:val="000000" w:themeColor="text1"/>
          <w:sz w:val="24"/>
          <w:szCs w:val="24"/>
          <w:lang w:eastAsia="de-DE"/>
        </w:rPr>
        <w:t xml:space="preserve">. </w:t>
      </w:r>
      <w:r w:rsidRPr="008E7C14">
        <w:rPr>
          <w:rFonts w:ascii="Times New Roman" w:eastAsia="Times New Roman" w:hAnsi="Times New Roman" w:cs="Times New Roman"/>
          <w:color w:val="000000" w:themeColor="text1"/>
          <w:sz w:val="24"/>
          <w:szCs w:val="24"/>
          <w:lang w:eastAsia="de-DE"/>
        </w:rPr>
        <w:t xml:space="preserve">The </w:t>
      </w:r>
      <w:r>
        <w:rPr>
          <w:rFonts w:ascii="Times New Roman" w:eastAsia="Times New Roman" w:hAnsi="Times New Roman" w:cs="Times New Roman"/>
          <w:color w:val="000000" w:themeColor="text1"/>
          <w:sz w:val="24"/>
          <w:szCs w:val="24"/>
          <w:lang w:eastAsia="de-DE"/>
        </w:rPr>
        <w:t xml:space="preserve">order of the </w:t>
      </w:r>
      <w:r w:rsidRPr="008E7C14">
        <w:rPr>
          <w:rFonts w:ascii="Times New Roman" w:eastAsia="Times New Roman" w:hAnsi="Times New Roman" w:cs="Times New Roman"/>
          <w:color w:val="000000" w:themeColor="text1"/>
          <w:sz w:val="24"/>
          <w:szCs w:val="24"/>
          <w:lang w:eastAsia="de-DE"/>
        </w:rPr>
        <w:t>disruptions</w:t>
      </w:r>
      <w:r>
        <w:rPr>
          <w:rFonts w:ascii="Times New Roman" w:eastAsia="Times New Roman" w:hAnsi="Times New Roman" w:cs="Times New Roman"/>
          <w:color w:val="000000" w:themeColor="text1"/>
          <w:sz w:val="24"/>
          <w:szCs w:val="24"/>
          <w:lang w:eastAsia="de-DE"/>
        </w:rPr>
        <w:t xml:space="preserve"> and the performing students </w:t>
      </w:r>
      <w:r w:rsidRPr="008E7C14">
        <w:rPr>
          <w:rFonts w:ascii="Times New Roman" w:eastAsia="Times New Roman" w:hAnsi="Times New Roman" w:cs="Times New Roman"/>
          <w:color w:val="000000" w:themeColor="text1"/>
          <w:sz w:val="24"/>
          <w:szCs w:val="24"/>
          <w:lang w:eastAsia="de-DE"/>
        </w:rPr>
        <w:t xml:space="preserve">were </w:t>
      </w:r>
      <w:r>
        <w:rPr>
          <w:rFonts w:ascii="Times New Roman" w:eastAsia="Times New Roman" w:hAnsi="Times New Roman" w:cs="Times New Roman"/>
          <w:color w:val="000000" w:themeColor="text1"/>
          <w:sz w:val="24"/>
          <w:szCs w:val="24"/>
          <w:lang w:eastAsia="de-DE"/>
        </w:rPr>
        <w:t>fully balanced</w:t>
      </w:r>
      <w:r w:rsidRPr="008E7C14">
        <w:rPr>
          <w:rFonts w:ascii="Times New Roman" w:eastAsia="Times New Roman" w:hAnsi="Times New Roman" w:cs="Times New Roman"/>
          <w:color w:val="000000" w:themeColor="text1"/>
          <w:sz w:val="24"/>
          <w:szCs w:val="24"/>
          <w:lang w:eastAsia="de-DE"/>
        </w:rPr>
        <w:t xml:space="preserve"> using Latin Squares. </w:t>
      </w:r>
      <w:r>
        <w:rPr>
          <w:rFonts w:ascii="Times New Roman" w:eastAsia="Times New Roman" w:hAnsi="Times New Roman" w:cs="Times New Roman"/>
          <w:color w:val="000000" w:themeColor="text1"/>
          <w:sz w:val="24"/>
          <w:szCs w:val="24"/>
          <w:lang w:eastAsia="de-DE"/>
        </w:rPr>
        <w:t>To capture teachers’ gaze patterns, t</w:t>
      </w:r>
      <w:r w:rsidRPr="008E7C14">
        <w:rPr>
          <w:rFonts w:ascii="Times New Roman" w:eastAsia="Times New Roman" w:hAnsi="Times New Roman" w:cs="Times New Roman"/>
          <w:color w:val="000000" w:themeColor="text1"/>
          <w:sz w:val="24"/>
          <w:szCs w:val="24"/>
          <w:lang w:eastAsia="de-DE"/>
        </w:rPr>
        <w:t>he</w:t>
      </w:r>
      <w:r>
        <w:rPr>
          <w:rFonts w:ascii="Times New Roman" w:eastAsia="Times New Roman" w:hAnsi="Times New Roman" w:cs="Times New Roman"/>
          <w:color w:val="000000" w:themeColor="text1"/>
          <w:sz w:val="24"/>
          <w:szCs w:val="24"/>
          <w:lang w:eastAsia="de-DE"/>
        </w:rPr>
        <w:t xml:space="preserve"> whole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micro-teaching unit</w:t>
      </w:r>
      <w:r w:rsidRPr="008E7C14">
        <w:rPr>
          <w:rFonts w:ascii="Times New Roman" w:eastAsia="Times New Roman" w:hAnsi="Times New Roman" w:cs="Times New Roman"/>
          <w:color w:val="000000" w:themeColor="text1"/>
          <w:sz w:val="24"/>
          <w:szCs w:val="24"/>
          <w:lang w:eastAsia="de-DE"/>
        </w:rPr>
        <w:t xml:space="preserve"> was recorded using eye-tracking glasses. </w:t>
      </w:r>
      <w:r w:rsidRPr="009C75FC">
        <w:rPr>
          <w:rFonts w:ascii="Times New Roman" w:eastAsia="Times New Roman" w:hAnsi="Times New Roman" w:cs="Times New Roman"/>
          <w:color w:val="000000" w:themeColor="text1"/>
          <w:sz w:val="24"/>
          <w:szCs w:val="24"/>
          <w:lang w:eastAsia="de-DE"/>
        </w:rPr>
        <w:t xml:space="preserve">The micro-teaching unit lasted about 15-20 minutes. </w:t>
      </w:r>
    </w:p>
    <w:p w14:paraId="16C6E96F" w14:textId="77777777" w:rsidR="00980535" w:rsidRPr="008E7C14"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After the teaching session, participants </w:t>
      </w:r>
      <w:r>
        <w:rPr>
          <w:rFonts w:ascii="Times New Roman" w:eastAsia="Times New Roman" w:hAnsi="Times New Roman" w:cs="Times New Roman"/>
          <w:color w:val="000000" w:themeColor="text1"/>
          <w:sz w:val="24"/>
          <w:szCs w:val="24"/>
          <w:lang w:eastAsia="de-DE"/>
        </w:rPr>
        <w:t>repeated</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nine-point </w:t>
      </w:r>
      <w:r w:rsidRPr="008E7C14">
        <w:rPr>
          <w:rFonts w:ascii="Times New Roman" w:eastAsia="Times New Roman" w:hAnsi="Times New Roman" w:cs="Times New Roman"/>
          <w:color w:val="000000" w:themeColor="text1"/>
          <w:sz w:val="24"/>
          <w:szCs w:val="24"/>
          <w:lang w:eastAsia="de-DE"/>
        </w:rPr>
        <w:t xml:space="preserve">calibration in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side </w:t>
      </w:r>
      <w:r w:rsidRPr="008E7C14">
        <w:rPr>
          <w:rFonts w:ascii="Times New Roman" w:eastAsia="Times New Roman" w:hAnsi="Times New Roman" w:cs="Times New Roman"/>
          <w:color w:val="000000" w:themeColor="text1"/>
          <w:sz w:val="24"/>
          <w:szCs w:val="24"/>
          <w:lang w:eastAsia="de-DE"/>
        </w:rPr>
        <w:t xml:space="preserve">room. </w:t>
      </w:r>
      <w:commentRangeStart w:id="8"/>
      <w:r w:rsidRPr="008E7C14">
        <w:rPr>
          <w:rFonts w:ascii="Times New Roman" w:eastAsia="Times New Roman" w:hAnsi="Times New Roman" w:cs="Times New Roman"/>
          <w:color w:val="000000" w:themeColor="text1"/>
          <w:sz w:val="24"/>
          <w:szCs w:val="24"/>
          <w:lang w:eastAsia="de-DE"/>
        </w:rPr>
        <w:t xml:space="preserve">During this time, the experimenter set up four letters </w:t>
      </w:r>
      <w:r>
        <w:rPr>
          <w:rFonts w:ascii="Times New Roman" w:eastAsia="Times New Roman" w:hAnsi="Times New Roman" w:cs="Times New Roman"/>
          <w:color w:val="000000" w:themeColor="text1"/>
          <w:sz w:val="24"/>
          <w:szCs w:val="24"/>
          <w:lang w:eastAsia="de-DE"/>
        </w:rPr>
        <w:t xml:space="preserve">A to C </w:t>
      </w:r>
      <w:r w:rsidRPr="008E7C14">
        <w:rPr>
          <w:rFonts w:ascii="Times New Roman" w:eastAsia="Times New Roman" w:hAnsi="Times New Roman" w:cs="Times New Roman"/>
          <w:color w:val="000000" w:themeColor="text1"/>
          <w:sz w:val="24"/>
          <w:szCs w:val="24"/>
          <w:lang w:eastAsia="de-DE"/>
        </w:rPr>
        <w:t xml:space="preserve">within the seminar room for a fixation task, which the participant performed after re-entering the room. </w:t>
      </w:r>
      <w:commentRangeEnd w:id="8"/>
      <w:r w:rsidR="00A44A61">
        <w:rPr>
          <w:rStyle w:val="Kommentarzeichen"/>
        </w:rPr>
        <w:commentReference w:id="8"/>
      </w:r>
      <w:r w:rsidRPr="008E7C14">
        <w:rPr>
          <w:rFonts w:ascii="Times New Roman" w:eastAsia="Times New Roman" w:hAnsi="Times New Roman" w:cs="Times New Roman"/>
          <w:color w:val="000000" w:themeColor="text1"/>
          <w:sz w:val="24"/>
          <w:szCs w:val="24"/>
          <w:lang w:eastAsia="de-DE"/>
        </w:rPr>
        <w:t>Following this task, all recording devices were stopped, and participants filled out a brief computer-based questionnaire (~10-15 minutes) assessing sociodemographic data and a self-evaluation of their classroom management during the micro-teaching unit. A ten-minute break followed, concluding the first part of data collection.</w:t>
      </w:r>
    </w:p>
    <w:p w14:paraId="67F5F21B" w14:textId="099AE87E" w:rsidR="00980535" w:rsidRPr="008E7C14"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lastRenderedPageBreak/>
        <w:t xml:space="preserve">In the </w:t>
      </w:r>
      <w:r>
        <w:rPr>
          <w:rFonts w:ascii="Times New Roman" w:eastAsia="Times New Roman" w:hAnsi="Times New Roman" w:cs="Times New Roman"/>
          <w:color w:val="000000" w:themeColor="text1"/>
          <w:sz w:val="24"/>
          <w:szCs w:val="24"/>
          <w:lang w:eastAsia="de-DE"/>
        </w:rPr>
        <w:t xml:space="preserve">study’s </w:t>
      </w:r>
      <w:r w:rsidRPr="008E7C14">
        <w:rPr>
          <w:rFonts w:ascii="Times New Roman" w:eastAsia="Times New Roman" w:hAnsi="Times New Roman" w:cs="Times New Roman"/>
          <w:color w:val="000000" w:themeColor="text1"/>
          <w:sz w:val="24"/>
          <w:szCs w:val="24"/>
          <w:lang w:eastAsia="de-DE"/>
        </w:rPr>
        <w:t xml:space="preserve">second phase, participants engaged in a Stimulated Recall Interview (SRI). They watched a video of their own teaching session, recorded through the eye-tracking glasses, while the experimenter paused the video at each classroom disruption. </w:t>
      </w:r>
      <w:r w:rsidR="00806763">
        <w:rPr>
          <w:rFonts w:ascii="Times New Roman" w:eastAsia="Times New Roman" w:hAnsi="Times New Roman" w:cs="Times New Roman"/>
          <w:color w:val="000000" w:themeColor="text1"/>
          <w:sz w:val="24"/>
          <w:szCs w:val="24"/>
          <w:lang w:eastAsia="de-DE"/>
        </w:rPr>
        <w:t>Participants answered five open-ended questions and three rating questions for each disruption</w:t>
      </w:r>
      <w:r w:rsidRPr="008E7C14">
        <w:rPr>
          <w:rFonts w:ascii="Times New Roman" w:eastAsia="Times New Roman" w:hAnsi="Times New Roman" w:cs="Times New Roman"/>
          <w:color w:val="000000" w:themeColor="text1"/>
          <w:sz w:val="24"/>
          <w:szCs w:val="24"/>
          <w:lang w:eastAsia="de-DE"/>
        </w:rPr>
        <w:t xml:space="preserve">, including </w:t>
      </w:r>
      <w:r w:rsidR="00806763">
        <w:rPr>
          <w:rFonts w:ascii="Times New Roman" w:eastAsia="Times New Roman" w:hAnsi="Times New Roman" w:cs="Times New Roman"/>
          <w:color w:val="000000" w:themeColor="text1"/>
          <w:sz w:val="24"/>
          <w:szCs w:val="24"/>
          <w:lang w:eastAsia="de-DE"/>
        </w:rPr>
        <w:t xml:space="preserve">self-evaluated </w:t>
      </w:r>
      <w:r w:rsidRPr="008E7C14">
        <w:rPr>
          <w:rFonts w:ascii="Times New Roman" w:eastAsia="Times New Roman" w:hAnsi="Times New Roman" w:cs="Times New Roman"/>
          <w:color w:val="000000" w:themeColor="text1"/>
          <w:sz w:val="24"/>
          <w:szCs w:val="24"/>
          <w:lang w:eastAsia="de-DE"/>
        </w:rPr>
        <w:t xml:space="preserve">disruption </w:t>
      </w:r>
      <w:r w:rsidR="00806763">
        <w:rPr>
          <w:rFonts w:ascii="Times New Roman" w:eastAsia="Times New Roman" w:hAnsi="Times New Roman" w:cs="Times New Roman"/>
          <w:color w:val="000000" w:themeColor="text1"/>
          <w:sz w:val="24"/>
          <w:szCs w:val="24"/>
          <w:lang w:eastAsia="de-DE"/>
        </w:rPr>
        <w:t xml:space="preserve">and confidence ratings </w:t>
      </w:r>
      <w:r w:rsidRPr="008E7C14">
        <w:rPr>
          <w:rFonts w:ascii="Times New Roman" w:eastAsia="Times New Roman" w:hAnsi="Times New Roman" w:cs="Times New Roman"/>
          <w:color w:val="000000" w:themeColor="text1"/>
          <w:sz w:val="24"/>
          <w:szCs w:val="24"/>
          <w:lang w:eastAsia="de-DE"/>
        </w:rPr>
        <w:t>(see Measures). The SRI lasted approximately 45-60 minutes.</w:t>
      </w:r>
      <w:r>
        <w:rPr>
          <w:rFonts w:ascii="Times New Roman" w:eastAsia="Times New Roman" w:hAnsi="Times New Roman" w:cs="Times New Roman"/>
          <w:color w:val="000000" w:themeColor="text1"/>
          <w:sz w:val="24"/>
          <w:szCs w:val="24"/>
          <w:lang w:eastAsia="de-DE"/>
        </w:rPr>
        <w:t xml:space="preserve"> Finally</w:t>
      </w:r>
      <w:r w:rsidRPr="008E7C14">
        <w:rPr>
          <w:rFonts w:ascii="Times New Roman" w:eastAsia="Times New Roman" w:hAnsi="Times New Roman" w:cs="Times New Roman"/>
          <w:color w:val="000000" w:themeColor="text1"/>
          <w:sz w:val="24"/>
          <w:szCs w:val="24"/>
          <w:lang w:eastAsia="de-DE"/>
        </w:rPr>
        <w:t>, participants completed a digital Situational Judgment Test (SJT), assessing their strategic knowledge of classroom management. The questionnaire took approximately 15 minutes to complete, marking the end of the study.</w:t>
      </w:r>
    </w:p>
    <w:p w14:paraId="3D13ED8C" w14:textId="67F47F3B" w:rsidR="00AF43AF" w:rsidRPr="00AF43AF" w:rsidRDefault="00AF43AF" w:rsidP="007C555E">
      <w:pPr>
        <w:pStyle w:val="berschrift2"/>
        <w:rPr>
          <w:rFonts w:ascii="Times New Roman" w:hAnsi="Times New Roman" w:cs="Times New Roman"/>
          <w:sz w:val="24"/>
          <w:szCs w:val="24"/>
          <w:lang w:eastAsia="de-DE"/>
        </w:rPr>
      </w:pPr>
      <w:r w:rsidRPr="00AF43AF">
        <w:rPr>
          <w:rFonts w:ascii="Times New Roman" w:hAnsi="Times New Roman" w:cs="Times New Roman"/>
          <w:sz w:val="24"/>
          <w:szCs w:val="24"/>
          <w:lang w:eastAsia="de-DE"/>
        </w:rPr>
        <w:t>Eye-tracking apparatus and calibration</w:t>
      </w:r>
    </w:p>
    <w:p w14:paraId="32B30265" w14:textId="0A2A520B" w:rsidR="00EC65BD" w:rsidRDefault="00AF43AF" w:rsidP="00EC65BD">
      <w:pPr>
        <w:spacing w:before="12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 xml:space="preserve">Teachers wore a binocular </w:t>
      </w:r>
      <w:proofErr w:type="spellStart"/>
      <w:r w:rsidRPr="00492620">
        <w:rPr>
          <w:rFonts w:ascii="Times New Roman" w:eastAsia="Times New Roman" w:hAnsi="Times New Roman" w:cs="Times New Roman"/>
          <w:color w:val="000000" w:themeColor="text1"/>
          <w:sz w:val="24"/>
          <w:szCs w:val="24"/>
          <w:lang w:eastAsia="de-DE"/>
        </w:rPr>
        <w:t>Tobii</w:t>
      </w:r>
      <w:proofErr w:type="spellEnd"/>
      <w:r w:rsidRPr="00492620">
        <w:rPr>
          <w:rFonts w:ascii="Times New Roman" w:eastAsia="Times New Roman" w:hAnsi="Times New Roman" w:cs="Times New Roman"/>
          <w:color w:val="000000" w:themeColor="text1"/>
          <w:sz w:val="24"/>
          <w:szCs w:val="24"/>
          <w:lang w:eastAsia="de-DE"/>
        </w:rPr>
        <w:t xml:space="preserve"> Pro Glasses 2 eye-tracke</w:t>
      </w:r>
      <w:r w:rsidR="00C4510C">
        <w:rPr>
          <w:rFonts w:ascii="Times New Roman" w:eastAsia="Times New Roman" w:hAnsi="Times New Roman" w:cs="Times New Roman"/>
          <w:color w:val="000000" w:themeColor="text1"/>
          <w:sz w:val="24"/>
          <w:szCs w:val="24"/>
          <w:lang w:eastAsia="de-DE"/>
        </w:rPr>
        <w:t>r. T</w:t>
      </w:r>
      <w:r w:rsidRPr="00492620">
        <w:rPr>
          <w:rFonts w:ascii="Times New Roman" w:eastAsia="Times New Roman" w:hAnsi="Times New Roman" w:cs="Times New Roman"/>
          <w:color w:val="000000" w:themeColor="text1"/>
          <w:sz w:val="24"/>
          <w:szCs w:val="24"/>
          <w:lang w:eastAsia="de-DE"/>
        </w:rPr>
        <w:t xml:space="preserve">he videos were recorded with a sampling rate of 50 Hz in a video resolution </w:t>
      </w:r>
      <w:r>
        <w:rPr>
          <w:rFonts w:ascii="Times New Roman" w:eastAsia="Times New Roman" w:hAnsi="Times New Roman" w:cs="Times New Roman"/>
          <w:color w:val="000000" w:themeColor="text1"/>
          <w:sz w:val="24"/>
          <w:szCs w:val="24"/>
          <w:lang w:eastAsia="de-DE"/>
        </w:rPr>
        <w:t>of</w:t>
      </w:r>
      <w:r w:rsidRPr="00492620">
        <w:rPr>
          <w:rFonts w:ascii="Times New Roman" w:eastAsia="Times New Roman" w:hAnsi="Times New Roman" w:cs="Times New Roman"/>
          <w:color w:val="000000" w:themeColor="text1"/>
          <w:sz w:val="24"/>
          <w:szCs w:val="24"/>
          <w:lang w:eastAsia="de-DE"/>
        </w:rPr>
        <w:t xml:space="preserve"> 1920 x 1080 at 25 frames per second. </w:t>
      </w:r>
    </w:p>
    <w:p w14:paraId="50D9580E" w14:textId="32DBA8BA" w:rsidR="00AF43AF" w:rsidRPr="007B7C91" w:rsidRDefault="007B7C91" w:rsidP="007B7C91">
      <w:pPr>
        <w:spacing w:before="120"/>
        <w:rPr>
          <w:rFonts w:ascii="Times New Roman" w:eastAsia="Times New Roman" w:hAnsi="Times New Roman" w:cs="Times New Roman"/>
          <w:color w:val="000000" w:themeColor="text1"/>
          <w:sz w:val="24"/>
          <w:szCs w:val="24"/>
          <w:lang w:eastAsia="de-DE"/>
        </w:rPr>
      </w:pPr>
      <w:r w:rsidRPr="00EC65BD">
        <w:rPr>
          <w:rFonts w:ascii="Times New Roman" w:eastAsia="Times New Roman" w:hAnsi="Times New Roman" w:cs="Times New Roman"/>
          <w:color w:val="000000" w:themeColor="text1"/>
          <w:sz w:val="24"/>
          <w:szCs w:val="24"/>
          <w:lang w:eastAsia="de-DE"/>
        </w:rPr>
        <w:t>The evaluation of the calibration process followed the guidelines outlined in</w:t>
      </w:r>
      <w:r w:rsidR="00431D00">
        <w:rPr>
          <w:rFonts w:ascii="Times New Roman" w:eastAsia="Times New Roman" w:hAnsi="Times New Roman" w:cs="Times New Roman"/>
          <w:color w:val="000000" w:themeColor="text1"/>
          <w:sz w:val="24"/>
          <w:szCs w:val="24"/>
          <w:lang w:eastAsia="de-DE"/>
        </w:rPr>
        <w:t xml:space="preserve"> the </w:t>
      </w:r>
      <w:r w:rsidR="00C3268F">
        <w:rPr>
          <w:rFonts w:ascii="Times New Roman" w:eastAsia="Times New Roman" w:hAnsi="Times New Roman" w:cs="Times New Roman"/>
          <w:color w:val="000000" w:themeColor="text1"/>
          <w:sz w:val="24"/>
          <w:szCs w:val="24"/>
          <w:lang w:eastAsia="de-DE"/>
        </w:rPr>
        <w:fldChar w:fldCharType="begin"/>
      </w:r>
      <w:r w:rsidR="00C3268F">
        <w:rPr>
          <w:rFonts w:ascii="Times New Roman" w:eastAsia="Times New Roman" w:hAnsi="Times New Roman" w:cs="Times New Roman"/>
          <w:color w:val="000000" w:themeColor="text1"/>
          <w:sz w:val="24"/>
          <w:szCs w:val="24"/>
          <w:lang w:eastAsia="de-DE"/>
        </w:rPr>
        <w:instrText xml:space="preserve"> ADDIN ZOTERO_ITEM CSL_CITATION {"citationID":"XEszKuSX","properties":{"formattedCitation":"(Tobii AB, 2024)","plainCitation":"(Tobii AB, 2024)","noteIndex":0},"citationItems":[{"id":966,"uris":["http://zotero.org/groups/5349517/items/NEV3K4XP"],"itemData":{"id":966,"type":"webpage","title":"Tobii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instrText>
      </w:r>
      <w:r w:rsidR="00C3268F">
        <w:rPr>
          <w:rFonts w:ascii="Times New Roman" w:eastAsia="Times New Roman" w:hAnsi="Times New Roman" w:cs="Times New Roman"/>
          <w:color w:val="000000" w:themeColor="text1"/>
          <w:sz w:val="24"/>
          <w:szCs w:val="24"/>
          <w:lang w:eastAsia="de-DE"/>
        </w:rPr>
        <w:fldChar w:fldCharType="separate"/>
      </w:r>
      <w:r w:rsidR="00C3268F">
        <w:rPr>
          <w:rFonts w:ascii="Times New Roman" w:hAnsi="Times New Roman" w:cs="Times New Roman"/>
          <w:sz w:val="24"/>
        </w:rPr>
        <w:t xml:space="preserve">Manual of </w:t>
      </w:r>
      <w:r w:rsidR="00C3268F" w:rsidRPr="00C3268F">
        <w:rPr>
          <w:rFonts w:ascii="Times New Roman" w:hAnsi="Times New Roman" w:cs="Times New Roman"/>
          <w:sz w:val="24"/>
        </w:rPr>
        <w:t>Tobii AB</w:t>
      </w:r>
      <w:r w:rsidR="00C3268F">
        <w:rPr>
          <w:rFonts w:ascii="Times New Roman" w:hAnsi="Times New Roman" w:cs="Times New Roman"/>
          <w:sz w:val="24"/>
        </w:rPr>
        <w:t xml:space="preserve"> (</w:t>
      </w:r>
      <w:r w:rsidR="00C3268F" w:rsidRPr="00C3268F">
        <w:rPr>
          <w:rFonts w:ascii="Times New Roman" w:hAnsi="Times New Roman" w:cs="Times New Roman"/>
          <w:sz w:val="24"/>
        </w:rPr>
        <w:t>2024)</w:t>
      </w:r>
      <w:r w:rsidR="00C3268F">
        <w:rPr>
          <w:rFonts w:ascii="Times New Roman" w:eastAsia="Times New Roman" w:hAnsi="Times New Roman" w:cs="Times New Roman"/>
          <w:color w:val="000000" w:themeColor="text1"/>
          <w:sz w:val="24"/>
          <w:szCs w:val="24"/>
          <w:lang w:eastAsia="de-DE"/>
        </w:rPr>
        <w:fldChar w:fldCharType="end"/>
      </w:r>
      <w:r w:rsidR="00C3268F">
        <w:rPr>
          <w:rFonts w:ascii="Times New Roman" w:eastAsia="Times New Roman" w:hAnsi="Times New Roman" w:cs="Times New Roman"/>
          <w:color w:val="000000" w:themeColor="text1"/>
          <w:sz w:val="24"/>
          <w:szCs w:val="24"/>
          <w:lang w:eastAsia="de-DE"/>
        </w:rPr>
        <w:t xml:space="preserve"> </w:t>
      </w:r>
      <w:r w:rsidR="00431D00">
        <w:rPr>
          <w:rFonts w:ascii="Times New Roman" w:eastAsia="Times New Roman" w:hAnsi="Times New Roman" w:cs="Times New Roman"/>
          <w:color w:val="000000" w:themeColor="text1"/>
          <w:sz w:val="24"/>
          <w:szCs w:val="24"/>
          <w:lang w:eastAsia="de-DE"/>
        </w:rPr>
        <w:t>and</w:t>
      </w:r>
      <w:r w:rsidRPr="00EC6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fldChar w:fldCharType="begin"/>
      </w:r>
      <w:r w:rsidR="00962DA3">
        <w:rPr>
          <w:rFonts w:ascii="Times New Roman" w:eastAsia="Times New Roman" w:hAnsi="Times New Roman" w:cs="Times New Roman"/>
          <w:color w:val="000000" w:themeColor="text1"/>
          <w:sz w:val="24"/>
          <w:szCs w:val="24"/>
          <w:lang w:eastAsia="de-DE"/>
        </w:rPr>
        <w:instrText xml:space="preserve"> ADDIN ZOTERO_ITEM CSL_CITATION {"citationID":"jsx14y40","properties":{"formattedCitation":"(Onkhar et al., 2024)","plainCitation":"(Onkhar et al., 2024)","dontUpdate":true,"noteIndex":0},"citationItems":[{"id":798,"uris":["http://zotero.org/groups/5349517/items/7RIMTD9H"],"itemData":{"id":798,"type":"article-journal","abstract":"Over the past few decades, there have been significant developments in eye-tracking technology, particularly in the domain of mobile, head-mounted devices. Nevertheless, questions remain regarding the accuracy of these eye-trackers during static and dynamic tasks. In light of this, we evaluated the performance of two widely used devices: Tobii Pro Glasses 2 and Tobii Pro Glasses 3. A total of 36 participants engaged in tasks under three dynamicity conditions. In the “seated with a chinrest” trial, only the eyes could be moved; in the “seated without a chinrest” trial, both the head and the eyes were free to move; and during the walking trial, participants walked along a straight path. During the seated trials, participants’ gaze was directed towards dots on a wall by means of audio instructions, whereas in the walking trial, participants maintained their gaze on a bullseye while walking towards it. Eye-tracker accuracy was determined using computer vision techniques to identify the target within the scene camera image. The findings showed that Tobii 3 outperformed Tobii 2 in terms of accuracy during the walking trials. Moreover, the results suggest that employing a chinrest in the case of head-mounted eye-trackers is counterproductive, as it necessitates larger eye eccentricities for target fixation, thereby compromising accuracy compared to not using a chinrest, which allows for head movement. Lastly, it was found that participants who reported higher workload demonstrated poorer eye-tracking accuracy. The current findings may be useful in the design of experiments that involve head-mounted eye-trackers.","container-title":"Behavior Research Methods","DOI":"10.3758/s13428-023-02173-7","ISSN":"1554-3528","issue":"5","journalAbbreviation":"Behav Res","language":"en","page":"4221-4238","source":"Springer Link","title":"Evaluating the Tobii Pro Glasses 2 and 3 in static and dynamic conditions","volume":"56","author":[{"family":"Onkhar","given":"V."},{"family":"Dodou","given":"D."},{"family":"Winter","given":"J. C. F.","non-dropping-particle":"de"}],"issued":{"date-parts":[["2024",8,1]]}}}],"schema":"https://github.com/citation-style-language/schema/raw/master/csl-citation.json"} </w:instrText>
      </w:r>
      <w:r>
        <w:rPr>
          <w:rFonts w:ascii="Times New Roman" w:eastAsia="Times New Roman" w:hAnsi="Times New Roman" w:cs="Times New Roman"/>
          <w:color w:val="000000" w:themeColor="text1"/>
          <w:sz w:val="24"/>
          <w:szCs w:val="24"/>
          <w:lang w:eastAsia="de-DE"/>
        </w:rPr>
        <w:fldChar w:fldCharType="separate"/>
      </w:r>
      <w:r w:rsidRPr="007B7C91">
        <w:rPr>
          <w:rFonts w:ascii="Times New Roman" w:hAnsi="Times New Roman" w:cs="Times New Roman"/>
          <w:sz w:val="24"/>
        </w:rPr>
        <w:t>Onkhar et al.</w:t>
      </w:r>
      <w:r w:rsidR="00760F0E">
        <w:rPr>
          <w:rFonts w:ascii="Times New Roman" w:hAnsi="Times New Roman" w:cs="Times New Roman"/>
          <w:sz w:val="24"/>
        </w:rPr>
        <w:t xml:space="preserve"> (</w:t>
      </w:r>
      <w:r w:rsidRPr="007B7C91">
        <w:rPr>
          <w:rFonts w:ascii="Times New Roman" w:hAnsi="Times New Roman" w:cs="Times New Roman"/>
          <w:sz w:val="24"/>
        </w:rPr>
        <w:t>2024)</w:t>
      </w:r>
      <w:r>
        <w:rPr>
          <w:rFonts w:ascii="Times New Roman" w:eastAsia="Times New Roman" w:hAnsi="Times New Roman" w:cs="Times New Roman"/>
          <w:color w:val="000000" w:themeColor="text1"/>
          <w:sz w:val="24"/>
          <w:szCs w:val="24"/>
          <w:lang w:eastAsia="de-DE"/>
        </w:rPr>
        <w:fldChar w:fldCharType="end"/>
      </w:r>
      <w:r w:rsidRPr="00EC65BD">
        <w:rPr>
          <w:rFonts w:ascii="Times New Roman" w:eastAsia="Times New Roman" w:hAnsi="Times New Roman" w:cs="Times New Roman"/>
          <w:color w:val="000000" w:themeColor="text1"/>
          <w:sz w:val="24"/>
          <w:szCs w:val="24"/>
          <w:lang w:eastAsia="de-DE"/>
        </w:rPr>
        <w:t xml:space="preserve"> for assessing calibration quality. </w:t>
      </w:r>
      <w:commentRangeStart w:id="9"/>
      <w:del w:id="10" w:author="Lotz, Christin" w:date="2025-01-23T11:37:00Z">
        <w:r w:rsidR="00EC65BD" w:rsidRPr="00EC65BD" w:rsidDel="00A44A61">
          <w:rPr>
            <w:rFonts w:ascii="Times New Roman" w:eastAsia="Times New Roman" w:hAnsi="Times New Roman" w:cs="Times New Roman"/>
            <w:color w:val="000000" w:themeColor="text1"/>
            <w:sz w:val="24"/>
            <w:szCs w:val="24"/>
            <w:lang w:eastAsia="de-DE"/>
          </w:rPr>
          <w:delText>Participants’ gaze was calibrated using a bullseye card that the participant held at arm’s length. A successful calibration was achieved when the participant’s gaze marker sufficiently overlapped with the bullseye for a specified period of time, based on criteria internally determined by the manufacturer’s software</w:delText>
        </w:r>
        <w:r w:rsidR="00D45ABB" w:rsidDel="00A44A61">
          <w:rPr>
            <w:rFonts w:ascii="Times New Roman" w:eastAsia="Times New Roman" w:hAnsi="Times New Roman" w:cs="Times New Roman"/>
            <w:color w:val="000000" w:themeColor="text1"/>
            <w:sz w:val="24"/>
            <w:szCs w:val="24"/>
            <w:lang w:eastAsia="de-DE"/>
          </w:rPr>
          <w:delText xml:space="preserve"> </w:delText>
        </w:r>
        <w:r w:rsidR="00290A3E" w:rsidDel="00A44A61">
          <w:rPr>
            <w:rFonts w:ascii="Times New Roman" w:eastAsia="Times New Roman" w:hAnsi="Times New Roman" w:cs="Times New Roman"/>
            <w:color w:val="000000" w:themeColor="text1"/>
            <w:sz w:val="24"/>
            <w:szCs w:val="24"/>
            <w:lang w:eastAsia="de-DE"/>
          </w:rPr>
          <w:fldChar w:fldCharType="begin"/>
        </w:r>
        <w:r w:rsidR="00290A3E" w:rsidDel="00A44A61">
          <w:rPr>
            <w:rFonts w:ascii="Times New Roman" w:eastAsia="Times New Roman" w:hAnsi="Times New Roman" w:cs="Times New Roman"/>
            <w:color w:val="000000" w:themeColor="text1"/>
            <w:sz w:val="24"/>
            <w:szCs w:val="24"/>
            <w:lang w:eastAsia="de-DE"/>
          </w:rPr>
          <w:delInstrText xml:space="preserve"> ADDIN ZOTERO_ITEM CSL_CITATION {"citationID":"QK2rnapE","properties":{"formattedCitation":"(Tobii AB, 2024)","plainCitation":"(Tobii AB, 2024)","noteIndex":0},"citationItems":[{"id":966,"uris":["http://zotero.org/groups/5349517/items/NEV3K4XP"],"itemData":{"id":966,"type":"webpage","title":"Tobii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delInstrText>
        </w:r>
        <w:r w:rsidR="00290A3E" w:rsidDel="00A44A61">
          <w:rPr>
            <w:rFonts w:ascii="Times New Roman" w:eastAsia="Times New Roman" w:hAnsi="Times New Roman" w:cs="Times New Roman"/>
            <w:color w:val="000000" w:themeColor="text1"/>
            <w:sz w:val="24"/>
            <w:szCs w:val="24"/>
            <w:lang w:eastAsia="de-DE"/>
          </w:rPr>
          <w:fldChar w:fldCharType="separate"/>
        </w:r>
        <w:r w:rsidR="00290A3E" w:rsidRPr="00290A3E" w:rsidDel="00A44A61">
          <w:rPr>
            <w:rFonts w:ascii="Times New Roman" w:hAnsi="Times New Roman" w:cs="Times New Roman"/>
            <w:sz w:val="24"/>
          </w:rPr>
          <w:delText>(Tobii AB, 2024)</w:delText>
        </w:r>
        <w:r w:rsidR="00290A3E" w:rsidDel="00A44A61">
          <w:rPr>
            <w:rFonts w:ascii="Times New Roman" w:eastAsia="Times New Roman" w:hAnsi="Times New Roman" w:cs="Times New Roman"/>
            <w:color w:val="000000" w:themeColor="text1"/>
            <w:sz w:val="24"/>
            <w:szCs w:val="24"/>
            <w:lang w:eastAsia="de-DE"/>
          </w:rPr>
          <w:fldChar w:fldCharType="end"/>
        </w:r>
        <w:r w:rsidR="00290A3E" w:rsidDel="00A44A61">
          <w:rPr>
            <w:rFonts w:ascii="Times New Roman" w:eastAsia="Times New Roman" w:hAnsi="Times New Roman" w:cs="Times New Roman"/>
            <w:color w:val="000000" w:themeColor="text1"/>
            <w:sz w:val="24"/>
            <w:szCs w:val="24"/>
            <w:lang w:eastAsia="de-DE"/>
          </w:rPr>
          <w:delText>.</w:delText>
        </w:r>
        <w:r w:rsidR="009B39B4" w:rsidDel="00A44A61">
          <w:rPr>
            <w:rFonts w:ascii="Times New Roman" w:eastAsia="Times New Roman" w:hAnsi="Times New Roman" w:cs="Times New Roman"/>
            <w:color w:val="000000" w:themeColor="text1"/>
            <w:sz w:val="24"/>
            <w:szCs w:val="24"/>
            <w:lang w:eastAsia="de-DE"/>
          </w:rPr>
          <w:delText xml:space="preserve"> </w:delText>
        </w:r>
        <w:r w:rsidR="00EC65BD" w:rsidRPr="00EC65BD" w:rsidDel="00A44A61">
          <w:rPr>
            <w:rFonts w:ascii="Times New Roman" w:eastAsia="Times New Roman" w:hAnsi="Times New Roman" w:cs="Times New Roman"/>
            <w:color w:val="000000" w:themeColor="text1"/>
            <w:sz w:val="24"/>
            <w:szCs w:val="24"/>
            <w:lang w:eastAsia="de-DE"/>
          </w:rPr>
          <w:delText>All participants achieved successful calibration, and no participants were excluded due to calibration failure.</w:delText>
        </w:r>
        <w:r w:rsidR="00EC65BD" w:rsidDel="00A44A61">
          <w:rPr>
            <w:rFonts w:ascii="Times New Roman" w:eastAsia="Times New Roman" w:hAnsi="Times New Roman" w:cs="Times New Roman"/>
            <w:color w:val="000000" w:themeColor="text1"/>
            <w:sz w:val="24"/>
            <w:szCs w:val="24"/>
            <w:lang w:eastAsia="de-DE"/>
          </w:rPr>
          <w:delText xml:space="preserve"> </w:delText>
        </w:r>
        <w:r w:rsidR="00EC65BD" w:rsidRPr="00EC65BD" w:rsidDel="00A44A61">
          <w:rPr>
            <w:rFonts w:ascii="Times New Roman" w:eastAsia="Times New Roman" w:hAnsi="Times New Roman" w:cs="Times New Roman"/>
            <w:color w:val="000000" w:themeColor="text1"/>
            <w:sz w:val="24"/>
            <w:szCs w:val="24"/>
            <w:lang w:eastAsia="de-DE"/>
          </w:rPr>
          <w:delText xml:space="preserve">The robustness of the calibration was further verified through a secondary nine-point calibration. During this step, participants were asked to read numbers from one to nine aloud and direct their gaze at specific fields corresponding to each number. </w:delText>
        </w:r>
        <w:r w:rsidR="00340AE8" w:rsidDel="00A44A61">
          <w:rPr>
            <w:rFonts w:ascii="Times New Roman" w:eastAsia="Times New Roman" w:hAnsi="Times New Roman" w:cs="Times New Roman"/>
            <w:color w:val="000000" w:themeColor="text1"/>
            <w:sz w:val="24"/>
            <w:szCs w:val="24"/>
            <w:lang w:eastAsia="de-DE"/>
          </w:rPr>
          <w:delText>The</w:delText>
        </w:r>
        <w:r w:rsidR="00EC65BD" w:rsidRPr="00EC65BD" w:rsidDel="00A44A61">
          <w:rPr>
            <w:rFonts w:ascii="Times New Roman" w:eastAsia="Times New Roman" w:hAnsi="Times New Roman" w:cs="Times New Roman"/>
            <w:color w:val="000000" w:themeColor="text1"/>
            <w:sz w:val="24"/>
            <w:szCs w:val="24"/>
            <w:lang w:eastAsia="de-DE"/>
          </w:rPr>
          <w:delText xml:space="preserve"> initial calibration and the verification were performed before and after each data collection session.</w:delText>
        </w:r>
      </w:del>
      <w:commentRangeEnd w:id="9"/>
      <w:r w:rsidR="00A44A61">
        <w:rPr>
          <w:rStyle w:val="Kommentarzeichen"/>
        </w:rPr>
        <w:commentReference w:id="9"/>
      </w:r>
    </w:p>
    <w:p w14:paraId="6ED51E6C" w14:textId="1098CC11" w:rsidR="00490A60" w:rsidRPr="003166C3" w:rsidRDefault="00490A60" w:rsidP="007C555E">
      <w:pPr>
        <w:pStyle w:val="berschrift2"/>
        <w:rPr>
          <w:rFonts w:ascii="Times New Roman" w:hAnsi="Times New Roman" w:cs="Times New Roman"/>
          <w:color w:val="000000" w:themeColor="text1"/>
          <w:sz w:val="24"/>
          <w:szCs w:val="24"/>
        </w:rPr>
      </w:pPr>
      <w:r w:rsidRPr="003166C3">
        <w:rPr>
          <w:rFonts w:ascii="Times New Roman" w:hAnsi="Times New Roman" w:cs="Times New Roman"/>
          <w:color w:val="000000" w:themeColor="text1"/>
          <w:sz w:val="24"/>
          <w:szCs w:val="24"/>
        </w:rPr>
        <w:t>Measures</w:t>
      </w:r>
    </w:p>
    <w:p w14:paraId="529EC086" w14:textId="7EFFA79E" w:rsidR="009341F6" w:rsidRPr="009341F6" w:rsidRDefault="00753189" w:rsidP="009341F6">
      <w:pPr>
        <w:ind w:firstLine="0"/>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lastRenderedPageBreak/>
        <w:t xml:space="preserve">Gaze Behavior </w:t>
      </w:r>
    </w:p>
    <w:p w14:paraId="13908FDE" w14:textId="77777777" w:rsidR="002240C9" w:rsidRPr="002240C9" w:rsidRDefault="002240C9" w:rsidP="002240C9">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Gaze behavior was analyzed using predefined Areas of Interest (AOIs; see Figure X) to examine how participants allocated their visual attention during the micro-teaching unit. Two types of AOIs were defined to structure the data meaningfully: global AOIs and event-based AOIs.</w:t>
      </w:r>
    </w:p>
    <w:p w14:paraId="2BEBF025" w14:textId="7AD69BC7" w:rsidR="002240C9" w:rsidRPr="002240C9" w:rsidRDefault="002240C9" w:rsidP="002240C9">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 xml:space="preserve">The global AOIs were used to assess gaze behavior over the entire video duration and included the following: the </w:t>
      </w:r>
      <w:r w:rsidR="00465D2C" w:rsidRPr="00465D2C">
        <w:rPr>
          <w:rFonts w:ascii="Times New Roman" w:eastAsia="Times New Roman" w:hAnsi="Times New Roman" w:cs="Times New Roman"/>
          <w:i/>
          <w:iCs/>
          <w:color w:val="000000" w:themeColor="text1"/>
          <w:sz w:val="24"/>
          <w:szCs w:val="24"/>
          <w:lang w:eastAsia="de-DE"/>
        </w:rPr>
        <w:t>S</w:t>
      </w:r>
      <w:r w:rsidRPr="002240C9">
        <w:rPr>
          <w:rFonts w:ascii="Times New Roman" w:eastAsia="Times New Roman" w:hAnsi="Times New Roman" w:cs="Times New Roman"/>
          <w:i/>
          <w:iCs/>
          <w:color w:val="000000" w:themeColor="text1"/>
          <w:sz w:val="24"/>
          <w:szCs w:val="24"/>
          <w:lang w:eastAsia="de-DE"/>
        </w:rPr>
        <w:t>tudents</w:t>
      </w:r>
      <w:r w:rsidRPr="002240C9">
        <w:rPr>
          <w:rFonts w:ascii="Times New Roman" w:eastAsia="Times New Roman" w:hAnsi="Times New Roman" w:cs="Times New Roman"/>
          <w:color w:val="000000" w:themeColor="text1"/>
          <w:sz w:val="24"/>
          <w:szCs w:val="24"/>
          <w:lang w:eastAsia="de-DE"/>
        </w:rPr>
        <w:t xml:space="preserve">, representing gaze points focused on the group of three students; </w:t>
      </w:r>
      <w:r w:rsidR="00465D2C" w:rsidRPr="00465D2C">
        <w:rPr>
          <w:rFonts w:ascii="Times New Roman" w:eastAsia="Times New Roman" w:hAnsi="Times New Roman" w:cs="Times New Roman"/>
          <w:i/>
          <w:iCs/>
          <w:color w:val="000000" w:themeColor="text1"/>
          <w:sz w:val="24"/>
          <w:szCs w:val="24"/>
          <w:lang w:eastAsia="de-DE"/>
        </w:rPr>
        <w:t>T</w:t>
      </w:r>
      <w:r w:rsidRPr="002240C9">
        <w:rPr>
          <w:rFonts w:ascii="Times New Roman" w:eastAsia="Times New Roman" w:hAnsi="Times New Roman" w:cs="Times New Roman"/>
          <w:i/>
          <w:iCs/>
          <w:color w:val="000000" w:themeColor="text1"/>
          <w:sz w:val="24"/>
          <w:szCs w:val="24"/>
          <w:lang w:eastAsia="de-DE"/>
        </w:rPr>
        <w:t xml:space="preserve">eacher </w:t>
      </w:r>
      <w:r w:rsidR="00465D2C" w:rsidRPr="00465D2C">
        <w:rPr>
          <w:rFonts w:ascii="Times New Roman" w:eastAsia="Times New Roman" w:hAnsi="Times New Roman" w:cs="Times New Roman"/>
          <w:i/>
          <w:iCs/>
          <w:color w:val="000000" w:themeColor="text1"/>
          <w:sz w:val="24"/>
          <w:szCs w:val="24"/>
          <w:lang w:eastAsia="de-DE"/>
        </w:rPr>
        <w:t>M</w:t>
      </w:r>
      <w:r w:rsidRPr="002240C9">
        <w:rPr>
          <w:rFonts w:ascii="Times New Roman" w:eastAsia="Times New Roman" w:hAnsi="Times New Roman" w:cs="Times New Roman"/>
          <w:i/>
          <w:iCs/>
          <w:color w:val="000000" w:themeColor="text1"/>
          <w:sz w:val="24"/>
          <w:szCs w:val="24"/>
          <w:lang w:eastAsia="de-DE"/>
        </w:rPr>
        <w:t>aterial</w:t>
      </w:r>
      <w:r w:rsidRPr="002240C9">
        <w:rPr>
          <w:rFonts w:ascii="Times New Roman" w:eastAsia="Times New Roman" w:hAnsi="Times New Roman" w:cs="Times New Roman"/>
          <w:color w:val="000000" w:themeColor="text1"/>
          <w:sz w:val="24"/>
          <w:szCs w:val="24"/>
          <w:lang w:eastAsia="de-DE"/>
        </w:rPr>
        <w:t xml:space="preserve">, capturing gaze points directed toward instructional materials such as the board, screen, or other teaching aids; </w:t>
      </w:r>
      <w:r w:rsidR="00465D2C" w:rsidRPr="00465D2C">
        <w:rPr>
          <w:rFonts w:ascii="Times New Roman" w:eastAsia="Times New Roman" w:hAnsi="Times New Roman" w:cs="Times New Roman"/>
          <w:i/>
          <w:iCs/>
          <w:color w:val="000000" w:themeColor="text1"/>
          <w:sz w:val="24"/>
          <w:szCs w:val="24"/>
          <w:lang w:eastAsia="de-DE"/>
        </w:rPr>
        <w:t>S</w:t>
      </w:r>
      <w:r w:rsidRPr="002240C9">
        <w:rPr>
          <w:rFonts w:ascii="Times New Roman" w:eastAsia="Times New Roman" w:hAnsi="Times New Roman" w:cs="Times New Roman"/>
          <w:i/>
          <w:iCs/>
          <w:color w:val="000000" w:themeColor="text1"/>
          <w:sz w:val="24"/>
          <w:szCs w:val="24"/>
          <w:lang w:eastAsia="de-DE"/>
        </w:rPr>
        <w:t xml:space="preserve">tudent </w:t>
      </w:r>
      <w:r w:rsidR="00465D2C" w:rsidRPr="00465D2C">
        <w:rPr>
          <w:rFonts w:ascii="Times New Roman" w:eastAsia="Times New Roman" w:hAnsi="Times New Roman" w:cs="Times New Roman"/>
          <w:i/>
          <w:iCs/>
          <w:color w:val="000000" w:themeColor="text1"/>
          <w:sz w:val="24"/>
          <w:szCs w:val="24"/>
          <w:lang w:eastAsia="de-DE"/>
        </w:rPr>
        <w:t>D</w:t>
      </w:r>
      <w:r w:rsidRPr="002240C9">
        <w:rPr>
          <w:rFonts w:ascii="Times New Roman" w:eastAsia="Times New Roman" w:hAnsi="Times New Roman" w:cs="Times New Roman"/>
          <w:i/>
          <w:iCs/>
          <w:color w:val="000000" w:themeColor="text1"/>
          <w:sz w:val="24"/>
          <w:szCs w:val="24"/>
          <w:lang w:eastAsia="de-DE"/>
        </w:rPr>
        <w:t>esks</w:t>
      </w:r>
      <w:r w:rsidRPr="002240C9">
        <w:rPr>
          <w:rFonts w:ascii="Times New Roman" w:eastAsia="Times New Roman" w:hAnsi="Times New Roman" w:cs="Times New Roman"/>
          <w:color w:val="000000" w:themeColor="text1"/>
          <w:sz w:val="24"/>
          <w:szCs w:val="24"/>
          <w:lang w:eastAsia="de-DE"/>
        </w:rPr>
        <w:t xml:space="preserve">, representing gaze points on elements related to students’ desks, including name tags and student materials; and </w:t>
      </w:r>
      <w:r w:rsidR="00465D2C" w:rsidRPr="00465D2C">
        <w:rPr>
          <w:rFonts w:ascii="Times New Roman" w:eastAsia="Times New Roman" w:hAnsi="Times New Roman" w:cs="Times New Roman"/>
          <w:i/>
          <w:iCs/>
          <w:color w:val="000000" w:themeColor="text1"/>
          <w:sz w:val="24"/>
          <w:szCs w:val="24"/>
          <w:lang w:eastAsia="de-DE"/>
        </w:rPr>
        <w:t>C</w:t>
      </w:r>
      <w:r w:rsidRPr="002240C9">
        <w:rPr>
          <w:rFonts w:ascii="Times New Roman" w:eastAsia="Times New Roman" w:hAnsi="Times New Roman" w:cs="Times New Roman"/>
          <w:i/>
          <w:iCs/>
          <w:color w:val="000000" w:themeColor="text1"/>
          <w:sz w:val="24"/>
          <w:szCs w:val="24"/>
          <w:lang w:eastAsia="de-DE"/>
        </w:rPr>
        <w:t>lassroom</w:t>
      </w:r>
      <w:r w:rsidR="00AB6E20" w:rsidRPr="00465D2C">
        <w:rPr>
          <w:rFonts w:ascii="Times New Roman" w:eastAsia="Times New Roman" w:hAnsi="Times New Roman" w:cs="Times New Roman"/>
          <w:i/>
          <w:iCs/>
          <w:color w:val="000000" w:themeColor="text1"/>
          <w:sz w:val="24"/>
          <w:szCs w:val="24"/>
          <w:lang w:eastAsia="de-DE"/>
        </w:rPr>
        <w:t>/</w:t>
      </w:r>
      <w:r w:rsidR="00465D2C" w:rsidRPr="00465D2C">
        <w:rPr>
          <w:rFonts w:ascii="Times New Roman" w:eastAsia="Times New Roman" w:hAnsi="Times New Roman" w:cs="Times New Roman"/>
          <w:i/>
          <w:iCs/>
          <w:color w:val="000000" w:themeColor="text1"/>
          <w:sz w:val="24"/>
          <w:szCs w:val="24"/>
          <w:lang w:eastAsia="de-DE"/>
        </w:rPr>
        <w:t>O</w:t>
      </w:r>
      <w:r w:rsidRPr="002240C9">
        <w:rPr>
          <w:rFonts w:ascii="Times New Roman" w:eastAsia="Times New Roman" w:hAnsi="Times New Roman" w:cs="Times New Roman"/>
          <w:i/>
          <w:iCs/>
          <w:color w:val="000000" w:themeColor="text1"/>
          <w:sz w:val="24"/>
          <w:szCs w:val="24"/>
          <w:lang w:eastAsia="de-DE"/>
        </w:rPr>
        <w:t>thers</w:t>
      </w:r>
      <w:r w:rsidRPr="002240C9">
        <w:rPr>
          <w:rFonts w:ascii="Times New Roman" w:eastAsia="Times New Roman" w:hAnsi="Times New Roman" w:cs="Times New Roman"/>
          <w:color w:val="000000" w:themeColor="text1"/>
          <w:sz w:val="24"/>
          <w:szCs w:val="24"/>
          <w:lang w:eastAsia="de-DE"/>
        </w:rPr>
        <w:t>, which encompassed gaze points directed toward other areas of the classroom that were not associated with the students or teacher.</w:t>
      </w:r>
    </w:p>
    <w:p w14:paraId="156893A3" w14:textId="319AFCB5" w:rsidR="002240C9" w:rsidRPr="002240C9" w:rsidRDefault="002240C9" w:rsidP="002240C9">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 xml:space="preserve">In contrast, </w:t>
      </w:r>
      <w:r w:rsidR="00F15DF5">
        <w:rPr>
          <w:rFonts w:ascii="Times New Roman" w:eastAsia="Times New Roman" w:hAnsi="Times New Roman" w:cs="Times New Roman"/>
          <w:color w:val="000000" w:themeColor="text1"/>
          <w:sz w:val="24"/>
          <w:szCs w:val="24"/>
          <w:lang w:eastAsia="de-DE"/>
        </w:rPr>
        <w:t xml:space="preserve">the </w:t>
      </w:r>
      <w:commentRangeStart w:id="11"/>
      <w:r w:rsidRPr="002240C9">
        <w:rPr>
          <w:rFonts w:ascii="Times New Roman" w:eastAsia="Times New Roman" w:hAnsi="Times New Roman" w:cs="Times New Roman"/>
          <w:color w:val="000000" w:themeColor="text1"/>
          <w:sz w:val="24"/>
          <w:szCs w:val="24"/>
          <w:lang w:eastAsia="de-DE"/>
        </w:rPr>
        <w:t xml:space="preserve">event-based AOI </w:t>
      </w:r>
      <w:commentRangeEnd w:id="11"/>
      <w:r w:rsidR="00C767BB">
        <w:rPr>
          <w:rStyle w:val="Kommentarzeichen"/>
        </w:rPr>
        <w:commentReference w:id="11"/>
      </w:r>
      <w:r w:rsidRPr="002240C9">
        <w:rPr>
          <w:rFonts w:ascii="Times New Roman" w:eastAsia="Times New Roman" w:hAnsi="Times New Roman" w:cs="Times New Roman"/>
          <w:color w:val="000000" w:themeColor="text1"/>
          <w:sz w:val="24"/>
          <w:szCs w:val="24"/>
          <w:lang w:eastAsia="de-DE"/>
        </w:rPr>
        <w:t xml:space="preserve">focused on specific classroom events, such as disruptions caused by students. The AOI labeled </w:t>
      </w:r>
      <w:r w:rsidR="00465D2C" w:rsidRPr="00465D2C">
        <w:rPr>
          <w:rFonts w:ascii="Times New Roman" w:eastAsia="Times New Roman" w:hAnsi="Times New Roman" w:cs="Times New Roman"/>
          <w:i/>
          <w:iCs/>
          <w:color w:val="000000" w:themeColor="text1"/>
          <w:sz w:val="24"/>
          <w:szCs w:val="24"/>
          <w:lang w:eastAsia="de-DE"/>
        </w:rPr>
        <w:t>D</w:t>
      </w:r>
      <w:r w:rsidRPr="002240C9">
        <w:rPr>
          <w:rFonts w:ascii="Times New Roman" w:eastAsia="Times New Roman" w:hAnsi="Times New Roman" w:cs="Times New Roman"/>
          <w:i/>
          <w:iCs/>
          <w:color w:val="000000" w:themeColor="text1"/>
          <w:sz w:val="24"/>
          <w:szCs w:val="24"/>
          <w:lang w:eastAsia="de-DE"/>
        </w:rPr>
        <w:t xml:space="preserve">isruptive </w:t>
      </w:r>
      <w:r w:rsidR="00465D2C" w:rsidRPr="00465D2C">
        <w:rPr>
          <w:rFonts w:ascii="Times New Roman" w:eastAsia="Times New Roman" w:hAnsi="Times New Roman" w:cs="Times New Roman"/>
          <w:i/>
          <w:iCs/>
          <w:color w:val="000000" w:themeColor="text1"/>
          <w:sz w:val="24"/>
          <w:szCs w:val="24"/>
          <w:lang w:eastAsia="de-DE"/>
        </w:rPr>
        <w:t>P</w:t>
      </w:r>
      <w:r w:rsidRPr="002240C9">
        <w:rPr>
          <w:rFonts w:ascii="Times New Roman" w:eastAsia="Times New Roman" w:hAnsi="Times New Roman" w:cs="Times New Roman"/>
          <w:i/>
          <w:iCs/>
          <w:color w:val="000000" w:themeColor="text1"/>
          <w:sz w:val="24"/>
          <w:szCs w:val="24"/>
          <w:lang w:eastAsia="de-DE"/>
        </w:rPr>
        <w:t>erson</w:t>
      </w:r>
      <w:r w:rsidRPr="002240C9">
        <w:rPr>
          <w:rFonts w:ascii="Times New Roman" w:eastAsia="Times New Roman" w:hAnsi="Times New Roman" w:cs="Times New Roman"/>
          <w:color w:val="000000" w:themeColor="text1"/>
          <w:sz w:val="24"/>
          <w:szCs w:val="24"/>
          <w:lang w:eastAsia="de-DE"/>
        </w:rPr>
        <w:t xml:space="preserve"> captured gaze behavior directed toward students </w:t>
      </w:r>
      <w:r w:rsidR="00C767BB">
        <w:rPr>
          <w:rFonts w:ascii="Times New Roman" w:eastAsia="Times New Roman" w:hAnsi="Times New Roman" w:cs="Times New Roman"/>
          <w:color w:val="000000" w:themeColor="text1"/>
          <w:sz w:val="24"/>
          <w:szCs w:val="24"/>
          <w:lang w:eastAsia="de-DE"/>
        </w:rPr>
        <w:t xml:space="preserve">performing the classroom </w:t>
      </w:r>
      <w:r w:rsidR="00C3268F">
        <w:rPr>
          <w:rFonts w:ascii="Times New Roman" w:eastAsia="Times New Roman" w:hAnsi="Times New Roman" w:cs="Times New Roman"/>
          <w:color w:val="000000" w:themeColor="text1"/>
          <w:sz w:val="24"/>
          <w:szCs w:val="24"/>
          <w:lang w:eastAsia="de-DE"/>
        </w:rPr>
        <w:t>disruptions</w:t>
      </w:r>
      <w:r w:rsidR="00C767BB">
        <w:rPr>
          <w:rFonts w:ascii="Times New Roman" w:eastAsia="Times New Roman" w:hAnsi="Times New Roman" w:cs="Times New Roman"/>
          <w:color w:val="000000" w:themeColor="text1"/>
          <w:sz w:val="24"/>
          <w:szCs w:val="24"/>
          <w:lang w:eastAsia="de-DE"/>
        </w:rPr>
        <w:t>.</w:t>
      </w:r>
      <w:r w:rsidRPr="002240C9">
        <w:rPr>
          <w:rFonts w:ascii="Times New Roman" w:eastAsia="Times New Roman" w:hAnsi="Times New Roman" w:cs="Times New Roman"/>
          <w:color w:val="000000" w:themeColor="text1"/>
          <w:sz w:val="24"/>
          <w:szCs w:val="24"/>
          <w:lang w:eastAsia="de-DE"/>
        </w:rPr>
        <w:t xml:space="preserve"> </w:t>
      </w:r>
    </w:p>
    <w:p w14:paraId="79D76A8B" w14:textId="34971ABD" w:rsidR="00E11E92" w:rsidRPr="00B719B9" w:rsidRDefault="003E4E08" w:rsidP="00B719B9">
      <w:pPr>
        <w:pStyle w:val="berschrift4"/>
        <w:rPr>
          <w:rFonts w:ascii="Times New Roman" w:hAnsi="Times New Roman" w:cs="Times New Roman"/>
          <w:sz w:val="24"/>
          <w:szCs w:val="24"/>
        </w:rPr>
      </w:pPr>
      <w:r w:rsidRPr="00753189">
        <w:rPr>
          <w:rFonts w:ascii="Times New Roman" w:hAnsi="Times New Roman" w:cs="Times New Roman"/>
          <w:sz w:val="24"/>
          <w:szCs w:val="24"/>
        </w:rPr>
        <w:t>Global Monitoring Gaze Behavior</w:t>
      </w:r>
      <w:r w:rsidR="00E11E92">
        <w:rPr>
          <w:rFonts w:ascii="Times New Roman" w:hAnsi="Times New Roman" w:cs="Times New Roman"/>
          <w:sz w:val="24"/>
          <w:szCs w:val="24"/>
        </w:rPr>
        <w:t>.</w:t>
      </w:r>
    </w:p>
    <w:p w14:paraId="1A995958" w14:textId="43553F2B" w:rsidR="00D41042" w:rsidRPr="00D41042" w:rsidRDefault="00D41042" w:rsidP="00D41042">
      <w:pPr>
        <w:spacing w:before="120"/>
        <w:rPr>
          <w:rFonts w:ascii="Times New Roman" w:eastAsia="Times New Roman" w:hAnsi="Times New Roman" w:cs="Times New Roman"/>
          <w:sz w:val="24"/>
          <w:szCs w:val="24"/>
          <w:lang w:eastAsia="de-DE"/>
        </w:rPr>
      </w:pPr>
      <w:r w:rsidRPr="00D41042">
        <w:rPr>
          <w:rFonts w:ascii="Times New Roman" w:eastAsia="Times New Roman" w:hAnsi="Times New Roman" w:cs="Times New Roman"/>
          <w:sz w:val="24"/>
          <w:szCs w:val="24"/>
          <w:lang w:eastAsia="de-DE"/>
        </w:rPr>
        <w:t xml:space="preserve">The global gaze monitoring behavior was assessed using three key eye-tracking metrics, recognized for their robustness and sensitivity to expertise in prior research </w:t>
      </w:r>
      <w:r w:rsidRPr="00D41042">
        <w:rPr>
          <w:rFonts w:ascii="Times New Roman" w:eastAsia="Times New Roman" w:hAnsi="Times New Roman" w:cs="Times New Roman"/>
          <w:sz w:val="24"/>
          <w:szCs w:val="24"/>
          <w:lang w:eastAsia="de-DE"/>
        </w:rPr>
        <w:fldChar w:fldCharType="begin"/>
      </w:r>
      <w:r w:rsidR="00540A1D">
        <w:rPr>
          <w:rFonts w:ascii="Times New Roman" w:eastAsia="Times New Roman" w:hAnsi="Times New Roman" w:cs="Times New Roman"/>
          <w:sz w:val="24"/>
          <w:szCs w:val="24"/>
          <w:lang w:eastAsia="de-DE"/>
        </w:rPr>
        <w:instrText xml:space="preserve"> ADDIN ZOTERO_ITEM CSL_CITATION {"citationID":"pyfjy8GY","properties":{"formattedCitation":"(Grub, Ann-Sophie et al., 2020)","plainCitation":"(Grub, Ann-Sophie et al., 2020)","dontUpdate":true,"noteIndex":0},"citationItems":[{"id":927,"uris":["http://zotero.org/groups/5349517/items/NE34ZK5B"],"itemData":{"id":927,"type":"article-journal","abstract":"Effektive Klassenführung wird als grundlegender Bestandteil professioneller Kompetenz von Lehrkräften angesehen. Für eine proaktive Steuerung des Unterrichtsgeschehens ist das frühzeitige Erkennen von potentiellen Störungen von großer Bedeutung. Professionelle Wahrnehmung gilt als Bindeglied zwischen Wissen und Handeln der Lehrkraft und kann in die Aspekte Noticing und Reasoning unterteilt werden. Bisherige Arbeiten nutzten häufig subjektive Testverfahren (z. B. Interviews auf Basis von Videostimuli) zur Erfassung des Reasoning-Prozesses. Nur wenige Studien fokussieren auf den basaleren Prozess des Noticing. Aus der Expertiseforschung in unterschiedlichen Domänen, die prozessbasierte Methoden wie Eye-Tracking nutzen, ist bekannt, dass sich Novizen und Experten systematisch in der Erkennung potentieller Störsituationen unterscheiden. Das systematische Review gibt einen Überblick über die Arbeiten, die mit Eye-Tracking-Verfahren den Noticing-Prozess im Bereich der Klassenführung erfasst haben. Dafür wurde eine Literaturrecherche für den Zeitraum von 1999 bis 2019 durchgeführt. Insgesamt konnten 12 Studien identifiziert werden. Es zeigen sich stabile Unterschiede zwischen Experten und Novizen bei den meisten untersuchten Parametern. Sowohl die verwendeten Parameter als auch weitere mögliche Einflussfaktoren auf den Noticing-Prozess werden im Review diskutiert. (DIPF/Orig.)","DOI":"10.25656/01:21187","language":"en","license":"Deutsches Urheberrecht","note":"publisher: Waxmann","source":"DOI.org (Datacite)","title":"Process-based measurement of professional vision of (prospective) teachers in the field of classroom management. A systematic review","URL":"https://www.pedocs.de/frontdoor.php?source_opus=21187","author":[{"family":"Grub","given":"Ann-Sophie"},{"family":"Biermann","given":"Antje"},{"family":"Brünken","given":"Roland"}],"accessed":{"date-parts":[["2025",1,14]]},"issued":{"date-parts":[["2020",12,16]]}}}],"schema":"https://github.com/citation-style-language/schema/raw/master/csl-citation.json"} </w:instrText>
      </w:r>
      <w:r w:rsidRPr="00D41042">
        <w:rPr>
          <w:rFonts w:ascii="Times New Roman" w:eastAsia="Times New Roman" w:hAnsi="Times New Roman" w:cs="Times New Roman"/>
          <w:sz w:val="24"/>
          <w:szCs w:val="24"/>
          <w:lang w:eastAsia="de-DE"/>
        </w:rPr>
        <w:fldChar w:fldCharType="separate"/>
      </w:r>
      <w:r w:rsidRPr="00D41042">
        <w:rPr>
          <w:rFonts w:ascii="Times New Roman" w:eastAsia="Times New Roman" w:hAnsi="Times New Roman" w:cs="Times New Roman"/>
          <w:sz w:val="24"/>
          <w:szCs w:val="24"/>
          <w:lang w:eastAsia="de-DE"/>
        </w:rPr>
        <w:t>(Grub et al., 2020)</w:t>
      </w:r>
      <w:r w:rsidRPr="00D41042">
        <w:rPr>
          <w:rFonts w:ascii="Times New Roman" w:eastAsia="Times New Roman" w:hAnsi="Times New Roman" w:cs="Times New Roman"/>
          <w:sz w:val="24"/>
          <w:szCs w:val="24"/>
          <w:lang w:eastAsia="de-DE"/>
        </w:rPr>
        <w:fldChar w:fldCharType="end"/>
      </w:r>
      <w:r w:rsidRPr="00D41042">
        <w:rPr>
          <w:rFonts w:ascii="Times New Roman" w:eastAsia="Times New Roman" w:hAnsi="Times New Roman" w:cs="Times New Roman"/>
          <w:sz w:val="24"/>
          <w:szCs w:val="24"/>
          <w:lang w:eastAsia="de-DE"/>
        </w:rPr>
        <w:t>. These metrics comprised fixation number, average fixation duration, and the Gaze Relational Index (GRI</w:t>
      </w:r>
      <w:r w:rsidR="00243366">
        <w:rPr>
          <w:rFonts w:ascii="Times New Roman" w:eastAsia="Times New Roman" w:hAnsi="Times New Roman" w:cs="Times New Roman"/>
          <w:sz w:val="24"/>
          <w:szCs w:val="24"/>
          <w:lang w:eastAsia="de-DE"/>
        </w:rPr>
        <w:t xml:space="preserve">) as the ratio of these two measures </w:t>
      </w:r>
      <w:r w:rsidR="00243366">
        <w:rPr>
          <w:rFonts w:ascii="Times New Roman" w:eastAsia="Times New Roman" w:hAnsi="Times New Roman" w:cs="Times New Roman"/>
          <w:sz w:val="24"/>
          <w:szCs w:val="24"/>
          <w:lang w:eastAsia="de-DE"/>
        </w:rPr>
        <w:fldChar w:fldCharType="begin"/>
      </w:r>
      <w:r w:rsidR="00243366">
        <w:rPr>
          <w:rFonts w:ascii="Times New Roman" w:eastAsia="Times New Roman" w:hAnsi="Times New Roman" w:cs="Times New Roman"/>
          <w:sz w:val="24"/>
          <w:szCs w:val="24"/>
          <w:lang w:eastAsia="de-DE"/>
        </w:rPr>
        <w:instrText xml:space="preserve"> ADDIN ZOTERO_ITEM CSL_CITATION {"citationID":"vxbypOZv","properties":{"formattedCitation":"(Gegenfurtner et al., 2020)","plainCitation":"(Gegenfurtner et al., 2020)","noteIndex":0},"citationItems":[{"id":929,"uris":["http://zotero.org/groups/5349517/items/8HNUAV3F"],"itemData":{"id":929,"type":"article-journal","abstract":"Eye tracking is a powerful technique that helps reveal how people process visual information. This paper discusses a novel metric for indicating expertise in visual information processing. Named the Gaze Relational Index (GRI), this metric is defined as the ratio of mean fixation duration to fixation count. Data from two eye-tracking studies of professional vision and visual expertise in using 3D dynamic medical visualizations are presented as cases to illustrate the suitability and additional benefits of the GRI. Calculated values of the GRI were higher for novices than for experts, and higher in nonrepresentative, semi-familiar / unfamiliar task conditions than in domain-representative familiar tasks. These differences in GRI suggest that, compared to novices, experts engaged in more knowledge-driven, top-down processing that was characterized by quick, exploratory visual search. We discuss future research aiming to replicate the GRI in professional domains with complex visual stimuli and to identify the moderating role of cognitive ability on GRI estimates.","language":"en","source":"Zotero","title":"The Gaze Relational Index as a Measure of Visual Expertise","volume":"3","author":[{"family":"Gegenfurtner","given":"Andreas"},{"family":"Boucheix","given":"Jean-Michel"},{"family":"Gruber","given":"Hans"},{"family":"Lehtinen","given":"Erno"},{"family":"Lowe","given":"Richard K"}],"issued":{"date-parts":[["2020"]]}}}],"schema":"https://github.com/citation-style-language/schema/raw/master/csl-citation.json"} </w:instrText>
      </w:r>
      <w:r w:rsidR="00243366">
        <w:rPr>
          <w:rFonts w:ascii="Times New Roman" w:eastAsia="Times New Roman" w:hAnsi="Times New Roman" w:cs="Times New Roman"/>
          <w:sz w:val="24"/>
          <w:szCs w:val="24"/>
          <w:lang w:eastAsia="de-DE"/>
        </w:rPr>
        <w:fldChar w:fldCharType="separate"/>
      </w:r>
      <w:r w:rsidR="00243366" w:rsidRPr="00243366">
        <w:rPr>
          <w:rFonts w:ascii="Times New Roman" w:hAnsi="Times New Roman" w:cs="Times New Roman"/>
          <w:sz w:val="24"/>
        </w:rPr>
        <w:t>(Gegenfurtner et al., 2020)</w:t>
      </w:r>
      <w:r w:rsidR="00243366">
        <w:rPr>
          <w:rFonts w:ascii="Times New Roman" w:eastAsia="Times New Roman" w:hAnsi="Times New Roman" w:cs="Times New Roman"/>
          <w:sz w:val="24"/>
          <w:szCs w:val="24"/>
          <w:lang w:eastAsia="de-DE"/>
        </w:rPr>
        <w:fldChar w:fldCharType="end"/>
      </w:r>
      <w:r w:rsidRPr="00D41042">
        <w:rPr>
          <w:rFonts w:ascii="Times New Roman" w:eastAsia="Times New Roman" w:hAnsi="Times New Roman" w:cs="Times New Roman"/>
          <w:sz w:val="24"/>
          <w:szCs w:val="24"/>
          <w:lang w:eastAsia="de-DE"/>
        </w:rPr>
        <w:t xml:space="preserve">. </w:t>
      </w:r>
    </w:p>
    <w:p w14:paraId="25C52EA0" w14:textId="1B9BD7F9" w:rsidR="00540A1D" w:rsidRDefault="00743146" w:rsidP="00D41042">
      <w:pPr>
        <w:spacing w:before="120"/>
        <w:rPr>
          <w:rFonts w:ascii="Times New Roman" w:eastAsia="Times New Roman" w:hAnsi="Times New Roman" w:cs="Times New Roman"/>
          <w:sz w:val="24"/>
          <w:szCs w:val="24"/>
          <w:lang w:eastAsia="de-DE"/>
        </w:rPr>
      </w:pPr>
      <w:commentRangeStart w:id="12"/>
      <w:commentRangeStart w:id="13"/>
      <w:r>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fixation number</w:t>
      </w:r>
      <w:r w:rsidR="00DA6120">
        <w:rPr>
          <w:rFonts w:ascii="Times New Roman" w:eastAsia="Times New Roman" w:hAnsi="Times New Roman" w:cs="Times New Roman"/>
          <w:b/>
          <w:bCs/>
          <w:sz w:val="24"/>
          <w:szCs w:val="24"/>
          <w:lang w:eastAsia="de-DE"/>
        </w:rPr>
        <w:t xml:space="preserve"> </w:t>
      </w:r>
      <w:r w:rsidRPr="00743146">
        <w:rPr>
          <w:rFonts w:ascii="Times New Roman" w:eastAsia="Times New Roman" w:hAnsi="Times New Roman" w:cs="Times New Roman"/>
          <w:sz w:val="24"/>
          <w:szCs w:val="24"/>
          <w:lang w:eastAsia="de-DE"/>
        </w:rPr>
        <w:t xml:space="preserve">was calculated as the total number of fixations recorded during the session, standardized as fixations per minute to account for varying session durations. </w:t>
      </w:r>
      <w:commentRangeEnd w:id="12"/>
      <w:r w:rsidR="00C336B9">
        <w:rPr>
          <w:rStyle w:val="Kommentarzeichen"/>
        </w:rPr>
        <w:lastRenderedPageBreak/>
        <w:commentReference w:id="12"/>
      </w:r>
      <w:commentRangeEnd w:id="13"/>
      <w:r w:rsidR="00DA6120">
        <w:rPr>
          <w:rStyle w:val="Kommentarzeichen"/>
        </w:rPr>
        <w:commentReference w:id="13"/>
      </w:r>
      <w:r w:rsidRPr="00743146">
        <w:rPr>
          <w:rFonts w:ascii="Times New Roman" w:eastAsia="Times New Roman" w:hAnsi="Times New Roman" w:cs="Times New Roman"/>
          <w:sz w:val="24"/>
          <w:szCs w:val="24"/>
          <w:lang w:eastAsia="de-DE"/>
        </w:rPr>
        <w:t>Specifically, the total fixation count was summed across all global AOIs, including students, teacher material, student desks, and other classroom areas. This sum was then divided by the session duration in minutes to yield the fixation number per minute</w:t>
      </w:r>
      <w:r w:rsidR="00B331ED">
        <w:rPr>
          <w:rFonts w:ascii="Times New Roman" w:eastAsia="Times New Roman" w:hAnsi="Times New Roman" w:cs="Times New Roman"/>
          <w:sz w:val="24"/>
          <w:szCs w:val="24"/>
          <w:lang w:eastAsia="de-DE"/>
        </w:rPr>
        <w:t xml:space="preserve"> </w:t>
      </w:r>
      <w:r w:rsidR="00B331ED" w:rsidRPr="00B331ED">
        <w:rPr>
          <w:rFonts w:ascii="Times New Roman" w:eastAsia="Times New Roman" w:hAnsi="Times New Roman" w:cs="Times New Roman"/>
          <w:sz w:val="24"/>
          <w:szCs w:val="24"/>
          <w:lang w:eastAsia="de-DE"/>
        </w:rPr>
        <w:t>for each person</w:t>
      </w:r>
      <w:r w:rsidR="008916F5">
        <w:rPr>
          <w:rFonts w:ascii="Times New Roman" w:eastAsia="Times New Roman" w:hAnsi="Times New Roman" w:cs="Times New Roman"/>
          <w:sz w:val="24"/>
          <w:szCs w:val="24"/>
          <w:lang w:eastAsia="de-DE"/>
        </w:rPr>
        <w:t xml:space="preserve"> and was then summarized for both groups (experienced and inexperienced </w:t>
      </w:r>
      <w:r w:rsidR="00D07092">
        <w:rPr>
          <w:rFonts w:ascii="Times New Roman" w:eastAsia="Times New Roman" w:hAnsi="Times New Roman" w:cs="Times New Roman"/>
          <w:sz w:val="24"/>
          <w:szCs w:val="24"/>
          <w:lang w:eastAsia="de-DE"/>
        </w:rPr>
        <w:t>teachers)</w:t>
      </w:r>
      <w:r>
        <w:rPr>
          <w:rFonts w:ascii="Times New Roman" w:eastAsia="Times New Roman" w:hAnsi="Times New Roman" w:cs="Times New Roman"/>
          <w:sz w:val="24"/>
          <w:szCs w:val="24"/>
          <w:lang w:eastAsia="de-DE"/>
        </w:rPr>
        <w:t>.</w:t>
      </w:r>
      <w:r w:rsidR="009C4E41">
        <w:rPr>
          <w:rFonts w:ascii="Times New Roman" w:eastAsia="Times New Roman" w:hAnsi="Times New Roman" w:cs="Times New Roman"/>
          <w:sz w:val="24"/>
          <w:szCs w:val="24"/>
          <w:lang w:eastAsia="de-DE"/>
        </w:rPr>
        <w:t xml:space="preserve"> </w:t>
      </w:r>
    </w:p>
    <w:p w14:paraId="5BDB66E5" w14:textId="77777777" w:rsidR="003712F4" w:rsidRDefault="00517272" w:rsidP="00167027">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average fixation duration</w:t>
      </w:r>
      <w:r w:rsidRPr="00517272">
        <w:rPr>
          <w:rFonts w:ascii="Times New Roman" w:eastAsia="Times New Roman" w:hAnsi="Times New Roman" w:cs="Times New Roman"/>
          <w:sz w:val="24"/>
          <w:szCs w:val="24"/>
          <w:lang w:eastAsia="de-DE"/>
        </w:rPr>
        <w:t xml:space="preserve"> was calculated to determine the mean time participants spent focusing on individual elements. This was computed by dividing the total duration of all fixations, measured in milliseconds, by the total number of fixations recorded during the session</w:t>
      </w:r>
      <w:r>
        <w:rPr>
          <w:rFonts w:ascii="Times New Roman" w:eastAsia="Times New Roman" w:hAnsi="Times New Roman" w:cs="Times New Roman"/>
          <w:sz w:val="24"/>
          <w:szCs w:val="24"/>
          <w:lang w:eastAsia="de-DE"/>
        </w:rPr>
        <w:t xml:space="preserve">. </w:t>
      </w:r>
      <w:r w:rsidRPr="00517272">
        <w:rPr>
          <w:rFonts w:ascii="Times New Roman" w:eastAsia="Times New Roman" w:hAnsi="Times New Roman" w:cs="Times New Roman"/>
          <w:sz w:val="24"/>
          <w:szCs w:val="24"/>
          <w:lang w:eastAsia="de-DE"/>
        </w:rPr>
        <w:t>Fixation data for these calculations were aggregated across all global AOIs, offering a comprehensive overview of participants’ monitoring behavior throughout the micro-teaching unit</w:t>
      </w:r>
      <w:r w:rsidR="009877E4">
        <w:rPr>
          <w:rFonts w:ascii="Times New Roman" w:eastAsia="Times New Roman" w:hAnsi="Times New Roman" w:cs="Times New Roman"/>
          <w:sz w:val="24"/>
          <w:szCs w:val="24"/>
          <w:lang w:eastAsia="de-DE"/>
        </w:rPr>
        <w:t xml:space="preserve"> </w:t>
      </w:r>
      <w:r w:rsidR="009877E4" w:rsidRPr="009877E4">
        <w:rPr>
          <w:rFonts w:ascii="Times New Roman" w:eastAsia="Times New Roman" w:hAnsi="Times New Roman" w:cs="Times New Roman"/>
          <w:sz w:val="24"/>
          <w:szCs w:val="24"/>
          <w:lang w:eastAsia="de-DE"/>
        </w:rPr>
        <w:t>for each person</w:t>
      </w:r>
      <w:r w:rsidRPr="00517272">
        <w:rPr>
          <w:rFonts w:ascii="Times New Roman" w:eastAsia="Times New Roman" w:hAnsi="Times New Roman" w:cs="Times New Roman"/>
          <w:sz w:val="24"/>
          <w:szCs w:val="24"/>
          <w:lang w:eastAsia="de-DE"/>
        </w:rPr>
        <w:t>.</w:t>
      </w:r>
      <w:r w:rsidR="009D652B">
        <w:rPr>
          <w:rFonts w:ascii="Times New Roman" w:eastAsia="Times New Roman" w:hAnsi="Times New Roman" w:cs="Times New Roman"/>
          <w:sz w:val="24"/>
          <w:szCs w:val="24"/>
          <w:lang w:eastAsia="de-DE"/>
        </w:rPr>
        <w:t xml:space="preserve"> </w:t>
      </w:r>
    </w:p>
    <w:p w14:paraId="652D6B3C" w14:textId="1DA19B9C" w:rsidR="00167027" w:rsidRPr="00167027" w:rsidRDefault="00167027" w:rsidP="00167027">
      <w:pPr>
        <w:spacing w:before="120"/>
        <w:rPr>
          <w:rFonts w:ascii="Times New Roman" w:eastAsia="Times New Roman" w:hAnsi="Times New Roman" w:cs="Times New Roman"/>
          <w:sz w:val="24"/>
          <w:szCs w:val="24"/>
          <w:lang w:eastAsia="de-DE"/>
        </w:rPr>
      </w:pPr>
      <w:r w:rsidRPr="00167027">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GRI</w:t>
      </w:r>
      <w:r w:rsidRPr="00167027">
        <w:rPr>
          <w:rFonts w:ascii="Times New Roman" w:eastAsia="Times New Roman" w:hAnsi="Times New Roman" w:cs="Times New Roman"/>
          <w:sz w:val="24"/>
          <w:szCs w:val="24"/>
          <w:lang w:eastAsia="de-DE"/>
        </w:rPr>
        <w:t xml:space="preserve"> was calculated as a composite metric to evaluate the efficiency of participants’ scanning behavior during the micro-teaching unit. The GRI was derived by dividing the average fixation duration (in milliseconds) by the fixation </w:t>
      </w:r>
      <w:r w:rsidR="0064101C">
        <w:rPr>
          <w:rFonts w:ascii="Times New Roman" w:eastAsia="Times New Roman" w:hAnsi="Times New Roman" w:cs="Times New Roman"/>
          <w:sz w:val="24"/>
          <w:szCs w:val="24"/>
          <w:lang w:eastAsia="de-DE"/>
        </w:rPr>
        <w:t>number</w:t>
      </w:r>
      <w:r w:rsidRPr="00167027">
        <w:rPr>
          <w:rFonts w:ascii="Times New Roman" w:eastAsia="Times New Roman" w:hAnsi="Times New Roman" w:cs="Times New Roman"/>
          <w:sz w:val="24"/>
          <w:szCs w:val="24"/>
          <w:lang w:eastAsia="de-DE"/>
        </w:rPr>
        <w:t xml:space="preserve"> per minute.</w:t>
      </w:r>
      <w:r w:rsidR="0064101C">
        <w:rPr>
          <w:rFonts w:ascii="Times New Roman" w:eastAsia="Times New Roman" w:hAnsi="Times New Roman" w:cs="Times New Roman"/>
          <w:sz w:val="24"/>
          <w:szCs w:val="24"/>
          <w:lang w:eastAsia="de-DE"/>
        </w:rPr>
        <w:t xml:space="preserve"> </w:t>
      </w:r>
      <w:commentRangeStart w:id="14"/>
      <w:commentRangeStart w:id="15"/>
      <w:r w:rsidR="0064101C" w:rsidRPr="0064101C">
        <w:rPr>
          <w:rFonts w:ascii="Times New Roman" w:eastAsia="Times New Roman" w:hAnsi="Times New Roman" w:cs="Times New Roman"/>
          <w:sz w:val="24"/>
          <w:szCs w:val="24"/>
          <w:lang w:eastAsia="de-DE"/>
        </w:rPr>
        <w:t>This index provided a standardized measure of visual scanning efficiency, with smaller GRI values indicating a combination of shorter fixation durations and higher fixation frequencies, which is typically associated with more dynamic and efficient scanning behavior</w:t>
      </w:r>
      <w:r w:rsidR="002F6753">
        <w:rPr>
          <w:rFonts w:ascii="Times New Roman" w:eastAsia="Times New Roman" w:hAnsi="Times New Roman" w:cs="Times New Roman"/>
          <w:sz w:val="24"/>
          <w:szCs w:val="24"/>
          <w:lang w:eastAsia="de-DE"/>
        </w:rPr>
        <w:t xml:space="preserve"> </w:t>
      </w:r>
      <w:r w:rsidR="002F6753">
        <w:rPr>
          <w:rFonts w:ascii="Times New Roman" w:eastAsia="Times New Roman" w:hAnsi="Times New Roman" w:cs="Times New Roman"/>
          <w:sz w:val="24"/>
          <w:szCs w:val="24"/>
          <w:lang w:eastAsia="de-DE"/>
        </w:rPr>
        <w:fldChar w:fldCharType="begin"/>
      </w:r>
      <w:r w:rsidR="002F6753">
        <w:rPr>
          <w:rFonts w:ascii="Times New Roman" w:eastAsia="Times New Roman" w:hAnsi="Times New Roman" w:cs="Times New Roman"/>
          <w:sz w:val="24"/>
          <w:szCs w:val="24"/>
          <w:lang w:eastAsia="de-DE"/>
        </w:rPr>
        <w:instrText xml:space="preserve"> ADDIN ZOTERO_ITEM CSL_CITATION {"citationID":"OC407Ns5","properties":{"formattedCitation":"(Gegenfurtner et al., 2020)","plainCitation":"(Gegenfurtner et al., 2020)","noteIndex":0},"citationItems":[{"id":929,"uris":["http://zotero.org/groups/5349517/items/8HNUAV3F"],"itemData":{"id":929,"type":"article-journal","abstract":"Eye tracking is a powerful technique that helps reveal how people process visual information. This paper discusses a novel metric for indicating expertise in visual information processing. Named the Gaze Relational Index (GRI), this metric is defined as the ratio of mean fixation duration to fixation count. Data from two eye-tracking studies of professional vision and visual expertise in using 3D dynamic medical visualizations are presented as cases to illustrate the suitability and additional benefits of the GRI. Calculated values of the GRI were higher for novices than for experts, and higher in nonrepresentative, semi-familiar / unfamiliar task conditions than in domain-representative familiar tasks. These differences in GRI suggest that, compared to novices, experts engaged in more knowledge-driven, top-down processing that was characterized by quick, exploratory visual search. We discuss future research aiming to replicate the GRI in professional domains with complex visual stimuli and to identify the moderating role of cognitive ability on GRI estimates.","language":"en","source":"Zotero","title":"The Gaze Relational Index as a Measure of Visual Expertise","volume":"3","author":[{"family":"Gegenfurtner","given":"Andreas"},{"family":"Boucheix","given":"Jean-Michel"},{"family":"Gruber","given":"Hans"},{"family":"Lehtinen","given":"Erno"},{"family":"Lowe","given":"Richard K"}],"issued":{"date-parts":[["2020"]]}}}],"schema":"https://github.com/citation-style-language/schema/raw/master/csl-citation.json"} </w:instrText>
      </w:r>
      <w:r w:rsidR="002F6753">
        <w:rPr>
          <w:rFonts w:ascii="Times New Roman" w:eastAsia="Times New Roman" w:hAnsi="Times New Roman" w:cs="Times New Roman"/>
          <w:sz w:val="24"/>
          <w:szCs w:val="24"/>
          <w:lang w:eastAsia="de-DE"/>
        </w:rPr>
        <w:fldChar w:fldCharType="separate"/>
      </w:r>
      <w:r w:rsidR="002F6753" w:rsidRPr="002F6753">
        <w:rPr>
          <w:rFonts w:ascii="Times New Roman" w:hAnsi="Times New Roman" w:cs="Times New Roman"/>
          <w:sz w:val="24"/>
        </w:rPr>
        <w:t>(Gegenfurtner et al., 2020)</w:t>
      </w:r>
      <w:r w:rsidR="002F6753">
        <w:rPr>
          <w:rFonts w:ascii="Times New Roman" w:eastAsia="Times New Roman" w:hAnsi="Times New Roman" w:cs="Times New Roman"/>
          <w:sz w:val="24"/>
          <w:szCs w:val="24"/>
          <w:lang w:eastAsia="de-DE"/>
        </w:rPr>
        <w:fldChar w:fldCharType="end"/>
      </w:r>
      <w:r w:rsidR="0064101C" w:rsidRPr="0064101C">
        <w:rPr>
          <w:rFonts w:ascii="Times New Roman" w:eastAsia="Times New Roman" w:hAnsi="Times New Roman" w:cs="Times New Roman"/>
          <w:sz w:val="24"/>
          <w:szCs w:val="24"/>
          <w:lang w:eastAsia="de-DE"/>
        </w:rPr>
        <w:t xml:space="preserve">. </w:t>
      </w:r>
      <w:commentRangeEnd w:id="14"/>
      <w:r w:rsidR="0038704D">
        <w:rPr>
          <w:rStyle w:val="Kommentarzeichen"/>
        </w:rPr>
        <w:commentReference w:id="14"/>
      </w:r>
      <w:commentRangeEnd w:id="15"/>
      <w:r w:rsidR="00C336B9">
        <w:rPr>
          <w:rStyle w:val="Kommentarzeichen"/>
        </w:rPr>
        <w:commentReference w:id="15"/>
      </w:r>
    </w:p>
    <w:p w14:paraId="66475031" w14:textId="20D9F8E0" w:rsidR="00881F9A" w:rsidRPr="00E11E92" w:rsidRDefault="00881F9A" w:rsidP="00E11E92">
      <w:pPr>
        <w:pStyle w:val="berschrift4"/>
        <w:rPr>
          <w:rFonts w:ascii="Times New Roman" w:hAnsi="Times New Roman" w:cs="Times New Roman"/>
          <w:sz w:val="24"/>
          <w:szCs w:val="24"/>
        </w:rPr>
      </w:pPr>
      <w:r w:rsidRPr="00E11E92">
        <w:rPr>
          <w:rFonts w:ascii="Times New Roman" w:hAnsi="Times New Roman" w:cs="Times New Roman"/>
          <w:sz w:val="24"/>
          <w:szCs w:val="24"/>
        </w:rPr>
        <w:t>Event-related Gaze Behavior</w:t>
      </w:r>
      <w:r w:rsidR="00E11E92">
        <w:rPr>
          <w:rFonts w:ascii="Times New Roman" w:hAnsi="Times New Roman" w:cs="Times New Roman"/>
          <w:sz w:val="24"/>
          <w:szCs w:val="24"/>
        </w:rPr>
        <w:t>.</w:t>
      </w:r>
      <w:r w:rsidRPr="00E11E92">
        <w:rPr>
          <w:rFonts w:ascii="Times New Roman" w:hAnsi="Times New Roman" w:cs="Times New Roman"/>
          <w:sz w:val="24"/>
          <w:szCs w:val="24"/>
        </w:rPr>
        <w:t xml:space="preserve"> </w:t>
      </w:r>
    </w:p>
    <w:p w14:paraId="5C18EBA1" w14:textId="77777777" w:rsidR="00FA042A" w:rsidRDefault="005224AC" w:rsidP="00FA042A">
      <w:pPr>
        <w:spacing w:before="120"/>
        <w:rPr>
          <w:rFonts w:ascii="Times New Roman" w:eastAsia="Times New Roman" w:hAnsi="Times New Roman" w:cs="Times New Roman"/>
          <w:sz w:val="24"/>
          <w:szCs w:val="24"/>
          <w:lang w:eastAsia="de-DE"/>
        </w:rPr>
      </w:pPr>
      <w:r w:rsidRPr="005224AC">
        <w:rPr>
          <w:rFonts w:ascii="Times New Roman" w:eastAsia="Times New Roman" w:hAnsi="Times New Roman" w:cs="Times New Roman"/>
          <w:sz w:val="24"/>
          <w:szCs w:val="24"/>
          <w:lang w:eastAsia="de-DE"/>
        </w:rPr>
        <w:t xml:space="preserve">Event-related gaze behavior allowed for a nuanced analysis of participants’ visual attention allocation in response to disruptions, providing insights into differences in attentional strategies between experienced and inexperienced teachers. This behavior was analyzed by focusing on specific classroom disruptions during the micro-teaching unit, categorized into three types: verbal disruptions (e.g., chatting with a neighbor, heckling, whispering), physical disruptions (e.g., clicking a pen, drumming with hands, snapping fingers), and indicators of lack </w:t>
      </w:r>
      <w:r w:rsidRPr="005224AC">
        <w:rPr>
          <w:rFonts w:ascii="Times New Roman" w:eastAsia="Times New Roman" w:hAnsi="Times New Roman" w:cs="Times New Roman"/>
          <w:sz w:val="24"/>
          <w:szCs w:val="24"/>
          <w:lang w:eastAsia="de-DE"/>
        </w:rPr>
        <w:lastRenderedPageBreak/>
        <w:t xml:space="preserve">of eagerness to learn (e.g., looking at a phone, resting the head on a desk, drawing). These disruptions were captured within the event-based AOI labeled </w:t>
      </w:r>
      <w:r w:rsidRPr="005224AC">
        <w:rPr>
          <w:rFonts w:ascii="Times New Roman" w:eastAsia="Times New Roman" w:hAnsi="Times New Roman" w:cs="Times New Roman"/>
          <w:i/>
          <w:iCs/>
          <w:sz w:val="24"/>
          <w:szCs w:val="24"/>
          <w:lang w:eastAsia="de-DE"/>
        </w:rPr>
        <w:t>Disruptive Person</w:t>
      </w:r>
      <w:r w:rsidRPr="005224AC">
        <w:rPr>
          <w:rFonts w:ascii="Times New Roman" w:eastAsia="Times New Roman" w:hAnsi="Times New Roman" w:cs="Times New Roman"/>
          <w:sz w:val="24"/>
          <w:szCs w:val="24"/>
          <w:lang w:eastAsia="de-DE"/>
        </w:rPr>
        <w:t>, which represented visual fixations directed toward students engaging in disruptive or off-task behaviors.</w:t>
      </w:r>
    </w:p>
    <w:p w14:paraId="73F20EDD" w14:textId="6CB7A3EF" w:rsidR="00FA042A" w:rsidRDefault="00FA042A" w:rsidP="00FA042A">
      <w:pPr>
        <w:spacing w:before="120"/>
        <w:rPr>
          <w:rFonts w:ascii="Times New Roman" w:eastAsia="Times New Roman" w:hAnsi="Times New Roman" w:cs="Times New Roman"/>
          <w:sz w:val="24"/>
          <w:szCs w:val="24"/>
          <w:lang w:eastAsia="de-DE"/>
        </w:rPr>
      </w:pPr>
      <w:r w:rsidRPr="00FA042A">
        <w:rPr>
          <w:rFonts w:ascii="Times New Roman" w:eastAsia="Times New Roman" w:hAnsi="Times New Roman" w:cs="Times New Roman"/>
          <w:sz w:val="24"/>
          <w:szCs w:val="24"/>
          <w:lang w:eastAsia="de-DE"/>
        </w:rPr>
        <w:t>Three key metrics were calculated to assess gaze behavior within this AOI:</w:t>
      </w:r>
    </w:p>
    <w:p w14:paraId="6DE91B1A" w14:textId="79FC3336" w:rsidR="00DB69B7" w:rsidRDefault="00DB69B7" w:rsidP="00DB69B7">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First, t</w:t>
      </w:r>
      <w:r w:rsidRPr="00DB69B7">
        <w:rPr>
          <w:rFonts w:ascii="Times New Roman" w:eastAsia="Times New Roman" w:hAnsi="Times New Roman" w:cs="Times New Roman"/>
          <w:sz w:val="24"/>
          <w:szCs w:val="24"/>
          <w:lang w:eastAsia="de-DE"/>
        </w:rPr>
        <w:t xml:space="preserve">he </w:t>
      </w:r>
      <w:r w:rsidRPr="00DB69B7">
        <w:rPr>
          <w:rFonts w:ascii="Times New Roman" w:eastAsia="Times New Roman" w:hAnsi="Times New Roman" w:cs="Times New Roman"/>
          <w:b/>
          <w:bCs/>
          <w:sz w:val="24"/>
          <w:szCs w:val="24"/>
          <w:lang w:eastAsia="de-DE"/>
        </w:rPr>
        <w:t>number</w:t>
      </w:r>
      <w:r w:rsidR="0038199D" w:rsidRPr="0038199D">
        <w:rPr>
          <w:rFonts w:ascii="Times New Roman" w:eastAsia="Times New Roman" w:hAnsi="Times New Roman" w:cs="Times New Roman"/>
          <w:b/>
          <w:bCs/>
          <w:sz w:val="24"/>
          <w:szCs w:val="24"/>
          <w:lang w:eastAsia="de-DE"/>
        </w:rPr>
        <w:t xml:space="preserve"> of </w:t>
      </w:r>
      <w:r w:rsidRPr="00DB69B7">
        <w:rPr>
          <w:rFonts w:ascii="Times New Roman" w:eastAsia="Times New Roman" w:hAnsi="Times New Roman" w:cs="Times New Roman"/>
          <w:b/>
          <w:bCs/>
          <w:sz w:val="24"/>
          <w:szCs w:val="24"/>
          <w:lang w:eastAsia="de-DE"/>
        </w:rPr>
        <w:t>f</w:t>
      </w:r>
      <w:r w:rsidR="0038199D" w:rsidRPr="0038199D">
        <w:rPr>
          <w:rFonts w:ascii="Times New Roman" w:eastAsia="Times New Roman" w:hAnsi="Times New Roman" w:cs="Times New Roman"/>
          <w:b/>
          <w:bCs/>
          <w:sz w:val="24"/>
          <w:szCs w:val="24"/>
          <w:lang w:eastAsia="de-DE"/>
        </w:rPr>
        <w:t xml:space="preserve">ixations per </w:t>
      </w:r>
      <w:r w:rsidRPr="00DB69B7">
        <w:rPr>
          <w:rFonts w:ascii="Times New Roman" w:eastAsia="Times New Roman" w:hAnsi="Times New Roman" w:cs="Times New Roman"/>
          <w:b/>
          <w:bCs/>
          <w:sz w:val="24"/>
          <w:szCs w:val="24"/>
          <w:lang w:eastAsia="de-DE"/>
        </w:rPr>
        <w:t>s</w:t>
      </w:r>
      <w:r w:rsidR="0038199D" w:rsidRPr="0038199D">
        <w:rPr>
          <w:rFonts w:ascii="Times New Roman" w:eastAsia="Times New Roman" w:hAnsi="Times New Roman" w:cs="Times New Roman"/>
          <w:b/>
          <w:bCs/>
          <w:sz w:val="24"/>
          <w:szCs w:val="24"/>
          <w:lang w:eastAsia="de-DE"/>
        </w:rPr>
        <w:t>econd</w:t>
      </w:r>
      <w:r>
        <w:rPr>
          <w:rFonts w:ascii="Times New Roman" w:eastAsia="Times New Roman" w:hAnsi="Times New Roman" w:cs="Times New Roman"/>
          <w:b/>
          <w:bCs/>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quantified how frequently participants fixated on the </w:t>
      </w:r>
      <w:r w:rsidR="0038199D" w:rsidRPr="0038199D">
        <w:rPr>
          <w:rFonts w:ascii="Times New Roman" w:eastAsia="Times New Roman" w:hAnsi="Times New Roman" w:cs="Times New Roman"/>
          <w:i/>
          <w:iCs/>
          <w:sz w:val="24"/>
          <w:szCs w:val="24"/>
          <w:lang w:eastAsia="de-DE"/>
        </w:rPr>
        <w:t>Disruptive Person</w:t>
      </w:r>
      <w:r w:rsidR="0038199D">
        <w:rPr>
          <w:rFonts w:ascii="Times New Roman" w:eastAsia="Times New Roman" w:hAnsi="Times New Roman" w:cs="Times New Roman"/>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during the disruption events. The total number of fixations within the AOI was divided by the </w:t>
      </w:r>
      <w:r w:rsidR="000B3FB2">
        <w:rPr>
          <w:rFonts w:ascii="Times New Roman" w:eastAsia="Times New Roman" w:hAnsi="Times New Roman" w:cs="Times New Roman"/>
          <w:sz w:val="24"/>
          <w:szCs w:val="24"/>
          <w:lang w:eastAsia="de-DE"/>
        </w:rPr>
        <w:t xml:space="preserve">actual </w:t>
      </w:r>
      <w:r w:rsidR="0038199D" w:rsidRPr="0038199D">
        <w:rPr>
          <w:rFonts w:ascii="Times New Roman" w:eastAsia="Times New Roman" w:hAnsi="Times New Roman" w:cs="Times New Roman"/>
          <w:sz w:val="24"/>
          <w:szCs w:val="24"/>
          <w:lang w:eastAsia="de-DE"/>
        </w:rPr>
        <w:t>duration of the disruption in seconds to calculate the fixation rate.</w:t>
      </w:r>
    </w:p>
    <w:p w14:paraId="4EE1C0BE" w14:textId="77777777" w:rsidR="00DB69B7" w:rsidRDefault="00DB69B7" w:rsidP="00DB69B7">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Second, the </w:t>
      </w:r>
      <w:r w:rsidRPr="00DB69B7">
        <w:rPr>
          <w:rFonts w:ascii="Times New Roman" w:eastAsia="Times New Roman" w:hAnsi="Times New Roman" w:cs="Times New Roman"/>
          <w:b/>
          <w:bCs/>
          <w:sz w:val="24"/>
          <w:szCs w:val="24"/>
          <w:lang w:eastAsia="de-DE"/>
        </w:rPr>
        <w:t>a</w:t>
      </w:r>
      <w:r w:rsidR="0038199D" w:rsidRPr="0038199D">
        <w:rPr>
          <w:rFonts w:ascii="Times New Roman" w:eastAsia="Times New Roman" w:hAnsi="Times New Roman" w:cs="Times New Roman"/>
          <w:b/>
          <w:bCs/>
          <w:sz w:val="24"/>
          <w:szCs w:val="24"/>
          <w:lang w:eastAsia="de-DE"/>
        </w:rPr>
        <w:t xml:space="preserve">verage </w:t>
      </w:r>
      <w:r w:rsidRPr="00DB69B7">
        <w:rPr>
          <w:rFonts w:ascii="Times New Roman" w:eastAsia="Times New Roman" w:hAnsi="Times New Roman" w:cs="Times New Roman"/>
          <w:b/>
          <w:bCs/>
          <w:sz w:val="24"/>
          <w:szCs w:val="24"/>
          <w:lang w:eastAsia="de-DE"/>
        </w:rPr>
        <w:t>f</w:t>
      </w:r>
      <w:r w:rsidR="0038199D" w:rsidRPr="0038199D">
        <w:rPr>
          <w:rFonts w:ascii="Times New Roman" w:eastAsia="Times New Roman" w:hAnsi="Times New Roman" w:cs="Times New Roman"/>
          <w:b/>
          <w:bCs/>
          <w:sz w:val="24"/>
          <w:szCs w:val="24"/>
          <w:lang w:eastAsia="de-DE"/>
        </w:rPr>
        <w:t xml:space="preserve">ixation </w:t>
      </w:r>
      <w:r w:rsidRPr="00DB69B7">
        <w:rPr>
          <w:rFonts w:ascii="Times New Roman" w:eastAsia="Times New Roman" w:hAnsi="Times New Roman" w:cs="Times New Roman"/>
          <w:b/>
          <w:bCs/>
          <w:sz w:val="24"/>
          <w:szCs w:val="24"/>
          <w:lang w:eastAsia="de-DE"/>
        </w:rPr>
        <w:t>d</w:t>
      </w:r>
      <w:r w:rsidR="0038199D" w:rsidRPr="0038199D">
        <w:rPr>
          <w:rFonts w:ascii="Times New Roman" w:eastAsia="Times New Roman" w:hAnsi="Times New Roman" w:cs="Times New Roman"/>
          <w:b/>
          <w:bCs/>
          <w:sz w:val="24"/>
          <w:szCs w:val="24"/>
          <w:lang w:eastAsia="de-DE"/>
        </w:rPr>
        <w:t>uration</w:t>
      </w:r>
      <w:r>
        <w:rPr>
          <w:rFonts w:ascii="Times New Roman" w:eastAsia="Times New Roman" w:hAnsi="Times New Roman" w:cs="Times New Roman"/>
          <w:b/>
          <w:bCs/>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represented the </w:t>
      </w:r>
      <w:proofErr w:type="spellStart"/>
      <w:r w:rsidR="0038199D" w:rsidRPr="0038199D">
        <w:rPr>
          <w:rFonts w:ascii="Times New Roman" w:eastAsia="Times New Roman" w:hAnsi="Times New Roman" w:cs="Times New Roman"/>
          <w:sz w:val="24"/>
          <w:szCs w:val="24"/>
          <w:lang w:eastAsia="de-DE"/>
        </w:rPr>
        <w:t>mean time</w:t>
      </w:r>
      <w:proofErr w:type="spellEnd"/>
      <w:r w:rsidR="0038199D" w:rsidRPr="0038199D">
        <w:rPr>
          <w:rFonts w:ascii="Times New Roman" w:eastAsia="Times New Roman" w:hAnsi="Times New Roman" w:cs="Times New Roman"/>
          <w:sz w:val="24"/>
          <w:szCs w:val="24"/>
          <w:lang w:eastAsia="de-DE"/>
        </w:rPr>
        <w:t xml:space="preserve">, in milliseconds, that participants spent fixating on the </w:t>
      </w:r>
      <w:r w:rsidR="000B3FB2">
        <w:rPr>
          <w:rFonts w:ascii="Times New Roman" w:eastAsia="Times New Roman" w:hAnsi="Times New Roman" w:cs="Times New Roman"/>
          <w:sz w:val="24"/>
          <w:szCs w:val="24"/>
          <w:lang w:eastAsia="de-DE"/>
        </w:rPr>
        <w:t xml:space="preserve">AOI </w:t>
      </w:r>
      <w:r w:rsidR="0038199D" w:rsidRPr="0038199D">
        <w:rPr>
          <w:rFonts w:ascii="Times New Roman" w:eastAsia="Times New Roman" w:hAnsi="Times New Roman" w:cs="Times New Roman"/>
          <w:i/>
          <w:iCs/>
          <w:sz w:val="24"/>
          <w:szCs w:val="24"/>
          <w:lang w:eastAsia="de-DE"/>
        </w:rPr>
        <w:t>Disruptive Person</w:t>
      </w:r>
      <w:r w:rsidR="000B3FB2">
        <w:rPr>
          <w:rFonts w:ascii="Times New Roman" w:eastAsia="Times New Roman" w:hAnsi="Times New Roman" w:cs="Times New Roman"/>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during each fixation. It was calculated by dividing the total duration of fixations within the AOI by the total number of fixations directed at the AOI. </w:t>
      </w:r>
    </w:p>
    <w:p w14:paraId="32952BB8" w14:textId="12530E51" w:rsidR="003876CA" w:rsidRDefault="00DB69B7" w:rsidP="00695FEE">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Third, the </w:t>
      </w:r>
      <w:r w:rsidRPr="00DB69B7">
        <w:rPr>
          <w:rFonts w:ascii="Times New Roman" w:eastAsia="Times New Roman" w:hAnsi="Times New Roman" w:cs="Times New Roman"/>
          <w:b/>
          <w:bCs/>
          <w:sz w:val="24"/>
          <w:szCs w:val="24"/>
          <w:lang w:eastAsia="de-DE"/>
        </w:rPr>
        <w:t>t</w:t>
      </w:r>
      <w:r w:rsidR="0038199D" w:rsidRPr="0038199D">
        <w:rPr>
          <w:rFonts w:ascii="Times New Roman" w:eastAsia="Times New Roman" w:hAnsi="Times New Roman" w:cs="Times New Roman"/>
          <w:b/>
          <w:bCs/>
          <w:sz w:val="24"/>
          <w:szCs w:val="24"/>
          <w:lang w:eastAsia="de-DE"/>
        </w:rPr>
        <w:t>ime to first fixation</w:t>
      </w:r>
      <w:r w:rsidR="0038199D" w:rsidRPr="0038199D">
        <w:rPr>
          <w:rFonts w:ascii="Times New Roman" w:eastAsia="Times New Roman" w:hAnsi="Times New Roman" w:cs="Times New Roman"/>
          <w:sz w:val="24"/>
          <w:szCs w:val="24"/>
          <w:lang w:eastAsia="de-DE"/>
        </w:rPr>
        <w:t xml:space="preserve"> </w:t>
      </w:r>
      <w:r w:rsidR="00695FEE">
        <w:rPr>
          <w:rFonts w:ascii="Times New Roman" w:eastAsia="Times New Roman" w:hAnsi="Times New Roman" w:cs="Times New Roman"/>
          <w:sz w:val="24"/>
          <w:szCs w:val="24"/>
          <w:lang w:eastAsia="de-DE"/>
        </w:rPr>
        <w:t xml:space="preserve">(TTFF) </w:t>
      </w:r>
      <w:r w:rsidR="0038199D" w:rsidRPr="0038199D">
        <w:rPr>
          <w:rFonts w:ascii="Times New Roman" w:eastAsia="Times New Roman" w:hAnsi="Times New Roman" w:cs="Times New Roman"/>
          <w:sz w:val="24"/>
          <w:szCs w:val="24"/>
          <w:lang w:eastAsia="de-DE"/>
        </w:rPr>
        <w:t>was used to measure the latency, in seconds, for participants to direct their first fixation to the AOI after the onset of the disruption.</w:t>
      </w:r>
      <w:r w:rsidR="006C6083" w:rsidRPr="006C6083">
        <w:rPr>
          <w:rFonts w:ascii="Times New Roman" w:eastAsia="Times New Roman" w:hAnsi="Times New Roman" w:cs="Times New Roman"/>
          <w:sz w:val="24"/>
          <w:szCs w:val="24"/>
          <w:lang w:eastAsia="de-DE"/>
        </w:rPr>
        <w:t xml:space="preserve"> </w:t>
      </w:r>
      <w:r w:rsidR="006C6083">
        <w:rPr>
          <w:rFonts w:ascii="Times New Roman" w:eastAsia="Times New Roman" w:hAnsi="Times New Roman" w:cs="Times New Roman"/>
          <w:sz w:val="24"/>
          <w:szCs w:val="24"/>
          <w:lang w:eastAsia="de-DE"/>
        </w:rPr>
        <w:t xml:space="preserve">Therefore, </w:t>
      </w:r>
      <w:r w:rsidR="006C6083" w:rsidRPr="006C6083">
        <w:rPr>
          <w:rFonts w:ascii="Times New Roman" w:eastAsia="Times New Roman" w:hAnsi="Times New Roman" w:cs="Times New Roman"/>
          <w:sz w:val="24"/>
          <w:szCs w:val="24"/>
          <w:lang w:eastAsia="de-DE"/>
        </w:rPr>
        <w:t xml:space="preserve">values were extracted from the eye-tracking data by identifying the timestamp when the first fixation on the AOI </w:t>
      </w:r>
      <w:r w:rsidR="00695FEE" w:rsidRPr="00695FEE">
        <w:rPr>
          <w:rFonts w:ascii="Times New Roman" w:eastAsia="Times New Roman" w:hAnsi="Times New Roman" w:cs="Times New Roman"/>
          <w:i/>
          <w:iCs/>
          <w:sz w:val="24"/>
          <w:szCs w:val="24"/>
          <w:lang w:eastAsia="de-DE"/>
        </w:rPr>
        <w:t>Disruptive Person</w:t>
      </w:r>
      <w:r w:rsidR="00695FEE" w:rsidRPr="006C6083">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occurred relative to the onset of the disruptive event. Data were filtered to include only valid fixation times, excluding instances where the TTFF was zero</w:t>
      </w:r>
      <w:r w:rsidR="005433BC">
        <w:rPr>
          <w:rStyle w:val="Funotenzeichen"/>
          <w:rFonts w:ascii="Times New Roman" w:eastAsia="Times New Roman" w:hAnsi="Times New Roman" w:cs="Times New Roman"/>
          <w:sz w:val="24"/>
          <w:szCs w:val="24"/>
          <w:lang w:eastAsia="de-DE"/>
        </w:rPr>
        <w:footnoteReference w:id="2"/>
      </w:r>
      <w:r w:rsidR="00755B69">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or exceeded 30 seconds</w:t>
      </w:r>
      <w:r w:rsidR="006D459A">
        <w:rPr>
          <w:rFonts w:ascii="Times New Roman" w:eastAsia="Times New Roman" w:hAnsi="Times New Roman" w:cs="Times New Roman"/>
          <w:sz w:val="24"/>
          <w:szCs w:val="24"/>
          <w:lang w:eastAsia="de-DE"/>
        </w:rPr>
        <w:t>.</w:t>
      </w:r>
      <w:r w:rsidR="006D459A">
        <w:rPr>
          <w:rStyle w:val="Funotenzeichen"/>
          <w:rFonts w:ascii="Times New Roman" w:eastAsia="Times New Roman" w:hAnsi="Times New Roman" w:cs="Times New Roman"/>
          <w:sz w:val="24"/>
          <w:szCs w:val="24"/>
          <w:lang w:eastAsia="de-DE"/>
        </w:rPr>
        <w:footnoteReference w:id="3"/>
      </w:r>
      <w:r w:rsidR="006D459A">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 xml:space="preserve">These raw TTFF values were then converted from milliseconds to </w:t>
      </w:r>
      <w:r w:rsidR="006C6083" w:rsidRPr="006C6083">
        <w:rPr>
          <w:rFonts w:ascii="Times New Roman" w:eastAsia="Times New Roman" w:hAnsi="Times New Roman" w:cs="Times New Roman"/>
          <w:sz w:val="24"/>
          <w:szCs w:val="24"/>
          <w:lang w:eastAsia="de-DE"/>
        </w:rPr>
        <w:lastRenderedPageBreak/>
        <w:t>seconds for interpretability.</w:t>
      </w:r>
      <w:r w:rsidR="00695FEE">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 xml:space="preserve">To calculate participant-level averages, the TTFF values were aggregated across all disruption events per participant. This yielded an average TTFF in seconds for each participant, reflecting their overall responsiveness to classroom disruptions. </w:t>
      </w:r>
    </w:p>
    <w:p w14:paraId="421F580E" w14:textId="0F30E9DF" w:rsidR="000C64B8" w:rsidRPr="00DA7856" w:rsidRDefault="00F174FD" w:rsidP="007C555E">
      <w:pPr>
        <w:pStyle w:val="berschrift3"/>
        <w:rPr>
          <w:rFonts w:ascii="Times New Roman" w:hAnsi="Times New Roman" w:cs="Times New Roman"/>
          <w:color w:val="000000" w:themeColor="text1"/>
          <w:sz w:val="24"/>
          <w:szCs w:val="24"/>
        </w:rPr>
      </w:pPr>
      <w:r w:rsidRPr="00DA7856">
        <w:rPr>
          <w:rFonts w:ascii="Times New Roman" w:hAnsi="Times New Roman" w:cs="Times New Roman"/>
          <w:color w:val="000000" w:themeColor="text1"/>
          <w:sz w:val="24"/>
          <w:szCs w:val="24"/>
        </w:rPr>
        <w:t xml:space="preserve">Teaching </w:t>
      </w:r>
      <w:r w:rsidR="00ED55B2" w:rsidRPr="00DA7856">
        <w:rPr>
          <w:rFonts w:ascii="Times New Roman" w:hAnsi="Times New Roman" w:cs="Times New Roman"/>
          <w:color w:val="000000" w:themeColor="text1"/>
          <w:sz w:val="24"/>
          <w:szCs w:val="24"/>
        </w:rPr>
        <w:t>Experience</w:t>
      </w:r>
    </w:p>
    <w:p w14:paraId="43D15034" w14:textId="77777777" w:rsidR="00DA7856" w:rsidRDefault="00DA7856" w:rsidP="007C555E">
      <w:pPr>
        <w:spacing w:before="12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Participants’ teaching experience was assessed as part of their sociodemographic data, with the duration of their work experience reported in years.</w:t>
      </w:r>
    </w:p>
    <w:p w14:paraId="087388BC" w14:textId="17C8DBAC" w:rsidR="004E6DEC" w:rsidRPr="004E6DEC" w:rsidRDefault="004E6DEC" w:rsidP="004E6DEC">
      <w:pPr>
        <w:pStyle w:val="berschrift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Pr="004E6DEC">
        <w:rPr>
          <w:rFonts w:ascii="Times New Roman" w:hAnsi="Times New Roman" w:cs="Times New Roman"/>
          <w:color w:val="000000" w:themeColor="text1"/>
          <w:sz w:val="24"/>
          <w:szCs w:val="24"/>
        </w:rPr>
        <w:t xml:space="preserve">elf-Evaluations </w:t>
      </w:r>
      <w:r>
        <w:rPr>
          <w:rFonts w:ascii="Times New Roman" w:hAnsi="Times New Roman" w:cs="Times New Roman"/>
          <w:color w:val="000000" w:themeColor="text1"/>
          <w:sz w:val="24"/>
          <w:szCs w:val="24"/>
        </w:rPr>
        <w:t>o</w:t>
      </w:r>
      <w:r w:rsidRPr="004E6DEC">
        <w:rPr>
          <w:rFonts w:ascii="Times New Roman" w:hAnsi="Times New Roman" w:cs="Times New Roman"/>
          <w:color w:val="000000" w:themeColor="text1"/>
          <w:sz w:val="24"/>
          <w:szCs w:val="24"/>
        </w:rPr>
        <w:t xml:space="preserve">f Competencies </w:t>
      </w:r>
      <w:r>
        <w:rPr>
          <w:rFonts w:ascii="Times New Roman" w:hAnsi="Times New Roman" w:cs="Times New Roman"/>
          <w:color w:val="000000" w:themeColor="text1"/>
          <w:sz w:val="24"/>
          <w:szCs w:val="24"/>
        </w:rPr>
        <w:t>i</w:t>
      </w:r>
      <w:r w:rsidRPr="004E6DEC">
        <w:rPr>
          <w:rFonts w:ascii="Times New Roman" w:hAnsi="Times New Roman" w:cs="Times New Roman"/>
          <w:color w:val="000000" w:themeColor="text1"/>
          <w:sz w:val="24"/>
          <w:szCs w:val="24"/>
        </w:rPr>
        <w:t xml:space="preserve">n Classroom Disruption Prevention </w:t>
      </w:r>
      <w:r>
        <w:rPr>
          <w:rFonts w:ascii="Times New Roman" w:hAnsi="Times New Roman" w:cs="Times New Roman"/>
          <w:color w:val="000000" w:themeColor="text1"/>
          <w:sz w:val="24"/>
          <w:szCs w:val="24"/>
        </w:rPr>
        <w:t>a</w:t>
      </w:r>
      <w:r w:rsidRPr="004E6DEC">
        <w:rPr>
          <w:rFonts w:ascii="Times New Roman" w:hAnsi="Times New Roman" w:cs="Times New Roman"/>
          <w:color w:val="000000" w:themeColor="text1"/>
          <w:sz w:val="24"/>
          <w:szCs w:val="24"/>
        </w:rPr>
        <w:t>nd Management</w:t>
      </w:r>
    </w:p>
    <w:p w14:paraId="620D6539" w14:textId="6699A25A" w:rsidR="001824C1" w:rsidRPr="00017709" w:rsidRDefault="00017709" w:rsidP="007C555E">
      <w:pPr>
        <w:spacing w:before="120" w:after="240"/>
        <w:rPr>
          <w:rFonts w:ascii="Times New Roman" w:eastAsia="Times New Roman" w:hAnsi="Times New Roman" w:cs="Times New Roman"/>
          <w:b/>
          <w:bCs/>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After the micro-teaching unit, teachers</w:t>
      </w:r>
      <w:r w:rsidRPr="00664F38">
        <w:rPr>
          <w:rFonts w:ascii="Times New Roman" w:eastAsia="Times New Roman" w:hAnsi="Times New Roman" w:cs="Times New Roman"/>
          <w:color w:val="000000" w:themeColor="text1"/>
          <w:sz w:val="24"/>
          <w:szCs w:val="24"/>
          <w:lang w:eastAsia="de-DE"/>
        </w:rPr>
        <w:t xml:space="preserve"> answered a questionnaire using </w:t>
      </w:r>
      <w:r w:rsidR="007944E7" w:rsidRPr="00664F38">
        <w:rPr>
          <w:rFonts w:ascii="Times New Roman" w:eastAsia="Times New Roman" w:hAnsi="Times New Roman" w:cs="Times New Roman"/>
          <w:color w:val="000000" w:themeColor="text1"/>
          <w:sz w:val="24"/>
          <w:szCs w:val="24"/>
          <w:lang w:eastAsia="de-DE"/>
        </w:rPr>
        <w:t>five</w:t>
      </w:r>
      <w:r w:rsidRPr="00664F38">
        <w:rPr>
          <w:rFonts w:ascii="Times New Roman" w:eastAsia="Times New Roman" w:hAnsi="Times New Roman" w:cs="Times New Roman"/>
          <w:color w:val="000000" w:themeColor="text1"/>
          <w:sz w:val="24"/>
          <w:szCs w:val="24"/>
          <w:lang w:eastAsia="de-DE"/>
        </w:rPr>
        <w:t xml:space="preserve"> items from a validated questionnaire </w:t>
      </w:r>
      <w:r w:rsidR="00157B3C">
        <w:rPr>
          <w:rFonts w:ascii="Times New Roman" w:eastAsia="Times New Roman" w:hAnsi="Times New Roman" w:cs="Times New Roman"/>
          <w:color w:val="000000" w:themeColor="text1"/>
          <w:sz w:val="24"/>
          <w:szCs w:val="24"/>
          <w:lang w:eastAsia="de-DE"/>
        </w:rPr>
        <w:fldChar w:fldCharType="begin"/>
      </w:r>
      <w:r w:rsidR="00157B3C">
        <w:rPr>
          <w:rFonts w:ascii="Times New Roman" w:eastAsia="Times New Roman" w:hAnsi="Times New Roman" w:cs="Times New Roman"/>
          <w:color w:val="000000" w:themeColor="text1"/>
          <w:sz w:val="24"/>
          <w:szCs w:val="24"/>
          <w:lang w:eastAsia="de-DE"/>
        </w:rPr>
        <w:instrText xml:space="preserve"> ADDIN ZOTERO_ITEM CSL_CITATION {"citationID":"SMy8I6zU","properties":{"formattedCitation":"(Helmke et al., 2013)","plainCitation":"(Helmke et al., 2013)","noteIndex":0},"citationItems":[{"id":960,"uris":["http://zotero.org/groups/5349517/items/95ZUIL4K"],"itemData":{"id":960,"type":"webpage","container-title":"Unterrichtsdiagnostik","title":"Basisfragebogen EMU - Evidenzbasierte Methoden der Unterrichtsentwicklung","URL":"http://www.unterrichtsdiagnostik.info/downloads/fragebogen/","author":[{"family":"Helmke","given":"Andreas"},{"family":"Schrader","given":"Friedrich-Wilhelm"},{"family":"Helmke","given":"Tuyet"},{"family":"Lenske","given":"Gerlinde"},{"family":"Pham","given":"Giang"},{"family":"Praetorius","given":"Anna-Katharina"},{"family":"Ade-Thurow","given":"Manuel"}],"accessed":{"date-parts":[["2025",1,15]]},"issued":{"date-parts":[["2013"]]}}}],"schema":"https://github.com/citation-style-language/schema/raw/master/csl-citation.json"} </w:instrText>
      </w:r>
      <w:r w:rsidR="00157B3C">
        <w:rPr>
          <w:rFonts w:ascii="Times New Roman" w:eastAsia="Times New Roman" w:hAnsi="Times New Roman" w:cs="Times New Roman"/>
          <w:color w:val="000000" w:themeColor="text1"/>
          <w:sz w:val="24"/>
          <w:szCs w:val="24"/>
          <w:lang w:eastAsia="de-DE"/>
        </w:rPr>
        <w:fldChar w:fldCharType="separate"/>
      </w:r>
      <w:r w:rsidR="00157B3C" w:rsidRPr="00157B3C">
        <w:rPr>
          <w:rFonts w:ascii="Times New Roman" w:hAnsi="Times New Roman" w:cs="Times New Roman"/>
          <w:sz w:val="24"/>
        </w:rPr>
        <w:t>(Helmke et al., 2013)</w:t>
      </w:r>
      <w:r w:rsidR="00157B3C">
        <w:rPr>
          <w:rFonts w:ascii="Times New Roman" w:eastAsia="Times New Roman" w:hAnsi="Times New Roman" w:cs="Times New Roman"/>
          <w:color w:val="000000" w:themeColor="text1"/>
          <w:sz w:val="24"/>
          <w:szCs w:val="24"/>
          <w:lang w:eastAsia="de-DE"/>
        </w:rPr>
        <w:fldChar w:fldCharType="end"/>
      </w:r>
      <w:r w:rsidR="00157B3C">
        <w:rPr>
          <w:rFonts w:ascii="Times New Roman" w:eastAsia="Times New Roman" w:hAnsi="Times New Roman" w:cs="Times New Roman"/>
          <w:color w:val="000000" w:themeColor="text1"/>
          <w:sz w:val="24"/>
          <w:szCs w:val="24"/>
          <w:lang w:eastAsia="de-DE"/>
        </w:rPr>
        <w:t xml:space="preserve"> </w:t>
      </w:r>
      <w:r w:rsidRPr="00664F38">
        <w:rPr>
          <w:rFonts w:ascii="Times New Roman" w:eastAsia="Times New Roman" w:hAnsi="Times New Roman" w:cs="Times New Roman"/>
          <w:color w:val="000000" w:themeColor="text1"/>
          <w:sz w:val="24"/>
          <w:szCs w:val="24"/>
          <w:lang w:eastAsia="de-DE"/>
        </w:rPr>
        <w:t xml:space="preserve">and </w:t>
      </w:r>
      <w:r w:rsidR="00120442">
        <w:rPr>
          <w:rFonts w:ascii="Times New Roman" w:eastAsia="Times New Roman" w:hAnsi="Times New Roman" w:cs="Times New Roman"/>
          <w:color w:val="000000" w:themeColor="text1"/>
          <w:sz w:val="24"/>
          <w:szCs w:val="24"/>
          <w:lang w:eastAsia="de-DE"/>
        </w:rPr>
        <w:t>nine</w:t>
      </w:r>
      <w:r w:rsidRPr="00664F38">
        <w:rPr>
          <w:rFonts w:ascii="Times New Roman" w:eastAsia="Times New Roman" w:hAnsi="Times New Roman" w:cs="Times New Roman"/>
          <w:color w:val="000000" w:themeColor="text1"/>
          <w:sz w:val="24"/>
          <w:szCs w:val="24"/>
          <w:lang w:eastAsia="de-DE"/>
        </w:rPr>
        <w:t xml:space="preserve"> self-developed items </w:t>
      </w:r>
      <w:r w:rsidR="00750FCF" w:rsidRPr="00750FCF">
        <w:rPr>
          <w:rFonts w:ascii="Times New Roman" w:eastAsia="Times New Roman" w:hAnsi="Times New Roman" w:cs="Times New Roman"/>
          <w:color w:val="000000" w:themeColor="text1"/>
          <w:sz w:val="24"/>
          <w:szCs w:val="24"/>
          <w:lang w:eastAsia="de-DE"/>
        </w:rPr>
        <w:t>derived from the research literatur</w:t>
      </w:r>
      <w:r w:rsidR="00A41574">
        <w:rPr>
          <w:rFonts w:ascii="Times New Roman" w:eastAsia="Times New Roman" w:hAnsi="Times New Roman" w:cs="Times New Roman"/>
          <w:color w:val="000000" w:themeColor="text1"/>
          <w:sz w:val="24"/>
          <w:szCs w:val="24"/>
          <w:lang w:eastAsia="de-DE"/>
        </w:rPr>
        <w:t xml:space="preserve">e </w:t>
      </w:r>
      <w:r w:rsidR="00157B3C">
        <w:rPr>
          <w:rFonts w:ascii="Times New Roman" w:eastAsia="Times New Roman" w:hAnsi="Times New Roman" w:cs="Times New Roman"/>
          <w:color w:val="000000" w:themeColor="text1"/>
          <w:sz w:val="24"/>
          <w:szCs w:val="24"/>
          <w:lang w:eastAsia="de-DE"/>
        </w:rPr>
        <w:fldChar w:fldCharType="begin"/>
      </w:r>
      <w:r w:rsidR="00157B3C">
        <w:rPr>
          <w:rFonts w:ascii="Times New Roman" w:eastAsia="Times New Roman" w:hAnsi="Times New Roman" w:cs="Times New Roman"/>
          <w:color w:val="000000" w:themeColor="text1"/>
          <w:sz w:val="24"/>
          <w:szCs w:val="24"/>
          <w:lang w:eastAsia="de-DE"/>
        </w:rPr>
        <w:instrText xml:space="preserve"> ADDIN ZOTERO_ITEM CSL_CITATION {"citationID":"VLwntZTz","properties":{"formattedCitation":"(Kiel et al., 2013; Kounin, 2006; Marzano, 2007)","plainCitation":"(Kiel et al., 2013; Kounin, 2006; Marzano, 2007)","noteIndex":0},"citationItems":[{"id":955,"uris":["http://zotero.org/groups/5349517/items/7RX7GGEL"],"itemData":{"id":955,"type":"book","collection-number":"3992","collection-title":"UTB Schulpädagogik","event-place":"Bad Heilbrunn","ISBN":"978-3-8252-3992-3","language":"ger","number-of-pages":"222","publisher":"Verlag Julius Klinkhardt","publisher-place":"Bad Heilbrunn","source":"K10plus ISBN","title":"Trainingsbuch Klassenführung","author":[{"family":"Kiel","given":"Ewald"},{"family":"Frey","given":"Anne"},{"family":"Weiß","given":"Sabine"}],"issued":{"date-parts":[["2013"]]}}},{"id":933,"uris":["http://zotero.org/groups/5349517/items/RJYHKT3D"],"itemData":{"id":933,"type":"book","ISBN":"978-3-8309-6517-6","language":"de","note":"Google-Books-ID: Nw5OGQ298NcC","number-of-pages":"184","publisher":"Waxmann Verlag","source":"Google Books","title":"Techniken der Klassenführung","author":[{"family":"Kounin","given":"Jacob S."}],"issued":{"date-parts":[["2006"]]}}},{"id":935,"uris":["http://zotero.org/groups/5349517/items/554JRKX7"],"itemData":{"id":935,"type":"book","abstract":"Though classroom instructional strategies should clearly be based on sound science and research, knowing when to use them and with whom is more of an art. In The Art and Science of Teaching: A Comprehensive Framework for Effective Instruction, author Robert J. Marzano presents a model for ensuring quality teaching that balances the necessity of research-based data with the equally vital need to understand the strengths and weaknesses of individual students. He articulates his framework in the form of 10 questions that represent a logical planning sequence for successful instructional design:1. What will I do to establish and communicate learning goals, track student progress, and celebrate success?2. What will I do to help students effectively interact with new knowledge?3. What will I do to help students practice and deepen their understanding of new knowledge? 4. What will I do to help students generate and test hypotheses about new knowledge? 5. What will I do to engage students?6. What will I do to establish or maintain classroom rules and procedures?7. What will I do to recognize and acknowledge adherence and lack of adherence to classroom rules and procedures?8. What will I do to establish and maintain effective relationships with students?9. What will I do to communicate high expectations for all students?10. What will I do to develop effective lessons organized into a cohesive unit?For classroom lessons to be truly effective, educators must examine every component of the teaching process with equal resolve. Filled with charts, rubrics, and organizers, this methodical, user-friendly guide will help teachers examine and develop their knowledge and skills, so they can achieve that dynamic fusion of art and science that results in exceptional teaching and outstanding student achievement.","ISBN":"978-1-4166-1497-5","language":"en","note":"Google-Books-ID: Bv9QBAAAQBAJ","number-of-pages":"234","publisher":"ASCD","source":"Google Books","title":"The Art and Science of Teaching: A Comprehensive Framework for Effective Instruction","title-short":"The Art and Science of Teaching","author":[{"family":"Marzano","given":"Robert J."}],"issued":{"date-parts":[["2007",7,15]]}}}],"schema":"https://github.com/citation-style-language/schema/raw/master/csl-citation.json"} </w:instrText>
      </w:r>
      <w:r w:rsidR="00157B3C">
        <w:rPr>
          <w:rFonts w:ascii="Times New Roman" w:eastAsia="Times New Roman" w:hAnsi="Times New Roman" w:cs="Times New Roman"/>
          <w:color w:val="000000" w:themeColor="text1"/>
          <w:sz w:val="24"/>
          <w:szCs w:val="24"/>
          <w:lang w:eastAsia="de-DE"/>
        </w:rPr>
        <w:fldChar w:fldCharType="separate"/>
      </w:r>
      <w:r w:rsidR="00157B3C" w:rsidRPr="00157B3C">
        <w:rPr>
          <w:rFonts w:ascii="Times New Roman" w:hAnsi="Times New Roman" w:cs="Times New Roman"/>
          <w:sz w:val="24"/>
        </w:rPr>
        <w:t>(Kiel et al., 2013; Kounin, 2006; Marzano, 2007)</w:t>
      </w:r>
      <w:r w:rsidR="00157B3C">
        <w:rPr>
          <w:rFonts w:ascii="Times New Roman" w:eastAsia="Times New Roman" w:hAnsi="Times New Roman" w:cs="Times New Roman"/>
          <w:color w:val="000000" w:themeColor="text1"/>
          <w:sz w:val="24"/>
          <w:szCs w:val="24"/>
          <w:lang w:eastAsia="de-DE"/>
        </w:rPr>
        <w:fldChar w:fldCharType="end"/>
      </w:r>
      <w:r w:rsidR="008462DD">
        <w:rPr>
          <w:rFonts w:ascii="Times New Roman" w:eastAsia="Times New Roman" w:hAnsi="Times New Roman" w:cs="Times New Roman"/>
          <w:color w:val="000000" w:themeColor="text1"/>
          <w:sz w:val="24"/>
          <w:szCs w:val="24"/>
          <w:lang w:eastAsia="de-DE"/>
        </w:rPr>
        <w:t xml:space="preserve"> </w:t>
      </w:r>
      <w:r w:rsidR="00750FCF">
        <w:rPr>
          <w:rFonts w:ascii="Times New Roman" w:eastAsia="Times New Roman" w:hAnsi="Times New Roman" w:cs="Times New Roman"/>
          <w:color w:val="000000" w:themeColor="text1"/>
          <w:sz w:val="24"/>
          <w:szCs w:val="24"/>
          <w:lang w:eastAsia="de-DE"/>
        </w:rPr>
        <w:t xml:space="preserve">to assess </w:t>
      </w:r>
      <w:r w:rsidRPr="00664F38">
        <w:rPr>
          <w:rFonts w:ascii="Times New Roman" w:eastAsia="Times New Roman" w:hAnsi="Times New Roman" w:cs="Times New Roman"/>
          <w:color w:val="000000" w:themeColor="text1"/>
          <w:sz w:val="24"/>
          <w:szCs w:val="24"/>
          <w:lang w:eastAsia="de-DE"/>
        </w:rPr>
        <w:t>teachers</w:t>
      </w:r>
      <w:r w:rsidR="00750FCF">
        <w:rPr>
          <w:rFonts w:ascii="Times New Roman" w:eastAsia="Times New Roman" w:hAnsi="Times New Roman" w:cs="Times New Roman"/>
          <w:color w:val="000000" w:themeColor="text1"/>
          <w:sz w:val="24"/>
          <w:szCs w:val="24"/>
          <w:lang w:eastAsia="de-DE"/>
        </w:rPr>
        <w:t>’</w:t>
      </w:r>
      <w:r w:rsidR="00033065">
        <w:rPr>
          <w:rFonts w:ascii="Times New Roman" w:eastAsia="Times New Roman" w:hAnsi="Times New Roman" w:cs="Times New Roman"/>
          <w:color w:val="000000" w:themeColor="text1"/>
          <w:sz w:val="24"/>
          <w:szCs w:val="24"/>
          <w:lang w:eastAsia="de-DE"/>
        </w:rPr>
        <w:t xml:space="preserve"> self-evaluat</w:t>
      </w:r>
      <w:r w:rsidR="00120442">
        <w:rPr>
          <w:rFonts w:ascii="Times New Roman" w:eastAsia="Times New Roman" w:hAnsi="Times New Roman" w:cs="Times New Roman"/>
          <w:color w:val="000000" w:themeColor="text1"/>
          <w:sz w:val="24"/>
          <w:szCs w:val="24"/>
          <w:lang w:eastAsia="de-DE"/>
        </w:rPr>
        <w:t xml:space="preserve">ed </w:t>
      </w:r>
      <w:r w:rsidR="00033065">
        <w:rPr>
          <w:rFonts w:ascii="Times New Roman" w:eastAsia="Times New Roman" w:hAnsi="Times New Roman" w:cs="Times New Roman"/>
          <w:color w:val="000000" w:themeColor="text1"/>
          <w:sz w:val="24"/>
          <w:szCs w:val="24"/>
          <w:lang w:eastAsia="de-DE"/>
        </w:rPr>
        <w:t>competencies in</w:t>
      </w:r>
      <w:r w:rsidRPr="00664F38">
        <w:rPr>
          <w:rFonts w:ascii="Times New Roman" w:eastAsia="Times New Roman" w:hAnsi="Times New Roman" w:cs="Times New Roman"/>
          <w:color w:val="000000" w:themeColor="text1"/>
          <w:sz w:val="24"/>
          <w:szCs w:val="24"/>
          <w:lang w:eastAsia="de-DE"/>
        </w:rPr>
        <w:t xml:space="preserve"> </w:t>
      </w:r>
      <w:r w:rsidR="00664F38" w:rsidRPr="00664F38">
        <w:rPr>
          <w:rFonts w:ascii="Times New Roman" w:eastAsia="Times New Roman" w:hAnsi="Times New Roman" w:cs="Times New Roman"/>
          <w:color w:val="000000" w:themeColor="text1"/>
          <w:sz w:val="24"/>
          <w:szCs w:val="24"/>
          <w:lang w:eastAsia="de-DE"/>
        </w:rPr>
        <w:t>classroom disruption prevention and management</w:t>
      </w:r>
      <w:r w:rsidR="00750FCF">
        <w:rPr>
          <w:rFonts w:ascii="Times New Roman" w:eastAsia="Times New Roman" w:hAnsi="Times New Roman" w:cs="Times New Roman"/>
          <w:color w:val="000000" w:themeColor="text1"/>
          <w:sz w:val="24"/>
          <w:szCs w:val="24"/>
          <w:lang w:eastAsia="de-DE"/>
        </w:rPr>
        <w:t xml:space="preserve">. </w:t>
      </w:r>
      <w:r w:rsidRPr="001B3075">
        <w:rPr>
          <w:rFonts w:ascii="Times New Roman" w:eastAsia="Times New Roman" w:hAnsi="Times New Roman" w:cs="Times New Roman"/>
          <w:color w:val="000000" w:themeColor="text1"/>
          <w:sz w:val="24"/>
          <w:szCs w:val="24"/>
          <w:lang w:eastAsia="de-DE"/>
        </w:rPr>
        <w:t>The questionnaire was a 4-point Likert scale (1 = strongly disagree; 4 = strongly agree).</w:t>
      </w:r>
      <w:r w:rsidRPr="001B3075">
        <w:rPr>
          <w:rFonts w:ascii="Times New Roman" w:eastAsia="Times New Roman" w:hAnsi="Times New Roman" w:cs="Times New Roman"/>
          <w:b/>
          <w:bCs/>
          <w:color w:val="000000" w:themeColor="text1"/>
          <w:sz w:val="24"/>
          <w:szCs w:val="24"/>
          <w:lang w:eastAsia="de-DE"/>
        </w:rPr>
        <w:tab/>
      </w:r>
    </w:p>
    <w:p w14:paraId="61D1EBF1" w14:textId="4A6FE7EC" w:rsidR="00E04E95" w:rsidRPr="00391141" w:rsidRDefault="00E04E95" w:rsidP="007C555E">
      <w:pPr>
        <w:pStyle w:val="berschrift3"/>
        <w:rPr>
          <w:rFonts w:ascii="Times New Roman" w:hAnsi="Times New Roman" w:cs="Times New Roman"/>
          <w:color w:val="000000" w:themeColor="text1"/>
          <w:sz w:val="24"/>
          <w:szCs w:val="24"/>
          <w:lang w:eastAsia="de-DE"/>
        </w:rPr>
      </w:pPr>
      <w:r w:rsidRPr="00391141">
        <w:rPr>
          <w:rFonts w:ascii="Times New Roman" w:hAnsi="Times New Roman" w:cs="Times New Roman"/>
          <w:color w:val="000000" w:themeColor="text1"/>
          <w:sz w:val="24"/>
          <w:szCs w:val="24"/>
          <w:lang w:eastAsia="de-DE"/>
        </w:rPr>
        <w:t xml:space="preserve">Subjective </w:t>
      </w:r>
      <w:r w:rsidR="00882EA1">
        <w:rPr>
          <w:rFonts w:ascii="Times New Roman" w:hAnsi="Times New Roman" w:cs="Times New Roman"/>
          <w:color w:val="000000" w:themeColor="text1"/>
          <w:sz w:val="24"/>
          <w:szCs w:val="24"/>
          <w:lang w:eastAsia="de-DE"/>
        </w:rPr>
        <w:t>Disruption and Confidence Ratings</w:t>
      </w:r>
      <w:r w:rsidR="00882EA1" w:rsidRPr="00391141">
        <w:rPr>
          <w:rFonts w:ascii="Times New Roman" w:hAnsi="Times New Roman" w:cs="Times New Roman"/>
          <w:color w:val="000000" w:themeColor="text1"/>
          <w:sz w:val="24"/>
          <w:szCs w:val="24"/>
          <w:lang w:eastAsia="de-DE"/>
        </w:rPr>
        <w:t xml:space="preserve"> </w:t>
      </w:r>
      <w:r w:rsidR="00882EA1">
        <w:rPr>
          <w:rFonts w:ascii="Times New Roman" w:hAnsi="Times New Roman" w:cs="Times New Roman"/>
          <w:color w:val="000000" w:themeColor="text1"/>
          <w:sz w:val="24"/>
          <w:szCs w:val="24"/>
          <w:lang w:eastAsia="de-DE"/>
        </w:rPr>
        <w:t>o</w:t>
      </w:r>
      <w:r w:rsidR="00882EA1" w:rsidRPr="00391141">
        <w:rPr>
          <w:rFonts w:ascii="Times New Roman" w:hAnsi="Times New Roman" w:cs="Times New Roman"/>
          <w:color w:val="000000" w:themeColor="text1"/>
          <w:sz w:val="24"/>
          <w:szCs w:val="24"/>
          <w:lang w:eastAsia="de-DE"/>
        </w:rPr>
        <w:t xml:space="preserve">f </w:t>
      </w:r>
      <w:r w:rsidR="00882EA1">
        <w:rPr>
          <w:rFonts w:ascii="Times New Roman" w:hAnsi="Times New Roman" w:cs="Times New Roman"/>
          <w:color w:val="000000" w:themeColor="text1"/>
          <w:sz w:val="24"/>
          <w:szCs w:val="24"/>
          <w:lang w:eastAsia="de-DE"/>
        </w:rPr>
        <w:t>t</w:t>
      </w:r>
      <w:r w:rsidR="00882EA1" w:rsidRPr="00391141">
        <w:rPr>
          <w:rFonts w:ascii="Times New Roman" w:hAnsi="Times New Roman" w:cs="Times New Roman"/>
          <w:color w:val="000000" w:themeColor="text1"/>
          <w:sz w:val="24"/>
          <w:szCs w:val="24"/>
          <w:lang w:eastAsia="de-DE"/>
        </w:rPr>
        <w:t xml:space="preserve">he Classroom Events </w:t>
      </w:r>
    </w:p>
    <w:p w14:paraId="59F339D9" w14:textId="59165642" w:rsidR="00883501" w:rsidRDefault="00391141" w:rsidP="007C555E">
      <w:pPr>
        <w:spacing w:before="120" w:after="24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 xml:space="preserve">The subjective disruption and confidence </w:t>
      </w:r>
      <w:r>
        <w:rPr>
          <w:rFonts w:ascii="Times New Roman" w:eastAsia="Times New Roman" w:hAnsi="Times New Roman" w:cs="Times New Roman"/>
          <w:color w:val="000000" w:themeColor="text1"/>
          <w:sz w:val="24"/>
          <w:szCs w:val="24"/>
          <w:lang w:eastAsia="de-DE"/>
        </w:rPr>
        <w:t>ratings</w:t>
      </w:r>
      <w:r w:rsidRPr="00492620">
        <w:rPr>
          <w:rFonts w:ascii="Times New Roman" w:eastAsia="Times New Roman" w:hAnsi="Times New Roman" w:cs="Times New Roman"/>
          <w:color w:val="000000" w:themeColor="text1"/>
          <w:sz w:val="24"/>
          <w:szCs w:val="24"/>
          <w:lang w:eastAsia="de-DE"/>
        </w:rPr>
        <w:t xml:space="preserve"> were assessed during the SRI on an 11-point rating scale, ranging from 0 (not at all disrupting/confident) to 10 (extremely disrupting/confident). </w:t>
      </w:r>
      <w:r w:rsidR="00883501" w:rsidRPr="00883501">
        <w:rPr>
          <w:rFonts w:ascii="Times New Roman" w:eastAsia="Times New Roman" w:hAnsi="Times New Roman" w:cs="Times New Roman"/>
          <w:color w:val="000000" w:themeColor="text1"/>
          <w:sz w:val="24"/>
          <w:szCs w:val="24"/>
          <w:lang w:eastAsia="de-DE"/>
        </w:rPr>
        <w:t xml:space="preserve">Ratings were averaged across the nine classroom events for each participant to capture a general sense of how disruptive the </w:t>
      </w:r>
      <w:r w:rsidR="005E484C">
        <w:rPr>
          <w:rFonts w:ascii="Times New Roman" w:eastAsia="Times New Roman" w:hAnsi="Times New Roman" w:cs="Times New Roman"/>
          <w:color w:val="000000" w:themeColor="text1"/>
          <w:sz w:val="24"/>
          <w:szCs w:val="24"/>
          <w:lang w:eastAsia="de-DE"/>
        </w:rPr>
        <w:t xml:space="preserve">events were during the </w:t>
      </w:r>
      <w:r w:rsidR="00883501" w:rsidRPr="00883501">
        <w:rPr>
          <w:rFonts w:ascii="Times New Roman" w:eastAsia="Times New Roman" w:hAnsi="Times New Roman" w:cs="Times New Roman"/>
          <w:color w:val="000000" w:themeColor="text1"/>
          <w:sz w:val="24"/>
          <w:szCs w:val="24"/>
          <w:lang w:eastAsia="de-DE"/>
        </w:rPr>
        <w:t>micro-teaching unit and how confident participants felt in handling the classroom events.</w:t>
      </w:r>
    </w:p>
    <w:p w14:paraId="1D0BEB8A" w14:textId="7B2CD96C" w:rsidR="00106B5D" w:rsidRPr="00106B5D" w:rsidRDefault="00106B5D" w:rsidP="007C555E">
      <w:pPr>
        <w:pStyle w:val="berschrift3"/>
        <w:rPr>
          <w:rFonts w:ascii="Times New Roman" w:hAnsi="Times New Roman" w:cs="Times New Roman"/>
          <w:color w:val="000000" w:themeColor="text1"/>
          <w:sz w:val="24"/>
          <w:szCs w:val="24"/>
          <w:lang w:eastAsia="de-DE"/>
        </w:rPr>
      </w:pPr>
      <w:r w:rsidRPr="00106B5D">
        <w:rPr>
          <w:rFonts w:ascii="Times New Roman" w:hAnsi="Times New Roman" w:cs="Times New Roman"/>
          <w:color w:val="000000" w:themeColor="text1"/>
          <w:sz w:val="24"/>
          <w:szCs w:val="24"/>
          <w:lang w:eastAsia="de-DE"/>
        </w:rPr>
        <w:t xml:space="preserve">Strategic </w:t>
      </w:r>
      <w:r w:rsidR="00882EA1" w:rsidRPr="00106B5D">
        <w:rPr>
          <w:rFonts w:ascii="Times New Roman" w:hAnsi="Times New Roman" w:cs="Times New Roman"/>
          <w:color w:val="000000" w:themeColor="text1"/>
          <w:sz w:val="24"/>
          <w:szCs w:val="24"/>
          <w:lang w:eastAsia="de-DE"/>
        </w:rPr>
        <w:t xml:space="preserve">Knowledge </w:t>
      </w:r>
      <w:r w:rsidR="00882EA1">
        <w:rPr>
          <w:rFonts w:ascii="Times New Roman" w:hAnsi="Times New Roman" w:cs="Times New Roman"/>
          <w:color w:val="000000" w:themeColor="text1"/>
          <w:sz w:val="24"/>
          <w:szCs w:val="24"/>
          <w:lang w:eastAsia="de-DE"/>
        </w:rPr>
        <w:t>o</w:t>
      </w:r>
      <w:r w:rsidR="00882EA1" w:rsidRPr="00106B5D">
        <w:rPr>
          <w:rFonts w:ascii="Times New Roman" w:hAnsi="Times New Roman" w:cs="Times New Roman"/>
          <w:color w:val="000000" w:themeColor="text1"/>
          <w:sz w:val="24"/>
          <w:szCs w:val="24"/>
          <w:lang w:eastAsia="de-DE"/>
        </w:rPr>
        <w:t>f Classroom Management</w:t>
      </w:r>
    </w:p>
    <w:p w14:paraId="7C0EE0B4" w14:textId="3CCC45EA" w:rsidR="00F84F3E" w:rsidRPr="00492620" w:rsidRDefault="00106B5D" w:rsidP="007C555E">
      <w:pPr>
        <w:spacing w:before="120" w:after="240"/>
        <w:rPr>
          <w:rFonts w:ascii="Times New Roman" w:eastAsia="Times New Roman" w:hAnsi="Times New Roman" w:cs="Times New Roman"/>
          <w:color w:val="000000" w:themeColor="text1"/>
          <w:sz w:val="24"/>
          <w:szCs w:val="24"/>
          <w:lang w:eastAsia="de-DE"/>
        </w:rPr>
      </w:pPr>
      <w:r>
        <w:rPr>
          <w:rFonts w:ascii="Times New Roman" w:eastAsia="Times New Roman" w:hAnsi="Times New Roman" w:cs="Times New Roman"/>
          <w:color w:val="000000" w:themeColor="text1"/>
          <w:sz w:val="24"/>
          <w:szCs w:val="24"/>
          <w:lang w:eastAsia="de-DE"/>
        </w:rPr>
        <w:t>Teachers’ s</w:t>
      </w:r>
      <w:r w:rsidRPr="00FB55BD">
        <w:rPr>
          <w:rFonts w:ascii="Times New Roman" w:eastAsia="Times New Roman" w:hAnsi="Times New Roman" w:cs="Times New Roman"/>
          <w:color w:val="000000" w:themeColor="text1"/>
          <w:sz w:val="24"/>
          <w:szCs w:val="24"/>
          <w:lang w:eastAsia="de-DE"/>
        </w:rPr>
        <w:t xml:space="preserve">trategic knowledge </w:t>
      </w:r>
      <w:r>
        <w:rPr>
          <w:rFonts w:ascii="Times New Roman" w:eastAsia="Times New Roman" w:hAnsi="Times New Roman" w:cs="Times New Roman"/>
          <w:color w:val="000000" w:themeColor="text1"/>
          <w:sz w:val="24"/>
          <w:szCs w:val="24"/>
          <w:lang w:eastAsia="de-DE"/>
        </w:rPr>
        <w:t>of</w:t>
      </w:r>
      <w:r w:rsidRPr="00FB55BD">
        <w:rPr>
          <w:rFonts w:ascii="Times New Roman" w:eastAsia="Times New Roman" w:hAnsi="Times New Roman" w:cs="Times New Roman"/>
          <w:color w:val="000000" w:themeColor="text1"/>
          <w:sz w:val="24"/>
          <w:szCs w:val="24"/>
          <w:lang w:eastAsia="de-DE"/>
        </w:rPr>
        <w:t xml:space="preserve"> classroom management </w:t>
      </w:r>
      <w:r>
        <w:rPr>
          <w:rFonts w:ascii="Times New Roman" w:eastAsia="Times New Roman" w:hAnsi="Times New Roman" w:cs="Times New Roman"/>
          <w:color w:val="000000" w:themeColor="text1"/>
          <w:sz w:val="24"/>
          <w:szCs w:val="24"/>
          <w:lang w:eastAsia="de-DE"/>
        </w:rPr>
        <w:t>was</w:t>
      </w:r>
      <w:r w:rsidRPr="00FB55BD">
        <w:rPr>
          <w:rFonts w:ascii="Times New Roman" w:eastAsia="Times New Roman" w:hAnsi="Times New Roman" w:cs="Times New Roman"/>
          <w:color w:val="000000" w:themeColor="text1"/>
          <w:sz w:val="24"/>
          <w:szCs w:val="24"/>
          <w:lang w:eastAsia="de-DE"/>
        </w:rPr>
        <w:t xml:space="preserve"> assessed using a Situational Judgment Test (SJT</w:t>
      </w:r>
      <w:r>
        <w:rPr>
          <w:rFonts w:ascii="Times New Roman" w:eastAsia="Times New Roman" w:hAnsi="Times New Roman" w:cs="Times New Roman"/>
          <w:color w:val="000000" w:themeColor="text1"/>
          <w:sz w:val="24"/>
          <w:szCs w:val="24"/>
          <w:lang w:eastAsia="de-DE"/>
        </w:rPr>
        <w:t xml:space="preserve">; </w:t>
      </w:r>
      <w:r w:rsidR="00F96136">
        <w:rPr>
          <w:rFonts w:ascii="Times New Roman" w:eastAsia="Times New Roman" w:hAnsi="Times New Roman" w:cs="Times New Roman"/>
          <w:color w:val="000000" w:themeColor="text1"/>
          <w:sz w:val="24"/>
          <w:szCs w:val="24"/>
          <w:lang w:eastAsia="de-DE"/>
        </w:rPr>
        <w:fldChar w:fldCharType="begin"/>
      </w:r>
      <w:r w:rsidR="00962DA3">
        <w:rPr>
          <w:rFonts w:ascii="Times New Roman" w:eastAsia="Times New Roman" w:hAnsi="Times New Roman" w:cs="Times New Roman"/>
          <w:color w:val="000000" w:themeColor="text1"/>
          <w:sz w:val="24"/>
          <w:szCs w:val="24"/>
          <w:lang w:eastAsia="de-DE"/>
        </w:rPr>
        <w:instrText xml:space="preserve"> ADDIN ZOTERO_ITEM CSL_CITATION {"citationID":"7z1i2hiQ","properties":{"formattedCitation":"(Gold &amp; Holodynski, 2015)","plainCitation":"(Gold &amp; Holodynski, 2015)","dontUpdate":true,"noteIndex":0},"citationItems":[{"id":919,"uris":["http://zotero.org/groups/5349517/items/ICIW6F5C"],"itemData":{"id":919,"type":"article-journal","abstract":"The current study describes the development and construct validation of a situational judgment test for assessing the strategic knowledge of classroom management in elementary schools. Classroom scenarios and accompanying courses of action were constructed, of which 17 experts confirmed the content validity. A pilot study and a cross-validation with preservice teachers and inservice teachers revealed the assumed factor structure and sensitivity of the test to differences in expertise. The results indicate that the situational judgment test for assessing strategic knowledge of classroom management in elementary schools is a valid assessment tool for investigating the acquisition and promotion of classroom management knowledge during teacher education.","container-title":"Educational Assessment","DOI":"10.1080/10627197.2015.1062087","ISSN":"1062-7197","issue":"3","note":"publisher: Routledge\n_eprint: https://doi.org/10.1080/10627197.2015.1062087","page":"226-248","source":"Taylor and Francis+NEJM","title":"Development and Construct Validation of a Situational Judgment Test of Strategic Knowledge of Classroom Management in Elementary Schools","volume":"20","author":[{"family":"Gold","given":"Bernadette"},{"family":"Holodynski","given":"Manfred"}],"issued":{"date-parts":[["2015",7,3]]}}}],"schema":"https://github.com/citation-style-language/schema/raw/master/csl-citation.json"} </w:instrText>
      </w:r>
      <w:r w:rsidR="00F96136">
        <w:rPr>
          <w:rFonts w:ascii="Times New Roman" w:eastAsia="Times New Roman" w:hAnsi="Times New Roman" w:cs="Times New Roman"/>
          <w:color w:val="000000" w:themeColor="text1"/>
          <w:sz w:val="24"/>
          <w:szCs w:val="24"/>
          <w:lang w:eastAsia="de-DE"/>
        </w:rPr>
        <w:fldChar w:fldCharType="separate"/>
      </w:r>
      <w:r w:rsidR="00F96136" w:rsidRPr="00F96136">
        <w:rPr>
          <w:rFonts w:ascii="Times New Roman" w:hAnsi="Times New Roman" w:cs="Times New Roman"/>
          <w:sz w:val="24"/>
        </w:rPr>
        <w:t>Gold &amp; Holodynski, 2015)</w:t>
      </w:r>
      <w:r w:rsidR="00F96136">
        <w:rPr>
          <w:rFonts w:ascii="Times New Roman" w:eastAsia="Times New Roman" w:hAnsi="Times New Roman" w:cs="Times New Roman"/>
          <w:color w:val="000000" w:themeColor="text1"/>
          <w:sz w:val="24"/>
          <w:szCs w:val="24"/>
          <w:lang w:eastAsia="de-DE"/>
        </w:rPr>
        <w:fldChar w:fldCharType="end"/>
      </w:r>
      <w:r w:rsidRPr="00FB55BD">
        <w:rPr>
          <w:rFonts w:ascii="Times New Roman" w:eastAsia="Times New Roman" w:hAnsi="Times New Roman" w:cs="Times New Roman"/>
          <w:color w:val="000000" w:themeColor="text1"/>
          <w:sz w:val="24"/>
          <w:szCs w:val="24"/>
          <w:lang w:eastAsia="de-DE"/>
        </w:rPr>
        <w:t xml:space="preserve"> via an online questionnaire</w:t>
      </w:r>
      <w:r>
        <w:rPr>
          <w:rFonts w:ascii="Times New Roman" w:eastAsia="Times New Roman" w:hAnsi="Times New Roman" w:cs="Times New Roman"/>
          <w:color w:val="000000" w:themeColor="text1"/>
          <w:sz w:val="24"/>
          <w:szCs w:val="24"/>
          <w:lang w:eastAsia="de-DE"/>
        </w:rPr>
        <w:t xml:space="preserve"> on </w:t>
      </w:r>
      <w:proofErr w:type="spellStart"/>
      <w:r w:rsidRPr="00EF0B44">
        <w:rPr>
          <w:rFonts w:ascii="Times New Roman" w:eastAsia="Times New Roman" w:hAnsi="Times New Roman" w:cs="Times New Roman"/>
          <w:color w:val="000000" w:themeColor="text1"/>
          <w:sz w:val="24"/>
          <w:szCs w:val="24"/>
          <w:lang w:eastAsia="de-DE"/>
        </w:rPr>
        <w:t>SoSci</w:t>
      </w:r>
      <w:proofErr w:type="spellEnd"/>
      <w:r w:rsidRPr="00EF0B44">
        <w:rPr>
          <w:rFonts w:ascii="Times New Roman" w:eastAsia="Times New Roman" w:hAnsi="Times New Roman" w:cs="Times New Roman"/>
          <w:color w:val="000000" w:themeColor="text1"/>
          <w:sz w:val="24"/>
          <w:szCs w:val="24"/>
          <w:lang w:eastAsia="de-DE"/>
        </w:rPr>
        <w:t xml:space="preserve"> Survey</w:t>
      </w:r>
      <w:r>
        <w:rPr>
          <w:rFonts w:ascii="Times New Roman" w:eastAsia="Times New Roman" w:hAnsi="Times New Roman" w:cs="Times New Roman"/>
          <w:color w:val="000000" w:themeColor="text1"/>
          <w:sz w:val="24"/>
          <w:szCs w:val="24"/>
          <w:lang w:eastAsia="de-DE"/>
        </w:rPr>
        <w:t>. Participants</w:t>
      </w:r>
      <w:r w:rsidRPr="00FB5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graded</w:t>
      </w:r>
      <w:r w:rsidRPr="00FB5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five to six action alternatives for </w:t>
      </w:r>
      <w:r w:rsidRPr="00FB55BD">
        <w:rPr>
          <w:rFonts w:ascii="Times New Roman" w:eastAsia="Times New Roman" w:hAnsi="Times New Roman" w:cs="Times New Roman"/>
          <w:color w:val="000000" w:themeColor="text1"/>
          <w:sz w:val="24"/>
          <w:szCs w:val="24"/>
          <w:lang w:eastAsia="de-DE"/>
        </w:rPr>
        <w:t xml:space="preserve">twelve teaching scenarios in which </w:t>
      </w:r>
      <w:r w:rsidRPr="00FB55BD">
        <w:rPr>
          <w:rFonts w:ascii="Times New Roman" w:eastAsia="Times New Roman" w:hAnsi="Times New Roman" w:cs="Times New Roman"/>
          <w:color w:val="000000" w:themeColor="text1"/>
          <w:sz w:val="24"/>
          <w:szCs w:val="24"/>
          <w:lang w:eastAsia="de-DE"/>
        </w:rPr>
        <w:lastRenderedPageBreak/>
        <w:t xml:space="preserve">classroom </w:t>
      </w:r>
      <w:r>
        <w:rPr>
          <w:rFonts w:ascii="Times New Roman" w:eastAsia="Times New Roman" w:hAnsi="Times New Roman" w:cs="Times New Roman"/>
          <w:color w:val="000000" w:themeColor="text1"/>
          <w:sz w:val="24"/>
          <w:szCs w:val="24"/>
          <w:lang w:eastAsia="de-DE"/>
        </w:rPr>
        <w:t>disruptions were</w:t>
      </w:r>
      <w:r w:rsidRPr="00FB55BD">
        <w:rPr>
          <w:rFonts w:ascii="Times New Roman" w:eastAsia="Times New Roman" w:hAnsi="Times New Roman" w:cs="Times New Roman"/>
          <w:color w:val="000000" w:themeColor="text1"/>
          <w:sz w:val="24"/>
          <w:szCs w:val="24"/>
          <w:lang w:eastAsia="de-DE"/>
        </w:rPr>
        <w:t xml:space="preserve"> discussed</w:t>
      </w:r>
      <w:r>
        <w:rPr>
          <w:rFonts w:ascii="Times New Roman" w:eastAsia="Times New Roman" w:hAnsi="Times New Roman" w:cs="Times New Roman"/>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 xml:space="preserve">on a </w:t>
      </w:r>
      <w:r>
        <w:rPr>
          <w:rFonts w:ascii="Times New Roman" w:eastAsia="Times New Roman" w:hAnsi="Times New Roman" w:cs="Times New Roman"/>
          <w:color w:val="000000" w:themeColor="text1"/>
          <w:sz w:val="24"/>
          <w:szCs w:val="24"/>
          <w:lang w:eastAsia="de-DE"/>
        </w:rPr>
        <w:t xml:space="preserve">six-point </w:t>
      </w:r>
      <w:r w:rsidRPr="00FB55BD">
        <w:rPr>
          <w:rFonts w:ascii="Times New Roman" w:eastAsia="Times New Roman" w:hAnsi="Times New Roman" w:cs="Times New Roman"/>
          <w:color w:val="000000" w:themeColor="text1"/>
          <w:sz w:val="24"/>
          <w:szCs w:val="24"/>
          <w:lang w:eastAsia="de-DE"/>
        </w:rPr>
        <w:t>Likert scale (grade 1 = “very good” to grade 6 = “unsatisfactory”).</w:t>
      </w:r>
      <w:r>
        <w:rPr>
          <w:rFonts w:ascii="Times New Roman" w:eastAsia="Times New Roman" w:hAnsi="Times New Roman" w:cs="Times New Roman"/>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 xml:space="preserve">As the SJT was originally designed for primary schools, adjustments were made in order to be able to use the SJT for all types of schools in the </w:t>
      </w:r>
      <w:proofErr w:type="spellStart"/>
      <w:r w:rsidRPr="0059756E">
        <w:rPr>
          <w:rFonts w:ascii="Times New Roman" w:eastAsia="Times New Roman" w:hAnsi="Times New Roman" w:cs="Times New Roman"/>
          <w:i/>
          <w:iCs/>
          <w:color w:val="000000" w:themeColor="text1"/>
          <w:sz w:val="24"/>
          <w:szCs w:val="24"/>
          <w:lang w:eastAsia="de-DE"/>
        </w:rPr>
        <w:t>ProVisioNET</w:t>
      </w:r>
      <w:proofErr w:type="spellEnd"/>
      <w:r w:rsidRPr="0059756E">
        <w:rPr>
          <w:rFonts w:ascii="Times New Roman" w:eastAsia="Times New Roman" w:hAnsi="Times New Roman" w:cs="Times New Roman"/>
          <w:i/>
          <w:iCs/>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study. Due to their general applicability, all twelve scenarios and answer options were adopted</w:t>
      </w:r>
      <w:r>
        <w:rPr>
          <w:rFonts w:ascii="Times New Roman" w:eastAsia="Times New Roman" w:hAnsi="Times New Roman" w:cs="Times New Roman"/>
          <w:color w:val="000000" w:themeColor="text1"/>
          <w:sz w:val="24"/>
          <w:szCs w:val="24"/>
          <w:lang w:eastAsia="de-DE"/>
        </w:rPr>
        <w:t xml:space="preserve"> and </w:t>
      </w:r>
      <w:r w:rsidRPr="00FB55BD">
        <w:rPr>
          <w:rFonts w:ascii="Times New Roman" w:eastAsia="Times New Roman" w:hAnsi="Times New Roman" w:cs="Times New Roman"/>
          <w:color w:val="000000" w:themeColor="text1"/>
          <w:sz w:val="24"/>
          <w:szCs w:val="24"/>
          <w:lang w:eastAsia="de-DE"/>
        </w:rPr>
        <w:t xml:space="preserve">only the names of the class levels were removed from the questions - except </w:t>
      </w:r>
      <w:r>
        <w:rPr>
          <w:rFonts w:ascii="Times New Roman" w:eastAsia="Times New Roman" w:hAnsi="Times New Roman" w:cs="Times New Roman"/>
          <w:color w:val="000000" w:themeColor="text1"/>
          <w:sz w:val="24"/>
          <w:szCs w:val="24"/>
          <w:lang w:eastAsia="de-DE"/>
        </w:rPr>
        <w:t>f</w:t>
      </w:r>
      <w:r w:rsidRPr="00FB55BD">
        <w:rPr>
          <w:rFonts w:ascii="Times New Roman" w:eastAsia="Times New Roman" w:hAnsi="Times New Roman" w:cs="Times New Roman"/>
          <w:color w:val="000000" w:themeColor="text1"/>
          <w:sz w:val="24"/>
          <w:szCs w:val="24"/>
          <w:lang w:eastAsia="de-DE"/>
        </w:rPr>
        <w:t>o</w:t>
      </w:r>
      <w:r>
        <w:rPr>
          <w:rFonts w:ascii="Times New Roman" w:eastAsia="Times New Roman" w:hAnsi="Times New Roman" w:cs="Times New Roman"/>
          <w:color w:val="000000" w:themeColor="text1"/>
          <w:sz w:val="24"/>
          <w:szCs w:val="24"/>
          <w:lang w:eastAsia="de-DE"/>
        </w:rPr>
        <w:t>r</w:t>
      </w:r>
      <w:r w:rsidRPr="00FB55BD">
        <w:rPr>
          <w:rFonts w:ascii="Times New Roman" w:eastAsia="Times New Roman" w:hAnsi="Times New Roman" w:cs="Times New Roman"/>
          <w:color w:val="000000" w:themeColor="text1"/>
          <w:sz w:val="24"/>
          <w:szCs w:val="24"/>
          <w:lang w:eastAsia="de-DE"/>
        </w:rPr>
        <w:t xml:space="preserve"> scenario 6, where this information </w:t>
      </w:r>
      <w:r>
        <w:rPr>
          <w:rFonts w:ascii="Times New Roman" w:eastAsia="Times New Roman" w:hAnsi="Times New Roman" w:cs="Times New Roman"/>
          <w:color w:val="000000" w:themeColor="text1"/>
          <w:sz w:val="24"/>
          <w:szCs w:val="24"/>
          <w:lang w:eastAsia="de-DE"/>
        </w:rPr>
        <w:t>was</w:t>
      </w:r>
      <w:r w:rsidRPr="00FB55BD">
        <w:rPr>
          <w:rFonts w:ascii="Times New Roman" w:eastAsia="Times New Roman" w:hAnsi="Times New Roman" w:cs="Times New Roman"/>
          <w:color w:val="000000" w:themeColor="text1"/>
          <w:sz w:val="24"/>
          <w:szCs w:val="24"/>
          <w:lang w:eastAsia="de-DE"/>
        </w:rPr>
        <w:t xml:space="preserve"> essential. Only fully completed questionnaires were included in the present study.</w:t>
      </w:r>
    </w:p>
    <w:p w14:paraId="68AF4763" w14:textId="25B1C4E4" w:rsidR="004B46D1" w:rsidRPr="002663B8" w:rsidRDefault="004B46D1" w:rsidP="007C555E">
      <w:pPr>
        <w:pStyle w:val="berschrift2"/>
        <w:rPr>
          <w:rFonts w:ascii="Times New Roman" w:hAnsi="Times New Roman" w:cs="Times New Roman"/>
          <w:color w:val="000000" w:themeColor="text1"/>
          <w:sz w:val="24"/>
          <w:szCs w:val="24"/>
          <w:lang w:eastAsia="de-DE"/>
        </w:rPr>
      </w:pPr>
      <w:r w:rsidRPr="002663B8">
        <w:rPr>
          <w:rFonts w:ascii="Times New Roman" w:hAnsi="Times New Roman" w:cs="Times New Roman"/>
          <w:color w:val="000000" w:themeColor="text1"/>
          <w:sz w:val="24"/>
          <w:szCs w:val="24"/>
          <w:lang w:eastAsia="de-DE"/>
        </w:rPr>
        <w:t>Data analysis</w:t>
      </w:r>
    </w:p>
    <w:p w14:paraId="08A74D50" w14:textId="1C584DD7" w:rsidR="003E0E1E" w:rsidRPr="003E0E1E" w:rsidRDefault="003E0E1E" w:rsidP="00BF6E0A">
      <w:pPr>
        <w:spacing w:before="120" w:after="240"/>
        <w:rPr>
          <w:rFonts w:ascii="Times New Roman" w:eastAsia="Times New Roman" w:hAnsi="Times New Roman" w:cs="Times New Roman"/>
          <w:color w:val="000000" w:themeColor="text1"/>
          <w:sz w:val="24"/>
          <w:szCs w:val="24"/>
          <w:lang w:eastAsia="de-DE"/>
        </w:rPr>
      </w:pPr>
      <w:r w:rsidRPr="003E0E1E">
        <w:rPr>
          <w:rFonts w:ascii="Times New Roman" w:eastAsia="Times New Roman" w:hAnsi="Times New Roman" w:cs="Times New Roman"/>
          <w:color w:val="000000" w:themeColor="text1"/>
          <w:sz w:val="24"/>
          <w:szCs w:val="24"/>
          <w:lang w:eastAsia="de-DE"/>
        </w:rPr>
        <w:t xml:space="preserve">The eye-tracking data were analyzed using the </w:t>
      </w:r>
      <w:r w:rsidR="00223BFF" w:rsidRPr="003E0E1E">
        <w:rPr>
          <w:rFonts w:ascii="Times New Roman" w:eastAsia="Times New Roman" w:hAnsi="Times New Roman" w:cs="Times New Roman"/>
          <w:color w:val="000000" w:themeColor="text1"/>
          <w:sz w:val="24"/>
          <w:szCs w:val="24"/>
          <w:lang w:eastAsia="de-DE"/>
        </w:rPr>
        <w:t>software</w:t>
      </w:r>
      <w:r w:rsidR="00223BFF">
        <w:rPr>
          <w:rFonts w:ascii="Times New Roman" w:eastAsia="Times New Roman" w:hAnsi="Times New Roman" w:cs="Times New Roman"/>
          <w:color w:val="000000" w:themeColor="text1"/>
          <w:sz w:val="24"/>
          <w:szCs w:val="24"/>
          <w:lang w:eastAsia="de-DE"/>
        </w:rPr>
        <w:t xml:space="preserve"> </w:t>
      </w:r>
      <w:proofErr w:type="spellStart"/>
      <w:r w:rsidRPr="003E0E1E">
        <w:rPr>
          <w:rFonts w:ascii="Times New Roman" w:eastAsia="Times New Roman" w:hAnsi="Times New Roman" w:cs="Times New Roman"/>
          <w:color w:val="000000" w:themeColor="text1"/>
          <w:sz w:val="24"/>
          <w:szCs w:val="24"/>
          <w:lang w:eastAsia="de-DE"/>
        </w:rPr>
        <w:t>Tobii</w:t>
      </w:r>
      <w:proofErr w:type="spellEnd"/>
      <w:r w:rsidRPr="003E0E1E">
        <w:rPr>
          <w:rFonts w:ascii="Times New Roman" w:eastAsia="Times New Roman" w:hAnsi="Times New Roman" w:cs="Times New Roman"/>
          <w:color w:val="000000" w:themeColor="text1"/>
          <w:sz w:val="24"/>
          <w:szCs w:val="24"/>
          <w:lang w:eastAsia="de-DE"/>
        </w:rPr>
        <w:t xml:space="preserve"> Pro Lab Analyzer </w:t>
      </w:r>
      <w:r w:rsidR="007930AD">
        <w:rPr>
          <w:rFonts w:ascii="Times New Roman" w:eastAsia="Times New Roman" w:hAnsi="Times New Roman" w:cs="Times New Roman"/>
          <w:color w:val="000000" w:themeColor="text1"/>
          <w:sz w:val="24"/>
          <w:szCs w:val="24"/>
          <w:lang w:eastAsia="de-DE"/>
        </w:rPr>
        <w:t>(Version 1.</w:t>
      </w:r>
      <w:r w:rsidR="00BF6E0A">
        <w:rPr>
          <w:rFonts w:ascii="Times New Roman" w:eastAsia="Times New Roman" w:hAnsi="Times New Roman" w:cs="Times New Roman"/>
          <w:color w:val="000000" w:themeColor="text1"/>
          <w:sz w:val="24"/>
          <w:szCs w:val="24"/>
          <w:lang w:eastAsia="de-DE"/>
        </w:rPr>
        <w:t>241.54542)</w:t>
      </w:r>
      <w:r w:rsidRPr="003E0E1E">
        <w:rPr>
          <w:rFonts w:ascii="Times New Roman" w:eastAsia="Times New Roman" w:hAnsi="Times New Roman" w:cs="Times New Roman"/>
          <w:color w:val="000000" w:themeColor="text1"/>
          <w:sz w:val="24"/>
          <w:szCs w:val="24"/>
          <w:lang w:eastAsia="de-DE"/>
        </w:rPr>
        <w:t xml:space="preserve">. </w:t>
      </w:r>
      <w:del w:id="17" w:author="Lotz, Christin" w:date="2025-01-23T11:55:00Z">
        <w:r w:rsidRPr="003E0E1E" w:rsidDel="00246433">
          <w:rPr>
            <w:rFonts w:ascii="Times New Roman" w:eastAsia="Times New Roman" w:hAnsi="Times New Roman" w:cs="Times New Roman"/>
            <w:color w:val="000000" w:themeColor="text1"/>
            <w:sz w:val="24"/>
            <w:szCs w:val="24"/>
            <w:lang w:eastAsia="de-DE"/>
          </w:rPr>
          <w:delText>For the present study, the number</w:delText>
        </w:r>
        <w:r w:rsidR="00BF6E0A" w:rsidDel="00246433">
          <w:rPr>
            <w:rFonts w:ascii="Times New Roman" w:eastAsia="Times New Roman" w:hAnsi="Times New Roman" w:cs="Times New Roman"/>
            <w:color w:val="000000" w:themeColor="text1"/>
            <w:sz w:val="24"/>
            <w:szCs w:val="24"/>
            <w:lang w:eastAsia="de-DE"/>
          </w:rPr>
          <w:delText xml:space="preserve"> and </w:delText>
        </w:r>
        <w:r w:rsidRPr="003E0E1E" w:rsidDel="00246433">
          <w:rPr>
            <w:rFonts w:ascii="Times New Roman" w:eastAsia="Times New Roman" w:hAnsi="Times New Roman" w:cs="Times New Roman"/>
            <w:color w:val="000000" w:themeColor="text1"/>
            <w:sz w:val="24"/>
            <w:szCs w:val="24"/>
            <w:lang w:eastAsia="de-DE"/>
          </w:rPr>
          <w:delText xml:space="preserve">duration of fixations </w:delText>
        </w:r>
        <w:r w:rsidR="00BF6E0A" w:rsidDel="00246433">
          <w:rPr>
            <w:rFonts w:ascii="Times New Roman" w:eastAsia="Times New Roman" w:hAnsi="Times New Roman" w:cs="Times New Roman"/>
            <w:color w:val="000000" w:themeColor="text1"/>
            <w:sz w:val="24"/>
            <w:szCs w:val="24"/>
            <w:lang w:eastAsia="de-DE"/>
          </w:rPr>
          <w:delText xml:space="preserve">as well as the time to first fixation </w:delText>
        </w:r>
        <w:r w:rsidRPr="003E0E1E" w:rsidDel="00246433">
          <w:rPr>
            <w:rFonts w:ascii="Times New Roman" w:eastAsia="Times New Roman" w:hAnsi="Times New Roman" w:cs="Times New Roman"/>
            <w:color w:val="000000" w:themeColor="text1"/>
            <w:sz w:val="24"/>
            <w:szCs w:val="24"/>
            <w:lang w:eastAsia="de-DE"/>
          </w:rPr>
          <w:delText xml:space="preserve">were of primary interest. </w:delText>
        </w:r>
        <w:commentRangeStart w:id="18"/>
        <w:r w:rsidRPr="003E0E1E" w:rsidDel="00246433">
          <w:rPr>
            <w:rFonts w:ascii="Times New Roman" w:eastAsia="Times New Roman" w:hAnsi="Times New Roman" w:cs="Times New Roman"/>
            <w:color w:val="000000" w:themeColor="text1"/>
            <w:sz w:val="24"/>
            <w:szCs w:val="24"/>
            <w:lang w:eastAsia="de-DE"/>
          </w:rPr>
          <w:delText>A fixation filter was applied, with a threshold set at 30</w:delText>
        </w:r>
        <w:r w:rsidR="003612AE" w:rsidDel="00246433">
          <w:rPr>
            <w:rFonts w:ascii="Times New Roman" w:eastAsia="Times New Roman" w:hAnsi="Times New Roman" w:cs="Times New Roman"/>
            <w:color w:val="000000" w:themeColor="text1"/>
            <w:sz w:val="24"/>
            <w:szCs w:val="24"/>
            <w:lang w:eastAsia="de-DE"/>
          </w:rPr>
          <w:delText>°/sec</w:delText>
        </w:r>
        <w:r w:rsidRPr="003E0E1E" w:rsidDel="00246433">
          <w:rPr>
            <w:rFonts w:ascii="Times New Roman" w:eastAsia="Times New Roman" w:hAnsi="Times New Roman" w:cs="Times New Roman"/>
            <w:color w:val="000000" w:themeColor="text1"/>
            <w:sz w:val="24"/>
            <w:szCs w:val="24"/>
            <w:lang w:eastAsia="de-DE"/>
          </w:rPr>
          <w:delText xml:space="preserve"> to identify fixations</w:delText>
        </w:r>
        <w:r w:rsidR="002F7641" w:rsidDel="00246433">
          <w:rPr>
            <w:rFonts w:ascii="Times New Roman" w:eastAsia="Times New Roman" w:hAnsi="Times New Roman" w:cs="Times New Roman"/>
            <w:color w:val="000000" w:themeColor="text1"/>
            <w:sz w:val="24"/>
            <w:szCs w:val="24"/>
            <w:lang w:eastAsia="de-DE"/>
          </w:rPr>
          <w:delText xml:space="preserve">, as </w:delText>
        </w:r>
        <w:r w:rsidR="002F7641" w:rsidRPr="002F7641" w:rsidDel="00246433">
          <w:rPr>
            <w:rFonts w:ascii="Times New Roman" w:eastAsia="Times New Roman" w:hAnsi="Times New Roman" w:cs="Times New Roman"/>
            <w:color w:val="000000" w:themeColor="text1"/>
            <w:sz w:val="24"/>
            <w:szCs w:val="24"/>
            <w:lang w:eastAsia="de-DE"/>
          </w:rPr>
          <w:delText xml:space="preserve">this default fixation filter </w:delText>
        </w:r>
        <w:r w:rsidR="00FA16CC" w:rsidDel="00246433">
          <w:rPr>
            <w:rFonts w:ascii="Times New Roman" w:eastAsia="Times New Roman" w:hAnsi="Times New Roman" w:cs="Times New Roman"/>
            <w:color w:val="000000" w:themeColor="text1"/>
            <w:sz w:val="24"/>
            <w:szCs w:val="24"/>
            <w:lang w:eastAsia="de-DE"/>
          </w:rPr>
          <w:delText xml:space="preserve">is </w:delText>
        </w:r>
        <w:r w:rsidR="003612AE" w:rsidDel="00246433">
          <w:rPr>
            <w:rFonts w:ascii="Times New Roman" w:eastAsia="Times New Roman" w:hAnsi="Times New Roman" w:cs="Times New Roman"/>
            <w:color w:val="000000" w:themeColor="text1"/>
            <w:sz w:val="24"/>
            <w:szCs w:val="24"/>
            <w:lang w:eastAsia="de-DE"/>
          </w:rPr>
          <w:delText xml:space="preserve">recommended </w:delText>
        </w:r>
        <w:r w:rsidR="00BA25A3" w:rsidDel="00246433">
          <w:rPr>
            <w:rFonts w:ascii="Times New Roman" w:eastAsia="Times New Roman" w:hAnsi="Times New Roman" w:cs="Times New Roman"/>
            <w:color w:val="000000" w:themeColor="text1"/>
            <w:sz w:val="24"/>
            <w:szCs w:val="24"/>
            <w:lang w:eastAsia="de-DE"/>
          </w:rPr>
          <w:delText xml:space="preserve">for mobile eye-tracking data </w:delText>
        </w:r>
        <w:r w:rsidR="003612AE" w:rsidDel="00246433">
          <w:rPr>
            <w:rFonts w:ascii="Times New Roman" w:eastAsia="Times New Roman" w:hAnsi="Times New Roman" w:cs="Times New Roman"/>
            <w:color w:val="000000" w:themeColor="text1"/>
            <w:sz w:val="24"/>
            <w:szCs w:val="24"/>
            <w:lang w:eastAsia="de-DE"/>
          </w:rPr>
          <w:delText>in the</w:delText>
        </w:r>
        <w:r w:rsidR="002F7641" w:rsidRPr="002F7641" w:rsidDel="00246433">
          <w:rPr>
            <w:rFonts w:ascii="Times New Roman" w:eastAsia="Times New Roman" w:hAnsi="Times New Roman" w:cs="Times New Roman"/>
            <w:color w:val="000000" w:themeColor="text1"/>
            <w:sz w:val="24"/>
            <w:szCs w:val="24"/>
            <w:lang w:eastAsia="de-DE"/>
          </w:rPr>
          <w:delText xml:space="preserve"> Tobii Lab </w:delText>
        </w:r>
        <w:r w:rsidR="00FA16CC" w:rsidDel="00246433">
          <w:rPr>
            <w:rFonts w:ascii="Times New Roman" w:eastAsia="Times New Roman" w:hAnsi="Times New Roman" w:cs="Times New Roman"/>
            <w:color w:val="000000" w:themeColor="text1"/>
            <w:sz w:val="24"/>
            <w:szCs w:val="24"/>
            <w:lang w:eastAsia="de-DE"/>
          </w:rPr>
          <w:delText>Analyzer</w:delText>
        </w:r>
        <w:r w:rsidR="002F7641" w:rsidRPr="002F7641" w:rsidDel="00246433">
          <w:rPr>
            <w:rFonts w:ascii="Times New Roman" w:eastAsia="Times New Roman" w:hAnsi="Times New Roman" w:cs="Times New Roman"/>
            <w:color w:val="000000" w:themeColor="text1"/>
            <w:sz w:val="24"/>
            <w:szCs w:val="24"/>
            <w:lang w:eastAsia="de-DE"/>
          </w:rPr>
          <w:delText xml:space="preserve"> Software</w:delText>
        </w:r>
        <w:r w:rsidR="00FA16CC" w:rsidDel="00246433">
          <w:rPr>
            <w:rFonts w:ascii="Times New Roman" w:eastAsia="Times New Roman" w:hAnsi="Times New Roman" w:cs="Times New Roman"/>
            <w:color w:val="000000" w:themeColor="text1"/>
            <w:sz w:val="24"/>
            <w:szCs w:val="24"/>
            <w:lang w:eastAsia="de-DE"/>
          </w:rPr>
          <w:delText xml:space="preserve"> </w:delText>
        </w:r>
        <w:r w:rsidR="00FA16CC" w:rsidDel="00246433">
          <w:rPr>
            <w:rFonts w:ascii="Times New Roman" w:eastAsia="Times New Roman" w:hAnsi="Times New Roman" w:cs="Times New Roman"/>
            <w:color w:val="000000" w:themeColor="text1"/>
            <w:sz w:val="24"/>
            <w:szCs w:val="24"/>
            <w:lang w:eastAsia="de-DE"/>
          </w:rPr>
          <w:fldChar w:fldCharType="begin"/>
        </w:r>
        <w:r w:rsidR="00FA16CC" w:rsidDel="00246433">
          <w:rPr>
            <w:rFonts w:ascii="Times New Roman" w:eastAsia="Times New Roman" w:hAnsi="Times New Roman" w:cs="Times New Roman"/>
            <w:color w:val="000000" w:themeColor="text1"/>
            <w:sz w:val="24"/>
            <w:szCs w:val="24"/>
            <w:lang w:eastAsia="de-DE"/>
          </w:rPr>
          <w:delInstrText xml:space="preserve"> ADDIN ZOTERO_ITEM CSL_CITATION {"citationID":"cWPV9vus","properties":{"formattedCitation":"(Tobii AB, 2024)","plainCitation":"(Tobii AB, 2024)","noteIndex":0},"citationItems":[{"id":966,"uris":["http://zotero.org/groups/5349517/items/NEV3K4XP"],"itemData":{"id":966,"type":"webpage","title":"Tobii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delInstrText>
        </w:r>
        <w:r w:rsidR="00FA16CC" w:rsidDel="00246433">
          <w:rPr>
            <w:rFonts w:ascii="Times New Roman" w:eastAsia="Times New Roman" w:hAnsi="Times New Roman" w:cs="Times New Roman"/>
            <w:color w:val="000000" w:themeColor="text1"/>
            <w:sz w:val="24"/>
            <w:szCs w:val="24"/>
            <w:lang w:eastAsia="de-DE"/>
          </w:rPr>
          <w:fldChar w:fldCharType="separate"/>
        </w:r>
        <w:r w:rsidR="00FA16CC" w:rsidRPr="00FA16CC" w:rsidDel="00246433">
          <w:rPr>
            <w:rFonts w:ascii="Times New Roman" w:hAnsi="Times New Roman" w:cs="Times New Roman"/>
            <w:sz w:val="24"/>
          </w:rPr>
          <w:delText>(Tobii AB, 2024)</w:delText>
        </w:r>
        <w:r w:rsidR="00FA16CC" w:rsidDel="00246433">
          <w:rPr>
            <w:rFonts w:ascii="Times New Roman" w:eastAsia="Times New Roman" w:hAnsi="Times New Roman" w:cs="Times New Roman"/>
            <w:color w:val="000000" w:themeColor="text1"/>
            <w:sz w:val="24"/>
            <w:szCs w:val="24"/>
            <w:lang w:eastAsia="de-DE"/>
          </w:rPr>
          <w:fldChar w:fldCharType="end"/>
        </w:r>
      </w:del>
      <w:commentRangeEnd w:id="18"/>
      <w:r w:rsidR="00246433">
        <w:rPr>
          <w:rStyle w:val="Kommentarzeichen"/>
        </w:rPr>
        <w:commentReference w:id="18"/>
      </w:r>
      <w:del w:id="19" w:author="Lotz, Christin" w:date="2025-01-23T11:55:00Z">
        <w:r w:rsidRPr="003E0E1E" w:rsidDel="00246433">
          <w:rPr>
            <w:rFonts w:ascii="Times New Roman" w:eastAsia="Times New Roman" w:hAnsi="Times New Roman" w:cs="Times New Roman"/>
            <w:color w:val="000000" w:themeColor="text1"/>
            <w:sz w:val="24"/>
            <w:szCs w:val="24"/>
            <w:lang w:eastAsia="de-DE"/>
          </w:rPr>
          <w:delText>.</w:delText>
        </w:r>
        <w:r w:rsidR="00BF6E0A" w:rsidDel="00246433">
          <w:rPr>
            <w:rFonts w:ascii="Times New Roman" w:eastAsia="Times New Roman" w:hAnsi="Times New Roman" w:cs="Times New Roman"/>
            <w:color w:val="000000" w:themeColor="text1"/>
            <w:sz w:val="24"/>
            <w:szCs w:val="24"/>
            <w:lang w:eastAsia="de-DE"/>
          </w:rPr>
          <w:delText xml:space="preserve"> </w:delText>
        </w:r>
        <w:r w:rsidRPr="003E0E1E" w:rsidDel="00246433">
          <w:rPr>
            <w:rFonts w:ascii="Times New Roman" w:eastAsia="Times New Roman" w:hAnsi="Times New Roman" w:cs="Times New Roman"/>
            <w:color w:val="000000" w:themeColor="text1"/>
            <w:sz w:val="24"/>
            <w:szCs w:val="24"/>
            <w:lang w:eastAsia="de-DE"/>
          </w:rPr>
          <w:delText xml:space="preserve">Global </w:delText>
        </w:r>
        <w:r w:rsidR="00494677" w:rsidDel="00246433">
          <w:rPr>
            <w:rFonts w:ascii="Times New Roman" w:eastAsia="Times New Roman" w:hAnsi="Times New Roman" w:cs="Times New Roman"/>
            <w:color w:val="000000" w:themeColor="text1"/>
            <w:sz w:val="24"/>
            <w:szCs w:val="24"/>
            <w:lang w:eastAsia="de-DE"/>
          </w:rPr>
          <w:delText xml:space="preserve">monitoring </w:delText>
        </w:r>
        <w:r w:rsidRPr="003E0E1E" w:rsidDel="00246433">
          <w:rPr>
            <w:rFonts w:ascii="Times New Roman" w:eastAsia="Times New Roman" w:hAnsi="Times New Roman" w:cs="Times New Roman"/>
            <w:color w:val="000000" w:themeColor="text1"/>
            <w:sz w:val="24"/>
            <w:szCs w:val="24"/>
            <w:lang w:eastAsia="de-DE"/>
          </w:rPr>
          <w:delText>and event-related gaze behaviors were examined to provide insights into participants</w:delText>
        </w:r>
        <w:r w:rsidR="00BF6E0A" w:rsidDel="00246433">
          <w:rPr>
            <w:rFonts w:ascii="Times New Roman" w:eastAsia="Times New Roman" w:hAnsi="Times New Roman" w:cs="Times New Roman"/>
            <w:color w:val="000000" w:themeColor="text1"/>
            <w:sz w:val="24"/>
            <w:szCs w:val="24"/>
            <w:lang w:eastAsia="de-DE"/>
          </w:rPr>
          <w:delText xml:space="preserve">’ </w:delText>
        </w:r>
        <w:r w:rsidRPr="003E0E1E" w:rsidDel="00246433">
          <w:rPr>
            <w:rFonts w:ascii="Times New Roman" w:eastAsia="Times New Roman" w:hAnsi="Times New Roman" w:cs="Times New Roman"/>
            <w:color w:val="000000" w:themeColor="text1"/>
            <w:sz w:val="24"/>
            <w:szCs w:val="24"/>
            <w:lang w:eastAsia="de-DE"/>
          </w:rPr>
          <w:delText xml:space="preserve">visual attention. Global </w:delText>
        </w:r>
        <w:r w:rsidR="00494677" w:rsidDel="00246433">
          <w:rPr>
            <w:rFonts w:ascii="Times New Roman" w:eastAsia="Times New Roman" w:hAnsi="Times New Roman" w:cs="Times New Roman"/>
            <w:color w:val="000000" w:themeColor="text1"/>
            <w:sz w:val="24"/>
            <w:szCs w:val="24"/>
            <w:lang w:eastAsia="de-DE"/>
          </w:rPr>
          <w:delText xml:space="preserve">monitoring </w:delText>
        </w:r>
        <w:r w:rsidRPr="003E0E1E" w:rsidDel="00246433">
          <w:rPr>
            <w:rFonts w:ascii="Times New Roman" w:eastAsia="Times New Roman" w:hAnsi="Times New Roman" w:cs="Times New Roman"/>
            <w:color w:val="000000" w:themeColor="text1"/>
            <w:sz w:val="24"/>
            <w:szCs w:val="24"/>
            <w:lang w:eastAsia="de-DE"/>
          </w:rPr>
          <w:delText xml:space="preserve">gaze behavior encompassed predefined </w:delText>
        </w:r>
        <w:r w:rsidR="00BF6E0A" w:rsidDel="00246433">
          <w:rPr>
            <w:rFonts w:ascii="Times New Roman" w:eastAsia="Times New Roman" w:hAnsi="Times New Roman" w:cs="Times New Roman"/>
            <w:color w:val="000000" w:themeColor="text1"/>
            <w:sz w:val="24"/>
            <w:szCs w:val="24"/>
            <w:lang w:eastAsia="de-DE"/>
          </w:rPr>
          <w:delText xml:space="preserve">AOIs </w:delText>
        </w:r>
        <w:r w:rsidRPr="003E0E1E" w:rsidDel="00246433">
          <w:rPr>
            <w:rFonts w:ascii="Times New Roman" w:eastAsia="Times New Roman" w:hAnsi="Times New Roman" w:cs="Times New Roman"/>
            <w:color w:val="000000" w:themeColor="text1"/>
            <w:sz w:val="24"/>
            <w:szCs w:val="24"/>
            <w:lang w:eastAsia="de-DE"/>
          </w:rPr>
          <w:delText xml:space="preserve">such as </w:delText>
        </w:r>
        <w:r w:rsidR="00BF6E0A" w:rsidRPr="00BF6E0A" w:rsidDel="00246433">
          <w:rPr>
            <w:rFonts w:ascii="Times New Roman" w:eastAsia="Times New Roman" w:hAnsi="Times New Roman" w:cs="Times New Roman"/>
            <w:i/>
            <w:iCs/>
            <w:color w:val="000000" w:themeColor="text1"/>
            <w:sz w:val="24"/>
            <w:szCs w:val="24"/>
            <w:lang w:eastAsia="de-DE"/>
          </w:rPr>
          <w:delText>Students</w:delText>
        </w:r>
        <w:r w:rsidR="00BF6E0A" w:rsidDel="00246433">
          <w:rPr>
            <w:rFonts w:ascii="Times New Roman" w:eastAsia="Times New Roman" w:hAnsi="Times New Roman" w:cs="Times New Roman"/>
            <w:color w:val="000000" w:themeColor="text1"/>
            <w:sz w:val="24"/>
            <w:szCs w:val="24"/>
            <w:lang w:eastAsia="de-DE"/>
          </w:rPr>
          <w:delText>,</w:delText>
        </w:r>
        <w:r w:rsidRPr="003E0E1E" w:rsidDel="00246433">
          <w:rPr>
            <w:rFonts w:ascii="Times New Roman" w:eastAsia="Times New Roman" w:hAnsi="Times New Roman" w:cs="Times New Roman"/>
            <w:color w:val="000000" w:themeColor="text1"/>
            <w:sz w:val="24"/>
            <w:szCs w:val="24"/>
            <w:lang w:eastAsia="de-DE"/>
          </w:rPr>
          <w:delText xml:space="preserve"> with the teacher’s gaze on these AOIs coded continuously throughout the entire video duration</w:delText>
        </w:r>
        <w:r w:rsidR="00E02CE7" w:rsidDel="00246433">
          <w:rPr>
            <w:rFonts w:ascii="Times New Roman" w:eastAsia="Times New Roman" w:hAnsi="Times New Roman" w:cs="Times New Roman"/>
            <w:color w:val="000000" w:themeColor="text1"/>
            <w:sz w:val="24"/>
            <w:szCs w:val="24"/>
            <w:lang w:eastAsia="de-DE"/>
          </w:rPr>
          <w:delText xml:space="preserve"> (see Measure for detailed description of the AOIs)</w:delText>
        </w:r>
        <w:r w:rsidRPr="003E0E1E" w:rsidDel="00246433">
          <w:rPr>
            <w:rFonts w:ascii="Times New Roman" w:eastAsia="Times New Roman" w:hAnsi="Times New Roman" w:cs="Times New Roman"/>
            <w:color w:val="000000" w:themeColor="text1"/>
            <w:sz w:val="24"/>
            <w:szCs w:val="24"/>
            <w:lang w:eastAsia="de-DE"/>
          </w:rPr>
          <w:delText>.</w:delText>
        </w:r>
        <w:r w:rsidR="00BF6E0A" w:rsidDel="00246433">
          <w:rPr>
            <w:rFonts w:ascii="Times New Roman" w:eastAsia="Times New Roman" w:hAnsi="Times New Roman" w:cs="Times New Roman"/>
            <w:color w:val="000000" w:themeColor="text1"/>
            <w:sz w:val="24"/>
            <w:szCs w:val="24"/>
            <w:lang w:eastAsia="de-DE"/>
          </w:rPr>
          <w:delText xml:space="preserve"> </w:delText>
        </w:r>
        <w:r w:rsidRPr="003E0E1E" w:rsidDel="00246433">
          <w:rPr>
            <w:rFonts w:ascii="Times New Roman" w:eastAsia="Times New Roman" w:hAnsi="Times New Roman" w:cs="Times New Roman"/>
            <w:color w:val="000000" w:themeColor="text1"/>
            <w:sz w:val="24"/>
            <w:szCs w:val="24"/>
            <w:lang w:eastAsia="de-DE"/>
          </w:rPr>
          <w:delText xml:space="preserve">In contrast, event-related gaze behavior focused on the AOI labeled </w:delText>
        </w:r>
        <w:r w:rsidR="00BF6E0A" w:rsidRPr="00BF6E0A" w:rsidDel="00246433">
          <w:rPr>
            <w:rFonts w:ascii="Times New Roman" w:eastAsia="Times New Roman" w:hAnsi="Times New Roman" w:cs="Times New Roman"/>
            <w:i/>
            <w:iCs/>
            <w:color w:val="000000" w:themeColor="text1"/>
            <w:sz w:val="24"/>
            <w:szCs w:val="24"/>
            <w:lang w:eastAsia="de-DE"/>
          </w:rPr>
          <w:delText>D</w:delText>
        </w:r>
        <w:r w:rsidRPr="003E0E1E" w:rsidDel="00246433">
          <w:rPr>
            <w:rFonts w:ascii="Times New Roman" w:eastAsia="Times New Roman" w:hAnsi="Times New Roman" w:cs="Times New Roman"/>
            <w:i/>
            <w:iCs/>
            <w:color w:val="000000" w:themeColor="text1"/>
            <w:sz w:val="24"/>
            <w:szCs w:val="24"/>
            <w:lang w:eastAsia="de-DE"/>
          </w:rPr>
          <w:delText xml:space="preserve">isruptive </w:delText>
        </w:r>
        <w:r w:rsidR="00BF6E0A" w:rsidRPr="00BF6E0A" w:rsidDel="00246433">
          <w:rPr>
            <w:rFonts w:ascii="Times New Roman" w:eastAsia="Times New Roman" w:hAnsi="Times New Roman" w:cs="Times New Roman"/>
            <w:i/>
            <w:iCs/>
            <w:color w:val="000000" w:themeColor="text1"/>
            <w:sz w:val="24"/>
            <w:szCs w:val="24"/>
            <w:lang w:eastAsia="de-DE"/>
          </w:rPr>
          <w:delText>P</w:delText>
        </w:r>
        <w:r w:rsidRPr="003E0E1E" w:rsidDel="00246433">
          <w:rPr>
            <w:rFonts w:ascii="Times New Roman" w:eastAsia="Times New Roman" w:hAnsi="Times New Roman" w:cs="Times New Roman"/>
            <w:i/>
            <w:iCs/>
            <w:color w:val="000000" w:themeColor="text1"/>
            <w:sz w:val="24"/>
            <w:szCs w:val="24"/>
            <w:lang w:eastAsia="de-DE"/>
          </w:rPr>
          <w:delText>erson</w:delText>
        </w:r>
        <w:r w:rsidRPr="003E0E1E" w:rsidDel="00246433">
          <w:rPr>
            <w:rFonts w:ascii="Times New Roman" w:eastAsia="Times New Roman" w:hAnsi="Times New Roman" w:cs="Times New Roman"/>
            <w:color w:val="000000" w:themeColor="text1"/>
            <w:sz w:val="24"/>
            <w:szCs w:val="24"/>
            <w:lang w:eastAsia="de-DE"/>
          </w:rPr>
          <w:delText>.</w:delText>
        </w:r>
        <w:r w:rsidR="00BF6E0A" w:rsidDel="00246433">
          <w:rPr>
            <w:rFonts w:ascii="Times New Roman" w:eastAsia="Times New Roman" w:hAnsi="Times New Roman" w:cs="Times New Roman"/>
            <w:color w:val="000000" w:themeColor="text1"/>
            <w:sz w:val="24"/>
            <w:szCs w:val="24"/>
            <w:lang w:eastAsia="de-DE"/>
          </w:rPr>
          <w:delText xml:space="preserve"> </w:delText>
        </w:r>
        <w:r w:rsidRPr="003E0E1E" w:rsidDel="00246433">
          <w:rPr>
            <w:rFonts w:ascii="Times New Roman" w:eastAsia="Times New Roman" w:hAnsi="Times New Roman" w:cs="Times New Roman"/>
            <w:color w:val="000000" w:themeColor="text1"/>
            <w:sz w:val="24"/>
            <w:szCs w:val="24"/>
            <w:lang w:eastAsia="de-DE"/>
          </w:rPr>
          <w:delText>This AOI was coded exclusively during the duration of disruption events, capturing the teacher’s gaze allocation in response to specific classroom disturbances.</w:delText>
        </w:r>
      </w:del>
    </w:p>
    <w:p w14:paraId="4F821FE2" w14:textId="3051F5B4" w:rsidR="002663B8" w:rsidRDefault="002663B8" w:rsidP="007C555E">
      <w:pPr>
        <w:spacing w:before="120" w:after="240"/>
        <w:rPr>
          <w:rFonts w:ascii="Times New Roman" w:eastAsia="Times New Roman" w:hAnsi="Times New Roman" w:cs="Times New Roman"/>
          <w:color w:val="000000" w:themeColor="text1"/>
          <w:sz w:val="24"/>
          <w:szCs w:val="24"/>
          <w:lang w:eastAsia="de-DE"/>
        </w:rPr>
      </w:pPr>
      <w:r>
        <w:rPr>
          <w:rFonts w:ascii="Times New Roman" w:eastAsia="Times New Roman" w:hAnsi="Times New Roman" w:cs="Times New Roman"/>
          <w:color w:val="000000" w:themeColor="text1"/>
          <w:sz w:val="24"/>
          <w:szCs w:val="24"/>
          <w:lang w:eastAsia="de-DE"/>
        </w:rPr>
        <w:t xml:space="preserve">The data were analyzed using </w:t>
      </w:r>
      <w:r w:rsidRPr="00492620">
        <w:rPr>
          <w:rFonts w:ascii="Times New Roman" w:eastAsia="Times New Roman" w:hAnsi="Times New Roman" w:cs="Times New Roman"/>
          <w:color w:val="000000" w:themeColor="text1"/>
          <w:sz w:val="24"/>
          <w:szCs w:val="24"/>
          <w:lang w:eastAsia="de-DE"/>
        </w:rPr>
        <w:t xml:space="preserve">R </w:t>
      </w:r>
      <w:r w:rsidR="00147635">
        <w:rPr>
          <w:rFonts w:ascii="Times New Roman" w:eastAsia="Times New Roman" w:hAnsi="Times New Roman" w:cs="Times New Roman"/>
          <w:color w:val="000000" w:themeColor="text1"/>
          <w:sz w:val="24"/>
          <w:szCs w:val="24"/>
          <w:lang w:eastAsia="de-DE"/>
        </w:rPr>
        <w:fldChar w:fldCharType="begin"/>
      </w:r>
      <w:r w:rsidR="004924CA">
        <w:rPr>
          <w:rFonts w:ascii="Times New Roman" w:eastAsia="Times New Roman" w:hAnsi="Times New Roman" w:cs="Times New Roman"/>
          <w:color w:val="000000" w:themeColor="text1"/>
          <w:sz w:val="24"/>
          <w:szCs w:val="24"/>
          <w:lang w:eastAsia="de-DE"/>
        </w:rPr>
        <w:instrText xml:space="preserve"> ADDIN ZOTERO_ITEM CSL_CITATION {"citationID":"TlueXMTm","properties":{"formattedCitation":"(RStudio Team, 2020)","plainCitation":"(RStudio Team, 2020)","dontUpdate":true,"noteIndex":0},"citationItems":[{"id":895,"uris":["http://zotero.org/groups/5349517/items/T2J4ZZMU"],"itemData":{"id":895,"type":"book","event-place":"Boston, MA","publisher":"RStudio, PBC.","publisher-place":"Boston, MA","title":"RStudio: Integrated Development Environment for R","author":[{"literal":"RStudio Team"}],"issued":{"date-parts":[["2020"]]}}}],"schema":"https://github.com/citation-style-language/schema/raw/master/csl-citation.json"} </w:instrText>
      </w:r>
      <w:r w:rsidR="00147635">
        <w:rPr>
          <w:rFonts w:ascii="Times New Roman" w:eastAsia="Times New Roman" w:hAnsi="Times New Roman" w:cs="Times New Roman"/>
          <w:color w:val="000000" w:themeColor="text1"/>
          <w:sz w:val="24"/>
          <w:szCs w:val="24"/>
          <w:lang w:eastAsia="de-DE"/>
        </w:rPr>
        <w:fldChar w:fldCharType="separate"/>
      </w:r>
      <w:r w:rsidR="00147635" w:rsidRPr="00147635">
        <w:rPr>
          <w:rFonts w:ascii="Times New Roman" w:hAnsi="Times New Roman" w:cs="Times New Roman"/>
          <w:sz w:val="24"/>
        </w:rPr>
        <w:t>(RStudio Team, 2020</w:t>
      </w:r>
      <w:r w:rsidR="008E14ED">
        <w:rPr>
          <w:rFonts w:ascii="Times New Roman" w:hAnsi="Times New Roman" w:cs="Times New Roman"/>
          <w:sz w:val="24"/>
        </w:rPr>
        <w:t xml:space="preserve">, Version </w:t>
      </w:r>
      <w:r w:rsidR="008E14ED" w:rsidRPr="008E14ED">
        <w:rPr>
          <w:rFonts w:ascii="Times New Roman" w:hAnsi="Times New Roman" w:cs="Times New Roman"/>
          <w:sz w:val="24"/>
        </w:rPr>
        <w:t>2024.12.0</w:t>
      </w:r>
      <w:r w:rsidR="00147635" w:rsidRPr="00147635">
        <w:rPr>
          <w:rFonts w:ascii="Times New Roman" w:hAnsi="Times New Roman" w:cs="Times New Roman"/>
          <w:sz w:val="24"/>
        </w:rPr>
        <w:t>)</w:t>
      </w:r>
      <w:r w:rsidR="00147635">
        <w:rPr>
          <w:rFonts w:ascii="Times New Roman" w:eastAsia="Times New Roman" w:hAnsi="Times New Roman" w:cs="Times New Roman"/>
          <w:color w:val="000000" w:themeColor="text1"/>
          <w:sz w:val="24"/>
          <w:szCs w:val="24"/>
          <w:lang w:eastAsia="de-DE"/>
        </w:rPr>
        <w:fldChar w:fldCharType="end"/>
      </w:r>
      <w:r w:rsidR="00147635">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and IBM SPSS Statistics (Version 29)</w:t>
      </w:r>
      <w:r w:rsidRPr="00492620">
        <w:rPr>
          <w:rFonts w:ascii="Times New Roman" w:eastAsia="Times New Roman" w:hAnsi="Times New Roman" w:cs="Times New Roman"/>
          <w:color w:val="000000" w:themeColor="text1"/>
          <w:sz w:val="24"/>
          <w:szCs w:val="24"/>
          <w:lang w:eastAsia="de-DE"/>
        </w:rPr>
        <w:t xml:space="preserve">. Graphics were created using ggplot2 </w:t>
      </w:r>
      <w:r w:rsidR="00F804CF">
        <w:rPr>
          <w:rFonts w:ascii="Times New Roman" w:eastAsia="Times New Roman" w:hAnsi="Times New Roman" w:cs="Times New Roman"/>
          <w:color w:val="000000" w:themeColor="text1"/>
          <w:sz w:val="24"/>
          <w:szCs w:val="24"/>
          <w:lang w:eastAsia="de-DE"/>
        </w:rPr>
        <w:fldChar w:fldCharType="begin"/>
      </w:r>
      <w:r w:rsidR="00F804CF">
        <w:rPr>
          <w:rFonts w:ascii="Times New Roman" w:eastAsia="Times New Roman" w:hAnsi="Times New Roman" w:cs="Times New Roman"/>
          <w:color w:val="000000" w:themeColor="text1"/>
          <w:sz w:val="24"/>
          <w:szCs w:val="24"/>
          <w:lang w:eastAsia="de-DE"/>
        </w:rPr>
        <w:instrText xml:space="preserve"> ADDIN ZOTERO_ITEM CSL_CITATION {"citationID":"pv3n4Lwj","properties":{"formattedCitation":"(Wickham, 2016)","plainCitation":"(Wickham, 2016)","noteIndex":0},"citationItems":[{"id":871,"uris":["http://zotero.org/groups/5349517/items/WGTXRE7C"],"itemData":{"id":871,"type":"book","note":"DOI: 10.1007/978-0-387-98141-3","publisher":"Springer-Verlag New York","title":"ggplot2: Elegant Graphics for Data Analysis","author":[{"family":"Wickham","given":"H."}],"issued":{"date-parts":[["2016"]]}}}],"schema":"https://github.com/citation-style-language/schema/raw/master/csl-citation.json"} </w:instrText>
      </w:r>
      <w:r w:rsidR="00F804CF">
        <w:rPr>
          <w:rFonts w:ascii="Times New Roman" w:eastAsia="Times New Roman" w:hAnsi="Times New Roman" w:cs="Times New Roman"/>
          <w:color w:val="000000" w:themeColor="text1"/>
          <w:sz w:val="24"/>
          <w:szCs w:val="24"/>
          <w:lang w:eastAsia="de-DE"/>
        </w:rPr>
        <w:fldChar w:fldCharType="separate"/>
      </w:r>
      <w:r w:rsidR="00F804CF" w:rsidRPr="00F804CF">
        <w:rPr>
          <w:rFonts w:ascii="Times New Roman" w:hAnsi="Times New Roman" w:cs="Times New Roman"/>
          <w:sz w:val="24"/>
        </w:rPr>
        <w:t>(Wickham, 2016)</w:t>
      </w:r>
      <w:r w:rsidR="00F804CF">
        <w:rPr>
          <w:rFonts w:ascii="Times New Roman" w:eastAsia="Times New Roman" w:hAnsi="Times New Roman" w:cs="Times New Roman"/>
          <w:color w:val="000000" w:themeColor="text1"/>
          <w:sz w:val="24"/>
          <w:szCs w:val="24"/>
          <w:lang w:eastAsia="de-DE"/>
        </w:rPr>
        <w:fldChar w:fldCharType="end"/>
      </w:r>
      <w:r w:rsidR="00F804CF">
        <w:rPr>
          <w:rFonts w:ascii="Times New Roman" w:eastAsia="Times New Roman" w:hAnsi="Times New Roman" w:cs="Times New Roman"/>
          <w:color w:val="000000" w:themeColor="text1"/>
          <w:sz w:val="24"/>
          <w:szCs w:val="24"/>
          <w:lang w:eastAsia="de-DE"/>
        </w:rPr>
        <w:t>.</w:t>
      </w:r>
      <w:r w:rsidR="00B3428F">
        <w:rPr>
          <w:rFonts w:ascii="Times New Roman" w:eastAsia="Times New Roman" w:hAnsi="Times New Roman" w:cs="Times New Roman"/>
          <w:color w:val="000000" w:themeColor="text1"/>
          <w:sz w:val="24"/>
          <w:szCs w:val="24"/>
          <w:lang w:eastAsia="de-DE"/>
        </w:rPr>
        <w:t xml:space="preserve"> </w:t>
      </w:r>
    </w:p>
    <w:p w14:paraId="092EC1FF" w14:textId="13CC723B" w:rsidR="00222052" w:rsidRDefault="0048783C" w:rsidP="00222052">
      <w:pPr>
        <w:rPr>
          <w:rFonts w:ascii="Times New Roman" w:hAnsi="Times New Roman" w:cs="Times New Roman"/>
          <w:sz w:val="24"/>
          <w:szCs w:val="24"/>
          <w:lang w:eastAsia="de-DE"/>
        </w:rPr>
      </w:pPr>
      <w:r w:rsidRPr="00A03C4C">
        <w:rPr>
          <w:rFonts w:ascii="Times New Roman" w:hAnsi="Times New Roman" w:cs="Times New Roman"/>
          <w:color w:val="000000" w:themeColor="text1"/>
          <w:sz w:val="24"/>
          <w:szCs w:val="24"/>
          <w:lang w:eastAsia="de-DE"/>
        </w:rPr>
        <w:lastRenderedPageBreak/>
        <w:t xml:space="preserve">To test </w:t>
      </w:r>
      <w:r w:rsidRPr="00A03C4C">
        <w:rPr>
          <w:rFonts w:ascii="Times New Roman" w:hAnsi="Times New Roman" w:cs="Times New Roman"/>
          <w:b/>
          <w:bCs/>
          <w:color w:val="000000" w:themeColor="text1"/>
          <w:sz w:val="24"/>
          <w:szCs w:val="24"/>
          <w:lang w:eastAsia="de-DE"/>
        </w:rPr>
        <w:t>Hypothesis 1</w:t>
      </w:r>
      <w:r w:rsidRPr="00C41B8F">
        <w:rPr>
          <w:rFonts w:ascii="Times New Roman" w:hAnsi="Times New Roman" w:cs="Times New Roman"/>
          <w:sz w:val="24"/>
          <w:szCs w:val="24"/>
          <w:lang w:eastAsia="de-DE"/>
        </w:rPr>
        <w:t>,</w:t>
      </w:r>
      <w:r w:rsidRPr="00B76258">
        <w:rPr>
          <w:rFonts w:ascii="Times New Roman" w:hAnsi="Times New Roman" w:cs="Times New Roman"/>
          <w:color w:val="DBDBDB" w:themeColor="accent3" w:themeTint="66"/>
          <w:sz w:val="24"/>
          <w:szCs w:val="24"/>
          <w:lang w:eastAsia="de-DE"/>
        </w:rPr>
        <w:t xml:space="preserve"> </w:t>
      </w:r>
      <w:r w:rsidR="001F5086" w:rsidRPr="001F5086">
        <w:rPr>
          <w:rFonts w:ascii="Times New Roman" w:hAnsi="Times New Roman" w:cs="Times New Roman"/>
          <w:sz w:val="24"/>
          <w:szCs w:val="24"/>
          <w:lang w:eastAsia="de-DE"/>
        </w:rPr>
        <w:t>we analyzed the percentage of fixations and fixation durations directed at each AOI</w:t>
      </w:r>
      <w:r w:rsidR="00B03864">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during </w:t>
      </w:r>
      <w:r w:rsidR="001D6E56">
        <w:rPr>
          <w:rFonts w:ascii="Times New Roman" w:hAnsi="Times New Roman" w:cs="Times New Roman"/>
          <w:sz w:val="24"/>
          <w:szCs w:val="24"/>
          <w:lang w:eastAsia="de-DE"/>
        </w:rPr>
        <w:t xml:space="preserve">the </w:t>
      </w:r>
      <w:r w:rsidR="00BB2B52">
        <w:rPr>
          <w:rFonts w:ascii="Times New Roman" w:hAnsi="Times New Roman" w:cs="Times New Roman"/>
          <w:sz w:val="24"/>
          <w:szCs w:val="24"/>
          <w:lang w:eastAsia="de-DE"/>
        </w:rPr>
        <w:t>micro-teaching unit</w:t>
      </w:r>
      <w:r w:rsidR="001F5086" w:rsidRPr="001F5086">
        <w:rPr>
          <w:rFonts w:ascii="Times New Roman" w:hAnsi="Times New Roman" w:cs="Times New Roman"/>
          <w:sz w:val="24"/>
          <w:szCs w:val="24"/>
          <w:lang w:eastAsia="de-DE"/>
        </w:rPr>
        <w:t xml:space="preserve">. The AOIs included </w:t>
      </w:r>
      <w:r w:rsidR="001F5086" w:rsidRPr="00BB2B52">
        <w:rPr>
          <w:rFonts w:ascii="Times New Roman" w:hAnsi="Times New Roman" w:cs="Times New Roman"/>
          <w:i/>
          <w:iCs/>
          <w:sz w:val="24"/>
          <w:szCs w:val="24"/>
          <w:lang w:eastAsia="de-DE"/>
        </w:rPr>
        <w:t xml:space="preserve">Students, Disruptive Person, Teacher Material, Student </w:t>
      </w:r>
      <w:r w:rsidR="00BB2B52" w:rsidRPr="00BB2B52">
        <w:rPr>
          <w:rFonts w:ascii="Times New Roman" w:hAnsi="Times New Roman" w:cs="Times New Roman"/>
          <w:i/>
          <w:iCs/>
          <w:sz w:val="24"/>
          <w:szCs w:val="24"/>
          <w:lang w:eastAsia="de-DE"/>
        </w:rPr>
        <w:t>Desks</w:t>
      </w:r>
      <w:r w:rsidR="001F5086" w:rsidRPr="001F5086">
        <w:rPr>
          <w:rFonts w:ascii="Times New Roman" w:hAnsi="Times New Roman" w:cs="Times New Roman"/>
          <w:sz w:val="24"/>
          <w:szCs w:val="24"/>
          <w:lang w:eastAsia="de-DE"/>
        </w:rPr>
        <w:t xml:space="preserve">, and </w:t>
      </w:r>
      <w:r w:rsidR="001F5086" w:rsidRPr="00BB2B52">
        <w:rPr>
          <w:rFonts w:ascii="Times New Roman" w:hAnsi="Times New Roman" w:cs="Times New Roman"/>
          <w:i/>
          <w:iCs/>
          <w:sz w:val="24"/>
          <w:szCs w:val="24"/>
          <w:lang w:eastAsia="de-DE"/>
        </w:rPr>
        <w:t>Classroom/Others</w:t>
      </w:r>
      <w:r w:rsidR="001F5086" w:rsidRPr="001F5086">
        <w:rPr>
          <w:rFonts w:ascii="Times New Roman" w:hAnsi="Times New Roman" w:cs="Times New Roman"/>
          <w:sz w:val="24"/>
          <w:szCs w:val="24"/>
          <w:lang w:eastAsia="de-DE"/>
        </w:rPr>
        <w:t xml:space="preserve">. For fixation percentages, we calculated the proportion of fixations on each AOI relative to the total number of fixations, excluding fixations on the </w:t>
      </w:r>
      <w:r w:rsidR="001F5086" w:rsidRPr="002A6F75">
        <w:rPr>
          <w:rFonts w:ascii="Times New Roman" w:hAnsi="Times New Roman" w:cs="Times New Roman"/>
          <w:i/>
          <w:iCs/>
          <w:sz w:val="24"/>
          <w:szCs w:val="24"/>
          <w:lang w:eastAsia="de-DE"/>
        </w:rPr>
        <w:t>Disruptive Person</w:t>
      </w:r>
      <w:r w:rsidR="00702734">
        <w:rPr>
          <w:rFonts w:ascii="Times New Roman" w:hAnsi="Times New Roman" w:cs="Times New Roman"/>
          <w:sz w:val="24"/>
          <w:szCs w:val="24"/>
          <w:lang w:eastAsia="de-DE"/>
        </w:rPr>
        <w:t>.</w:t>
      </w:r>
      <w:r w:rsidR="001F5086" w:rsidRPr="001F5086">
        <w:rPr>
          <w:rFonts w:ascii="Times New Roman" w:hAnsi="Times New Roman" w:cs="Times New Roman"/>
          <w:sz w:val="24"/>
          <w:szCs w:val="24"/>
          <w:lang w:eastAsia="de-DE"/>
        </w:rPr>
        <w:t xml:space="preserve"> For fixation durations, we calculated the proportion of fixation time on each AOI relative to the total fixation duration, again excluding durations associated with the </w:t>
      </w:r>
      <w:r w:rsidR="001F5086" w:rsidRPr="002A6F75">
        <w:rPr>
          <w:rFonts w:ascii="Times New Roman" w:hAnsi="Times New Roman" w:cs="Times New Roman"/>
          <w:i/>
          <w:iCs/>
          <w:sz w:val="24"/>
          <w:szCs w:val="24"/>
          <w:lang w:eastAsia="de-DE"/>
        </w:rPr>
        <w:t>Disruptive Person</w:t>
      </w:r>
      <w:r w:rsidR="00702734">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A separate percentage for the </w:t>
      </w:r>
      <w:r w:rsidR="001F5086" w:rsidRPr="002A6F75">
        <w:rPr>
          <w:rFonts w:ascii="Times New Roman" w:hAnsi="Times New Roman" w:cs="Times New Roman"/>
          <w:i/>
          <w:iCs/>
          <w:sz w:val="24"/>
          <w:szCs w:val="24"/>
          <w:lang w:eastAsia="de-DE"/>
        </w:rPr>
        <w:t>Disruptive Person</w:t>
      </w:r>
      <w:r w:rsidR="002A6F75">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was computed using denominators that included the fixations </w:t>
      </w:r>
      <w:r w:rsidR="00702734">
        <w:rPr>
          <w:rFonts w:ascii="Times New Roman" w:hAnsi="Times New Roman" w:cs="Times New Roman"/>
          <w:sz w:val="24"/>
          <w:szCs w:val="24"/>
          <w:lang w:eastAsia="de-DE"/>
        </w:rPr>
        <w:t>and</w:t>
      </w:r>
      <w:r w:rsidR="001F5086" w:rsidRPr="001F5086">
        <w:rPr>
          <w:rFonts w:ascii="Times New Roman" w:hAnsi="Times New Roman" w:cs="Times New Roman"/>
          <w:sz w:val="24"/>
          <w:szCs w:val="24"/>
          <w:lang w:eastAsia="de-DE"/>
        </w:rPr>
        <w:t xml:space="preserve"> durations on this AOI to ensure proportional comparisons across all categories.</w:t>
      </w:r>
      <w:r w:rsidR="001F5086">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For each AOI, mean percentages of fixations and fixation durations were calculated separately for experienced and inexperienced teachers. These values were visualized using bar graphs, with the AOIs as categories and percentages as dependent variables, allowing direct comparisons between groups.</w:t>
      </w:r>
      <w:r w:rsidR="001F5086">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To determine statistical differences between the two groups, </w:t>
      </w:r>
      <w:r w:rsidR="001F5086">
        <w:rPr>
          <w:rFonts w:ascii="Times New Roman" w:hAnsi="Times New Roman" w:cs="Times New Roman"/>
          <w:sz w:val="24"/>
          <w:szCs w:val="24"/>
          <w:lang w:eastAsia="de-DE"/>
        </w:rPr>
        <w:t>independent-sample</w:t>
      </w:r>
      <w:r w:rsidR="001F5086" w:rsidRPr="001F5086">
        <w:rPr>
          <w:rFonts w:ascii="Times New Roman" w:hAnsi="Times New Roman" w:cs="Times New Roman"/>
          <w:sz w:val="24"/>
          <w:szCs w:val="24"/>
          <w:lang w:eastAsia="de-DE"/>
        </w:rPr>
        <w:t xml:space="preserve"> </w:t>
      </w:r>
      <w:r w:rsidR="001F5086" w:rsidRPr="001F5086">
        <w:rPr>
          <w:rFonts w:ascii="Times New Roman" w:hAnsi="Times New Roman" w:cs="Times New Roman"/>
          <w:i/>
          <w:iCs/>
          <w:sz w:val="24"/>
          <w:szCs w:val="24"/>
          <w:lang w:eastAsia="de-DE"/>
        </w:rPr>
        <w:t>t</w:t>
      </w:r>
      <w:r w:rsidR="001F5086" w:rsidRPr="001F5086">
        <w:rPr>
          <w:rFonts w:ascii="Times New Roman" w:hAnsi="Times New Roman" w:cs="Times New Roman"/>
          <w:sz w:val="24"/>
          <w:szCs w:val="24"/>
          <w:lang w:eastAsia="de-DE"/>
        </w:rPr>
        <w:t xml:space="preserve">-tests were conducted for each AOI, both for fixation percentages and fixation durations. Effect sizes were reported using Cohen’s </w:t>
      </w:r>
      <w:r w:rsidR="001F5086" w:rsidRPr="00860236">
        <w:rPr>
          <w:rFonts w:ascii="Times New Roman" w:hAnsi="Times New Roman" w:cs="Times New Roman"/>
          <w:i/>
          <w:iCs/>
          <w:sz w:val="24"/>
          <w:szCs w:val="24"/>
          <w:lang w:eastAsia="de-DE"/>
        </w:rPr>
        <w:t>d</w:t>
      </w:r>
      <w:r w:rsidR="001F5086" w:rsidRPr="001F5086">
        <w:rPr>
          <w:rFonts w:ascii="Times New Roman" w:hAnsi="Times New Roman" w:cs="Times New Roman"/>
          <w:sz w:val="24"/>
          <w:szCs w:val="24"/>
          <w:lang w:eastAsia="de-DE"/>
        </w:rPr>
        <w:t xml:space="preserve">, providing information on the magnitude of group differences. </w:t>
      </w:r>
    </w:p>
    <w:p w14:paraId="62678653" w14:textId="02961543" w:rsidR="00070592" w:rsidRDefault="00621921" w:rsidP="001D772A">
      <w:pPr>
        <w:rPr>
          <w:rFonts w:ascii="Times New Roman" w:hAnsi="Times New Roman" w:cs="Times New Roman"/>
          <w:sz w:val="24"/>
          <w:szCs w:val="24"/>
          <w:lang w:eastAsia="de-DE"/>
        </w:rPr>
      </w:pP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w:t>
      </w:r>
      <w:r w:rsidRPr="00621921">
        <w:rPr>
          <w:rFonts w:ascii="Times New Roman" w:hAnsi="Times New Roman" w:cs="Times New Roman"/>
          <w:sz w:val="24"/>
          <w:szCs w:val="24"/>
          <w:lang w:eastAsia="de-DE"/>
        </w:rPr>
        <w:t>, which examined global monitoring gaze behavior and event-related gaze behavior, we conducted a series of analyses.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For global monitoring gaze behavior, represented by the Gaze Relational Index (GRI), we analyzed data from the entire </w:t>
      </w:r>
      <w:r>
        <w:rPr>
          <w:rFonts w:ascii="Times New Roman" w:hAnsi="Times New Roman" w:cs="Times New Roman"/>
          <w:sz w:val="24"/>
          <w:szCs w:val="24"/>
          <w:lang w:eastAsia="de-DE"/>
        </w:rPr>
        <w:t>m</w:t>
      </w:r>
      <w:r w:rsidRPr="00621921">
        <w:rPr>
          <w:rFonts w:ascii="Times New Roman" w:hAnsi="Times New Roman" w:cs="Times New Roman"/>
          <w:sz w:val="24"/>
          <w:szCs w:val="24"/>
          <w:lang w:eastAsia="de-DE"/>
        </w:rPr>
        <w:t>icro-</w:t>
      </w:r>
      <w:r>
        <w:rPr>
          <w:rFonts w:ascii="Times New Roman" w:hAnsi="Times New Roman" w:cs="Times New Roman"/>
          <w:sz w:val="24"/>
          <w:szCs w:val="24"/>
          <w:lang w:eastAsia="de-DE"/>
        </w:rPr>
        <w:t>t</w:t>
      </w:r>
      <w:r w:rsidRPr="00621921">
        <w:rPr>
          <w:rFonts w:ascii="Times New Roman" w:hAnsi="Times New Roman" w:cs="Times New Roman"/>
          <w:sz w:val="24"/>
          <w:szCs w:val="24"/>
          <w:lang w:eastAsia="de-DE"/>
        </w:rPr>
        <w:t xml:space="preserve">eaching </w:t>
      </w:r>
      <w:r>
        <w:rPr>
          <w:rFonts w:ascii="Times New Roman" w:hAnsi="Times New Roman" w:cs="Times New Roman"/>
          <w:sz w:val="24"/>
          <w:szCs w:val="24"/>
          <w:lang w:eastAsia="de-DE"/>
        </w:rPr>
        <w:t>u</w:t>
      </w:r>
      <w:r w:rsidRPr="00621921">
        <w:rPr>
          <w:rFonts w:ascii="Times New Roman" w:hAnsi="Times New Roman" w:cs="Times New Roman"/>
          <w:sz w:val="24"/>
          <w:szCs w:val="24"/>
          <w:lang w:eastAsia="de-DE"/>
        </w:rPr>
        <w:t xml:space="preserve">nit and the AOI </w:t>
      </w:r>
      <w:r w:rsidRPr="00621921">
        <w:rPr>
          <w:rFonts w:ascii="Times New Roman" w:hAnsi="Times New Roman" w:cs="Times New Roman"/>
          <w:i/>
          <w:iCs/>
          <w:sz w:val="24"/>
          <w:szCs w:val="24"/>
          <w:lang w:eastAsia="de-DE"/>
        </w:rPr>
        <w:t>Students</w:t>
      </w:r>
      <w:r w:rsidRPr="00621921">
        <w:rPr>
          <w:rFonts w:ascii="Times New Roman" w:hAnsi="Times New Roman" w:cs="Times New Roman"/>
          <w:sz w:val="24"/>
          <w:szCs w:val="24"/>
          <w:lang w:eastAsia="de-DE"/>
        </w:rPr>
        <w:t>. The GRI was calculated as the ratio of fixation number to fixation duration, with a smaller GRI reflecting more frequent but shorter fixations</w:t>
      </w:r>
      <w:r w:rsidR="006B1D17">
        <w:rPr>
          <w:rFonts w:ascii="Times New Roman" w:hAnsi="Times New Roman" w:cs="Times New Roman"/>
          <w:sz w:val="24"/>
          <w:szCs w:val="24"/>
          <w:lang w:eastAsia="de-DE"/>
        </w:rPr>
        <w:t xml:space="preserve"> (</w:t>
      </w:r>
      <w:r w:rsidR="006B1D17" w:rsidRPr="00621921">
        <w:rPr>
          <w:rFonts w:ascii="Times New Roman" w:hAnsi="Times New Roman" w:cs="Times New Roman"/>
          <w:b/>
          <w:bCs/>
          <w:sz w:val="24"/>
          <w:szCs w:val="24"/>
          <w:lang w:eastAsia="de-DE"/>
        </w:rPr>
        <w:t>Hypothesis 2a</w:t>
      </w:r>
      <w:r w:rsidR="006B1D17">
        <w:rPr>
          <w:rFonts w:ascii="Times New Roman" w:hAnsi="Times New Roman" w:cs="Times New Roman"/>
          <w:b/>
          <w:bCs/>
          <w:sz w:val="24"/>
          <w:szCs w:val="24"/>
          <w:lang w:eastAsia="de-DE"/>
        </w:rPr>
        <w:t>)</w:t>
      </w:r>
      <w:r w:rsidRPr="00621921">
        <w:rPr>
          <w:rFonts w:ascii="Times New Roman" w:hAnsi="Times New Roman" w:cs="Times New Roman"/>
          <w:sz w:val="24"/>
          <w:szCs w:val="24"/>
          <w:lang w:eastAsia="de-DE"/>
        </w:rPr>
        <w:t xml:space="preserve">.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used to compare the group means of fixation number, fixation duration, and GRI between experienced and inexperienced teachers. 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calculated to determine the effect size, indicating the magnitude of observed differences.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lastRenderedPageBreak/>
        <w:t>Hypothesis 2b</w:t>
      </w:r>
      <w:r w:rsidRPr="00621921">
        <w:rPr>
          <w:rFonts w:ascii="Times New Roman" w:hAnsi="Times New Roman" w:cs="Times New Roman"/>
          <w:sz w:val="24"/>
          <w:szCs w:val="24"/>
          <w:lang w:eastAsia="de-DE"/>
        </w:rPr>
        <w:t xml:space="preserve">, which proposed that experienced teachers would exhibit more frequent fixations and shorter fixation durations when attending to the AOI </w:t>
      </w:r>
      <w:r w:rsidRPr="00621921">
        <w:rPr>
          <w:rFonts w:ascii="Times New Roman" w:hAnsi="Times New Roman" w:cs="Times New Roman"/>
          <w:i/>
          <w:iCs/>
          <w:sz w:val="24"/>
          <w:szCs w:val="24"/>
          <w:lang w:eastAsia="de-DE"/>
        </w:rPr>
        <w:t>Disruptive Person</w:t>
      </w:r>
      <w:r w:rsidRPr="00621921">
        <w:rPr>
          <w:rFonts w:ascii="Times New Roman" w:hAnsi="Times New Roman" w:cs="Times New Roman"/>
          <w:sz w:val="24"/>
          <w:szCs w:val="24"/>
          <w:lang w:eastAsia="de-DE"/>
        </w:rPr>
        <w:t xml:space="preserve"> compared to inexperienced teachers, we analyzed the total fixation number and fixation duration directed toward this AOI.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used to compare these parameters between groups. 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calculated to quantify the magnitude of the differences.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2c</w:t>
      </w:r>
      <w:r w:rsidRPr="00621921">
        <w:rPr>
          <w:rFonts w:ascii="Times New Roman" w:hAnsi="Times New Roman" w:cs="Times New Roman"/>
          <w:sz w:val="24"/>
          <w:szCs w:val="24"/>
          <w:lang w:eastAsia="de-DE"/>
        </w:rPr>
        <w:t xml:space="preserve">, which posited that experienced teachers would respond more quickly (shorter </w:t>
      </w:r>
      <w:r w:rsidR="006F455C" w:rsidRPr="00621921">
        <w:rPr>
          <w:rFonts w:ascii="Times New Roman" w:hAnsi="Times New Roman" w:cs="Times New Roman"/>
          <w:sz w:val="24"/>
          <w:szCs w:val="24"/>
          <w:lang w:eastAsia="de-DE"/>
        </w:rPr>
        <w:t>time to first fixation</w:t>
      </w:r>
      <w:r w:rsidRPr="00621921">
        <w:rPr>
          <w:rFonts w:ascii="Times New Roman" w:hAnsi="Times New Roman" w:cs="Times New Roman"/>
          <w:sz w:val="24"/>
          <w:szCs w:val="24"/>
          <w:lang w:eastAsia="de-DE"/>
        </w:rPr>
        <w:t xml:space="preserve">) to disruptions involving the AOI </w:t>
      </w:r>
      <w:r w:rsidRPr="00621921">
        <w:rPr>
          <w:rFonts w:ascii="Times New Roman" w:hAnsi="Times New Roman" w:cs="Times New Roman"/>
          <w:i/>
          <w:iCs/>
          <w:sz w:val="24"/>
          <w:szCs w:val="24"/>
          <w:lang w:eastAsia="de-DE"/>
        </w:rPr>
        <w:t>Disruptive Person</w:t>
      </w:r>
      <w:r w:rsidRPr="00621921">
        <w:rPr>
          <w:rFonts w:ascii="Times New Roman" w:hAnsi="Times New Roman" w:cs="Times New Roman"/>
          <w:sz w:val="24"/>
          <w:szCs w:val="24"/>
          <w:lang w:eastAsia="de-DE"/>
        </w:rPr>
        <w:t xml:space="preserve"> compared to inexperienced teachers, we analyzed </w:t>
      </w:r>
      <w:r w:rsidR="006F455C">
        <w:rPr>
          <w:rFonts w:ascii="Times New Roman" w:hAnsi="Times New Roman" w:cs="Times New Roman"/>
          <w:sz w:val="24"/>
          <w:szCs w:val="24"/>
          <w:lang w:eastAsia="de-DE"/>
        </w:rPr>
        <w:t xml:space="preserve">the </w:t>
      </w:r>
      <w:r w:rsidRPr="00621921">
        <w:rPr>
          <w:rFonts w:ascii="Times New Roman" w:hAnsi="Times New Roman" w:cs="Times New Roman"/>
          <w:sz w:val="24"/>
          <w:szCs w:val="24"/>
          <w:lang w:eastAsia="de-DE"/>
        </w:rPr>
        <w:t>TTFF</w:t>
      </w:r>
      <w:r w:rsidR="006F455C">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across all disruption events.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conducted to compare </w:t>
      </w:r>
      <w:r w:rsidR="006F455C">
        <w:rPr>
          <w:rFonts w:ascii="Times New Roman" w:hAnsi="Times New Roman" w:cs="Times New Roman"/>
          <w:sz w:val="24"/>
          <w:szCs w:val="24"/>
          <w:lang w:eastAsia="de-DE"/>
        </w:rPr>
        <w:t xml:space="preserve">the </w:t>
      </w:r>
      <w:r w:rsidRPr="00621921">
        <w:rPr>
          <w:rFonts w:ascii="Times New Roman" w:hAnsi="Times New Roman" w:cs="Times New Roman"/>
          <w:sz w:val="24"/>
          <w:szCs w:val="24"/>
          <w:lang w:eastAsia="de-DE"/>
        </w:rPr>
        <w:t xml:space="preserve">TTFF between experienced and inexperienced teachers. 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again calculated to assess the effect size of the group differences.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2d</w:t>
      </w:r>
      <w:r w:rsidRPr="00621921">
        <w:rPr>
          <w:rFonts w:ascii="Times New Roman" w:hAnsi="Times New Roman" w:cs="Times New Roman"/>
          <w:sz w:val="24"/>
          <w:szCs w:val="24"/>
          <w:lang w:eastAsia="de-DE"/>
        </w:rPr>
        <w:t>, which stated that differences in gaze behavior (fixation number, fixation duration, and TTFF) between experienced and inexperienced teachers would vary across disruption categories (verbal, physical, and lack of eagerness to learn), we performed a two-way repeated-measures A</w:t>
      </w:r>
      <w:r w:rsidR="00B1462F">
        <w:rPr>
          <w:rFonts w:ascii="Times New Roman" w:hAnsi="Times New Roman" w:cs="Times New Roman"/>
          <w:sz w:val="24"/>
          <w:szCs w:val="24"/>
          <w:lang w:eastAsia="de-DE"/>
        </w:rPr>
        <w:t>nalysis of Variance</w:t>
      </w:r>
      <w:r w:rsidRPr="00621921">
        <w:rPr>
          <w:rFonts w:ascii="Times New Roman" w:hAnsi="Times New Roman" w:cs="Times New Roman"/>
          <w:sz w:val="24"/>
          <w:szCs w:val="24"/>
          <w:lang w:eastAsia="de-DE"/>
        </w:rPr>
        <w:t>. The analysis examined the main effects of group (experienced vs. inexperienced), disruption category, and their interaction for each parameter. Generalized eta-squared (</w:t>
      </w:r>
      <w:r w:rsidRPr="00621921">
        <w:rPr>
          <w:rFonts w:ascii="Times New Roman" w:hAnsi="Times New Roman" w:cs="Times New Roman"/>
          <w:i/>
          <w:iCs/>
          <w:sz w:val="24"/>
          <w:szCs w:val="24"/>
          <w:lang w:val="de-DE" w:eastAsia="de-DE"/>
        </w:rPr>
        <w:t>η</w:t>
      </w:r>
      <w:r w:rsidRPr="00621921">
        <w:rPr>
          <w:rFonts w:ascii="Times New Roman" w:hAnsi="Times New Roman" w:cs="Times New Roman"/>
          <w:i/>
          <w:iCs/>
          <w:sz w:val="24"/>
          <w:szCs w:val="24"/>
          <w:lang w:eastAsia="de-DE"/>
        </w:rPr>
        <w:t>²</w:t>
      </w:r>
      <w:r w:rsidRPr="00621921">
        <w:rPr>
          <w:rFonts w:ascii="Times New Roman" w:hAnsi="Times New Roman" w:cs="Times New Roman"/>
          <w:sz w:val="24"/>
          <w:szCs w:val="24"/>
          <w:lang w:eastAsia="de-DE"/>
        </w:rPr>
        <w:t>) was calculated to quantify the effect sizes for each factor. Pairwise comparisons were conducted to</w:t>
      </w:r>
      <w:r w:rsidR="000F3599">
        <w:rPr>
          <w:rFonts w:ascii="Times New Roman" w:hAnsi="Times New Roman" w:cs="Times New Roman"/>
          <w:sz w:val="24"/>
          <w:szCs w:val="24"/>
          <w:lang w:eastAsia="de-DE"/>
        </w:rPr>
        <w:t xml:space="preserve"> (1) i</w:t>
      </w:r>
      <w:r w:rsidR="00B1462F" w:rsidRPr="00621921">
        <w:rPr>
          <w:rFonts w:ascii="Times New Roman" w:hAnsi="Times New Roman" w:cs="Times New Roman"/>
          <w:sz w:val="24"/>
          <w:szCs w:val="24"/>
          <w:lang w:eastAsia="de-DE"/>
        </w:rPr>
        <w:t xml:space="preserve">dentify group differences (experienced </w:t>
      </w:r>
      <w:r w:rsidR="00B1462F">
        <w:rPr>
          <w:rFonts w:ascii="Times New Roman" w:hAnsi="Times New Roman" w:cs="Times New Roman"/>
          <w:sz w:val="24"/>
          <w:szCs w:val="24"/>
          <w:lang w:eastAsia="de-DE"/>
        </w:rPr>
        <w:t>vs.</w:t>
      </w:r>
      <w:r w:rsidR="00B1462F" w:rsidRPr="00621921">
        <w:rPr>
          <w:rFonts w:ascii="Times New Roman" w:hAnsi="Times New Roman" w:cs="Times New Roman"/>
          <w:sz w:val="24"/>
          <w:szCs w:val="24"/>
          <w:lang w:eastAsia="de-DE"/>
        </w:rPr>
        <w:t xml:space="preserve"> inexperienced teachers) within each disruption category</w:t>
      </w:r>
      <w:r w:rsidR="000F3599">
        <w:rPr>
          <w:rFonts w:ascii="Times New Roman" w:hAnsi="Times New Roman" w:cs="Times New Roman"/>
          <w:sz w:val="24"/>
          <w:szCs w:val="24"/>
          <w:lang w:eastAsia="de-DE"/>
        </w:rPr>
        <w:t xml:space="preserve"> and (2) e</w:t>
      </w:r>
      <w:r w:rsidRPr="00621921">
        <w:rPr>
          <w:rFonts w:ascii="Times New Roman" w:hAnsi="Times New Roman" w:cs="Times New Roman"/>
          <w:sz w:val="24"/>
          <w:szCs w:val="24"/>
          <w:lang w:eastAsia="de-DE"/>
        </w:rPr>
        <w:t>xamine differences between the disruption categories (e.g., less salient disruptions, such as lack of eagerness to learn, compared to more salient categories like verbal or physical disruptions).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calculated for pairwise comparisons to quantify the magnitude of differences between groups and across disruption categories.</w:t>
      </w:r>
    </w:p>
    <w:p w14:paraId="65CB0ED8" w14:textId="3F31C5FC" w:rsidR="00D07092" w:rsidRPr="00E82101" w:rsidRDefault="00070592" w:rsidP="00B80B25">
      <w:pPr>
        <w:rPr>
          <w:rFonts w:ascii="Times New Roman" w:hAnsi="Times New Roman" w:cs="Times New Roman"/>
          <w:sz w:val="24"/>
          <w:szCs w:val="24"/>
          <w:lang w:eastAsia="de-DE"/>
        </w:rPr>
      </w:pPr>
      <w:r w:rsidRPr="00070592">
        <w:rPr>
          <w:rFonts w:ascii="Times New Roman" w:hAnsi="Times New Roman" w:cs="Times New Roman"/>
          <w:sz w:val="24"/>
          <w:szCs w:val="24"/>
          <w:lang w:eastAsia="de-DE"/>
        </w:rPr>
        <w:lastRenderedPageBreak/>
        <w:t xml:space="preserve">To address the third research goal, we analyzed the relationship between gaze efficiency (GRI) and classroom management characteristics using Pearson correlation coefficients. For each hypothesis, GRI values were correlated with </w:t>
      </w:r>
      <w:r w:rsidR="006F5D31">
        <w:rPr>
          <w:rFonts w:ascii="Times New Roman" w:hAnsi="Times New Roman" w:cs="Times New Roman"/>
          <w:sz w:val="24"/>
          <w:szCs w:val="24"/>
          <w:lang w:eastAsia="de-DE"/>
        </w:rPr>
        <w:t>classro</w:t>
      </w:r>
      <w:r w:rsidR="0075614C">
        <w:rPr>
          <w:rFonts w:ascii="Times New Roman" w:hAnsi="Times New Roman" w:cs="Times New Roman"/>
          <w:sz w:val="24"/>
          <w:szCs w:val="24"/>
          <w:lang w:eastAsia="de-DE"/>
        </w:rPr>
        <w:t>om management</w:t>
      </w:r>
      <w:r w:rsidRPr="00070592">
        <w:rPr>
          <w:rFonts w:ascii="Times New Roman" w:hAnsi="Times New Roman" w:cs="Times New Roman"/>
          <w:sz w:val="24"/>
          <w:szCs w:val="24"/>
          <w:lang w:eastAsia="de-DE"/>
        </w:rPr>
        <w:t xml:space="preserve"> measures: </w:t>
      </w:r>
      <w:r w:rsidR="00AD2F47" w:rsidRPr="00AD2F47">
        <w:rPr>
          <w:rFonts w:ascii="Times New Roman" w:hAnsi="Times New Roman" w:cs="Times New Roman"/>
          <w:sz w:val="24"/>
          <w:szCs w:val="24"/>
          <w:lang w:eastAsia="de-DE"/>
        </w:rPr>
        <w:t>ratings of how disturbing the disruption was</w:t>
      </w:r>
      <w:r w:rsidR="00AF3614">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w:t>
      </w:r>
      <w:r w:rsidRPr="00070592">
        <w:rPr>
          <w:rFonts w:ascii="Times New Roman" w:hAnsi="Times New Roman" w:cs="Times New Roman"/>
          <w:b/>
          <w:bCs/>
          <w:sz w:val="24"/>
          <w:szCs w:val="24"/>
          <w:lang w:eastAsia="de-DE"/>
        </w:rPr>
        <w:t>Hypothesis 3a</w:t>
      </w:r>
      <w:r w:rsidRPr="00070592">
        <w:rPr>
          <w:rFonts w:ascii="Times New Roman" w:hAnsi="Times New Roman" w:cs="Times New Roman"/>
          <w:sz w:val="24"/>
          <w:szCs w:val="24"/>
          <w:lang w:eastAsia="de-DE"/>
        </w:rPr>
        <w:t xml:space="preserve">), </w:t>
      </w:r>
      <w:r w:rsidR="009519DE" w:rsidRPr="009519DE">
        <w:rPr>
          <w:rFonts w:ascii="Times New Roman" w:hAnsi="Times New Roman" w:cs="Times New Roman"/>
          <w:sz w:val="24"/>
          <w:szCs w:val="24"/>
          <w:lang w:eastAsia="de-DE"/>
        </w:rPr>
        <w:t>ratings of confidence in managing disruptions</w:t>
      </w:r>
      <w:r w:rsidR="009519DE">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w:t>
      </w:r>
      <w:r w:rsidRPr="00070592">
        <w:rPr>
          <w:rFonts w:ascii="Times New Roman" w:hAnsi="Times New Roman" w:cs="Times New Roman"/>
          <w:b/>
          <w:bCs/>
          <w:sz w:val="24"/>
          <w:szCs w:val="24"/>
          <w:lang w:eastAsia="de-DE"/>
        </w:rPr>
        <w:t>Hypothesis 3b</w:t>
      </w:r>
      <w:r w:rsidRPr="00070592">
        <w:rPr>
          <w:rFonts w:ascii="Times New Roman" w:hAnsi="Times New Roman" w:cs="Times New Roman"/>
          <w:sz w:val="24"/>
          <w:szCs w:val="24"/>
          <w:lang w:eastAsia="de-DE"/>
        </w:rPr>
        <w:t>), self-assessed competencies in disruption prevention and management (</w:t>
      </w:r>
      <w:r w:rsidRPr="00070592">
        <w:rPr>
          <w:rFonts w:ascii="Times New Roman" w:hAnsi="Times New Roman" w:cs="Times New Roman"/>
          <w:b/>
          <w:bCs/>
          <w:sz w:val="24"/>
          <w:szCs w:val="24"/>
          <w:lang w:eastAsia="de-DE"/>
        </w:rPr>
        <w:t>Hypothesis 3c</w:t>
      </w:r>
      <w:r w:rsidRPr="00070592">
        <w:rPr>
          <w:rFonts w:ascii="Times New Roman" w:hAnsi="Times New Roman" w:cs="Times New Roman"/>
          <w:sz w:val="24"/>
          <w:szCs w:val="24"/>
          <w:lang w:eastAsia="de-DE"/>
        </w:rPr>
        <w:t>), and strategic knowledge of classroom management (</w:t>
      </w:r>
      <w:r w:rsidRPr="00070592">
        <w:rPr>
          <w:rFonts w:ascii="Times New Roman" w:hAnsi="Times New Roman" w:cs="Times New Roman"/>
          <w:b/>
          <w:bCs/>
          <w:sz w:val="24"/>
          <w:szCs w:val="24"/>
          <w:lang w:eastAsia="de-DE"/>
        </w:rPr>
        <w:t>Hypothesis 3d</w:t>
      </w:r>
      <w:r w:rsidRPr="00070592">
        <w:rPr>
          <w:rFonts w:ascii="Times New Roman" w:hAnsi="Times New Roman" w:cs="Times New Roman"/>
          <w:sz w:val="24"/>
          <w:szCs w:val="24"/>
          <w:lang w:eastAsia="de-DE"/>
        </w:rPr>
        <w:t>).</w:t>
      </w:r>
      <w:r>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 xml:space="preserve">Significance was assessed with </w:t>
      </w:r>
      <w:r w:rsidRPr="00070592">
        <w:rPr>
          <w:rFonts w:ascii="Times New Roman" w:hAnsi="Times New Roman" w:cs="Times New Roman"/>
          <w:i/>
          <w:iCs/>
          <w:sz w:val="24"/>
          <w:szCs w:val="24"/>
          <w:lang w:eastAsia="de-DE"/>
        </w:rPr>
        <w:t>p</w:t>
      </w:r>
      <w:r w:rsidRPr="00070592">
        <w:rPr>
          <w:rFonts w:ascii="Times New Roman" w:hAnsi="Times New Roman" w:cs="Times New Roman"/>
          <w:sz w:val="24"/>
          <w:szCs w:val="24"/>
          <w:lang w:eastAsia="de-DE"/>
        </w:rPr>
        <w:t xml:space="preserve">-values. </w:t>
      </w:r>
    </w:p>
    <w:p w14:paraId="750954BC" w14:textId="2986F233" w:rsidR="004B46D1" w:rsidRPr="000C2A6B" w:rsidRDefault="00944B00" w:rsidP="007B42B7">
      <w:pPr>
        <w:pStyle w:val="berschrift1"/>
        <w:ind w:left="360"/>
        <w:rPr>
          <w:rFonts w:ascii="Times New Roman" w:hAnsi="Times New Roman" w:cs="Times New Roman"/>
          <w:color w:val="000000" w:themeColor="text1"/>
          <w:sz w:val="24"/>
          <w:szCs w:val="24"/>
          <w:lang w:eastAsia="de-DE"/>
        </w:rPr>
      </w:pPr>
      <w:commentRangeStart w:id="20"/>
      <w:r w:rsidRPr="000C2A6B">
        <w:rPr>
          <w:rFonts w:ascii="Times New Roman" w:hAnsi="Times New Roman" w:cs="Times New Roman"/>
          <w:color w:val="000000" w:themeColor="text1"/>
          <w:sz w:val="24"/>
          <w:szCs w:val="24"/>
          <w:lang w:eastAsia="de-DE"/>
        </w:rPr>
        <w:t>Results</w:t>
      </w:r>
      <w:commentRangeEnd w:id="20"/>
      <w:r w:rsidR="002F4959">
        <w:rPr>
          <w:rStyle w:val="Kommentarzeichen"/>
          <w:rFonts w:ascii="Calibri" w:hAnsi="Calibri" w:cs="Arial"/>
          <w:b w:val="0"/>
        </w:rPr>
        <w:commentReference w:id="20"/>
      </w:r>
    </w:p>
    <w:p w14:paraId="270A469A" w14:textId="77777777" w:rsidR="00D33BE9" w:rsidRPr="00D33BE9" w:rsidRDefault="00D33BE9" w:rsidP="007C555E">
      <w:pPr>
        <w:pStyle w:val="berschrift2"/>
        <w:rPr>
          <w:rFonts w:ascii="Times New Roman" w:hAnsi="Times New Roman" w:cs="Times New Roman"/>
          <w:sz w:val="24"/>
          <w:szCs w:val="24"/>
          <w:lang w:eastAsia="de-DE"/>
        </w:rPr>
      </w:pPr>
      <w:r w:rsidRPr="00D33BE9">
        <w:rPr>
          <w:rFonts w:ascii="Times New Roman" w:hAnsi="Times New Roman" w:cs="Times New Roman"/>
          <w:sz w:val="24"/>
          <w:szCs w:val="24"/>
          <w:lang w:eastAsia="de-DE"/>
        </w:rPr>
        <w:t>Gaze Allocation Across Areas of Interest</w:t>
      </w:r>
    </w:p>
    <w:p w14:paraId="28E578F2" w14:textId="25085A98" w:rsidR="00006918" w:rsidRDefault="000000FC" w:rsidP="007C555E">
      <w:pPr>
        <w:rPr>
          <w:rFonts w:ascii="Times New Roman" w:hAnsi="Times New Roman" w:cs="Times New Roman"/>
          <w:color w:val="DBDBDB" w:themeColor="accent3" w:themeTint="66"/>
          <w:sz w:val="24"/>
          <w:szCs w:val="24"/>
          <w:lang w:eastAsia="de-DE"/>
        </w:rPr>
      </w:pPr>
      <w:r>
        <w:rPr>
          <w:rFonts w:ascii="Times New Roman" w:hAnsi="Times New Roman" w:cs="Times New Roman"/>
          <w:sz w:val="24"/>
          <w:szCs w:val="24"/>
          <w:lang w:eastAsia="de-DE"/>
        </w:rPr>
        <w:t xml:space="preserve">To investigate </w:t>
      </w:r>
      <w:r w:rsidR="00197DFD">
        <w:rPr>
          <w:rFonts w:ascii="Times New Roman" w:hAnsi="Times New Roman" w:cs="Times New Roman"/>
          <w:sz w:val="24"/>
          <w:szCs w:val="24"/>
          <w:lang w:eastAsia="de-DE"/>
        </w:rPr>
        <w:t xml:space="preserve">teachers’ </w:t>
      </w:r>
      <w:r w:rsidR="00F923BA">
        <w:rPr>
          <w:rFonts w:ascii="Times New Roman" w:hAnsi="Times New Roman" w:cs="Times New Roman"/>
          <w:sz w:val="24"/>
          <w:szCs w:val="24"/>
          <w:lang w:eastAsia="de-DE"/>
        </w:rPr>
        <w:t>gaze allocations</w:t>
      </w:r>
      <w:r>
        <w:rPr>
          <w:rFonts w:ascii="Times New Roman" w:hAnsi="Times New Roman" w:cs="Times New Roman"/>
          <w:sz w:val="24"/>
          <w:szCs w:val="24"/>
          <w:lang w:eastAsia="de-DE"/>
        </w:rPr>
        <w:t xml:space="preserve">, we </w:t>
      </w:r>
      <w:r w:rsidR="00197DFD">
        <w:rPr>
          <w:rFonts w:ascii="Times New Roman" w:hAnsi="Times New Roman" w:cs="Times New Roman"/>
          <w:sz w:val="24"/>
          <w:szCs w:val="24"/>
          <w:lang w:eastAsia="de-DE"/>
        </w:rPr>
        <w:t>calculated</w:t>
      </w:r>
      <w:r>
        <w:rPr>
          <w:rFonts w:ascii="Times New Roman" w:hAnsi="Times New Roman" w:cs="Times New Roman"/>
          <w:sz w:val="24"/>
          <w:szCs w:val="24"/>
          <w:lang w:eastAsia="de-DE"/>
        </w:rPr>
        <w:t xml:space="preserve"> t</w:t>
      </w:r>
      <w:r w:rsidR="00F923BA">
        <w:rPr>
          <w:rFonts w:ascii="Times New Roman" w:hAnsi="Times New Roman" w:cs="Times New Roman"/>
          <w:sz w:val="24"/>
          <w:szCs w:val="24"/>
          <w:lang w:eastAsia="de-DE"/>
        </w:rPr>
        <w:t xml:space="preserve">he </w:t>
      </w:r>
      <w:r w:rsidR="00F923BA" w:rsidRPr="00F923BA">
        <w:rPr>
          <w:rFonts w:ascii="Times New Roman" w:hAnsi="Times New Roman" w:cs="Times New Roman"/>
          <w:sz w:val="24"/>
          <w:szCs w:val="24"/>
          <w:lang w:eastAsia="de-DE"/>
        </w:rPr>
        <w:t>percentage of fixation</w:t>
      </w:r>
      <w:r w:rsidR="006548DC">
        <w:rPr>
          <w:rFonts w:ascii="Times New Roman" w:hAnsi="Times New Roman" w:cs="Times New Roman"/>
          <w:sz w:val="24"/>
          <w:szCs w:val="24"/>
          <w:lang w:eastAsia="de-DE"/>
        </w:rPr>
        <w:t xml:space="preserve"> numbers </w:t>
      </w:r>
      <w:r w:rsidR="00F923BA" w:rsidRPr="00F923BA">
        <w:rPr>
          <w:rFonts w:ascii="Times New Roman" w:hAnsi="Times New Roman" w:cs="Times New Roman"/>
          <w:sz w:val="24"/>
          <w:szCs w:val="24"/>
          <w:lang w:eastAsia="de-DE"/>
        </w:rPr>
        <w:t>and fixation durations directed at each AOI during the micro-teaching unit</w:t>
      </w:r>
      <w:r w:rsidR="00AC5351">
        <w:rPr>
          <w:rFonts w:ascii="Times New Roman" w:hAnsi="Times New Roman" w:cs="Times New Roman"/>
          <w:sz w:val="24"/>
          <w:szCs w:val="24"/>
          <w:lang w:eastAsia="de-DE"/>
        </w:rPr>
        <w:t xml:space="preserve">. </w:t>
      </w:r>
      <w:r w:rsidR="009F0669">
        <w:rPr>
          <w:rFonts w:ascii="Times New Roman" w:hAnsi="Times New Roman" w:cs="Times New Roman"/>
          <w:sz w:val="24"/>
          <w:szCs w:val="24"/>
          <w:lang w:eastAsia="de-DE"/>
        </w:rPr>
        <w:t xml:space="preserve">The results </w:t>
      </w:r>
      <w:r w:rsidR="006842ED">
        <w:rPr>
          <w:rFonts w:ascii="Times New Roman" w:hAnsi="Times New Roman" w:cs="Times New Roman"/>
          <w:sz w:val="24"/>
          <w:szCs w:val="24"/>
          <w:lang w:eastAsia="de-DE"/>
        </w:rPr>
        <w:t xml:space="preserve">for </w:t>
      </w:r>
      <w:r w:rsidR="009F0669">
        <w:rPr>
          <w:rFonts w:ascii="Times New Roman" w:hAnsi="Times New Roman" w:cs="Times New Roman"/>
          <w:sz w:val="24"/>
          <w:szCs w:val="24"/>
          <w:lang w:eastAsia="de-DE"/>
        </w:rPr>
        <w:t xml:space="preserve">experienced and inexperienced </w:t>
      </w:r>
      <w:r w:rsidR="009F0669" w:rsidRPr="00D502E5">
        <w:rPr>
          <w:rFonts w:ascii="Times New Roman" w:hAnsi="Times New Roman" w:cs="Times New Roman"/>
          <w:sz w:val="24"/>
          <w:szCs w:val="24"/>
          <w:lang w:eastAsia="de-DE"/>
        </w:rPr>
        <w:t>teachers</w:t>
      </w:r>
      <w:r w:rsidR="00E66DF5" w:rsidRPr="00D502E5">
        <w:rPr>
          <w:rFonts w:ascii="Times New Roman" w:hAnsi="Times New Roman" w:cs="Times New Roman"/>
          <w:sz w:val="24"/>
          <w:szCs w:val="24"/>
          <w:lang w:eastAsia="de-DE"/>
        </w:rPr>
        <w:t xml:space="preserve"> are </w:t>
      </w:r>
      <w:r w:rsidR="00006918">
        <w:rPr>
          <w:rFonts w:ascii="Times New Roman" w:hAnsi="Times New Roman" w:cs="Times New Roman"/>
          <w:sz w:val="24"/>
          <w:szCs w:val="24"/>
          <w:lang w:eastAsia="de-DE"/>
        </w:rPr>
        <w:t xml:space="preserve">displayed in </w:t>
      </w:r>
      <w:r w:rsidR="006548DC">
        <w:rPr>
          <w:rFonts w:ascii="Times New Roman" w:hAnsi="Times New Roman" w:cs="Times New Roman"/>
          <w:sz w:val="24"/>
          <w:szCs w:val="24"/>
          <w:lang w:eastAsia="de-DE"/>
        </w:rPr>
        <w:t>Figures</w:t>
      </w:r>
      <w:r w:rsidR="00E66DF5" w:rsidRPr="00006918">
        <w:rPr>
          <w:rFonts w:ascii="Times New Roman" w:hAnsi="Times New Roman" w:cs="Times New Roman"/>
          <w:sz w:val="24"/>
          <w:szCs w:val="24"/>
          <w:lang w:eastAsia="de-DE"/>
        </w:rPr>
        <w:t xml:space="preserve"> </w:t>
      </w:r>
      <w:r w:rsidR="00776FAB">
        <w:rPr>
          <w:rFonts w:ascii="Times New Roman" w:hAnsi="Times New Roman" w:cs="Times New Roman"/>
          <w:sz w:val="24"/>
          <w:szCs w:val="24"/>
          <w:lang w:eastAsia="de-DE"/>
        </w:rPr>
        <w:t>1</w:t>
      </w:r>
      <w:r w:rsidR="00E66DF5" w:rsidRPr="00006918">
        <w:rPr>
          <w:rFonts w:ascii="Times New Roman" w:hAnsi="Times New Roman" w:cs="Times New Roman"/>
          <w:sz w:val="24"/>
          <w:szCs w:val="24"/>
          <w:lang w:eastAsia="de-DE"/>
        </w:rPr>
        <w:t xml:space="preserve"> and </w:t>
      </w:r>
      <w:r w:rsidR="004E4279">
        <w:rPr>
          <w:rFonts w:ascii="Times New Roman" w:hAnsi="Times New Roman" w:cs="Times New Roman"/>
          <w:sz w:val="24"/>
          <w:szCs w:val="24"/>
          <w:lang w:eastAsia="de-DE"/>
        </w:rPr>
        <w:t>Figure 2</w:t>
      </w:r>
      <w:r w:rsidR="00E66DF5" w:rsidRPr="00006918">
        <w:rPr>
          <w:rFonts w:ascii="Times New Roman" w:hAnsi="Times New Roman" w:cs="Times New Roman"/>
          <w:sz w:val="24"/>
          <w:szCs w:val="24"/>
          <w:lang w:eastAsia="de-DE"/>
        </w:rPr>
        <w:t>.</w:t>
      </w:r>
      <w:r w:rsidR="00E66DF5" w:rsidRPr="00B76258">
        <w:rPr>
          <w:rFonts w:ascii="Times New Roman" w:hAnsi="Times New Roman" w:cs="Times New Roman"/>
          <w:color w:val="DBDBDB" w:themeColor="accent3" w:themeTint="66"/>
          <w:sz w:val="24"/>
          <w:szCs w:val="24"/>
          <w:lang w:eastAsia="de-DE"/>
        </w:rPr>
        <w:t xml:space="preserve"> </w:t>
      </w:r>
    </w:p>
    <w:p w14:paraId="6E5F405B" w14:textId="547A119D" w:rsidR="00992069" w:rsidRPr="00992069" w:rsidRDefault="00992069" w:rsidP="00587A01">
      <w:pPr>
        <w:ind w:firstLine="0"/>
        <w:rPr>
          <w:rFonts w:ascii="Times New Roman" w:hAnsi="Times New Roman" w:cs="Times New Roman"/>
          <w:b/>
          <w:i/>
          <w:sz w:val="24"/>
          <w:szCs w:val="24"/>
          <w:lang w:eastAsia="de-DE"/>
        </w:rPr>
      </w:pPr>
      <w:r w:rsidRPr="00992069">
        <w:rPr>
          <w:rFonts w:ascii="Times New Roman" w:hAnsi="Times New Roman" w:cs="Times New Roman"/>
          <w:b/>
          <w:sz w:val="24"/>
          <w:szCs w:val="24"/>
          <w:lang w:eastAsia="de-DE"/>
        </w:rPr>
        <w:t xml:space="preserve">Figure </w:t>
      </w:r>
      <w:r>
        <w:rPr>
          <w:rFonts w:ascii="Times New Roman" w:hAnsi="Times New Roman" w:cs="Times New Roman"/>
          <w:b/>
          <w:sz w:val="24"/>
          <w:szCs w:val="24"/>
          <w:lang w:eastAsia="de-DE"/>
        </w:rPr>
        <w:t xml:space="preserve">1 </w:t>
      </w:r>
    </w:p>
    <w:p w14:paraId="52E78C3C" w14:textId="4ECBF263" w:rsidR="00006918" w:rsidRDefault="00AF2153" w:rsidP="00B61400">
      <w:pPr>
        <w:ind w:firstLine="0"/>
        <w:rPr>
          <w:rFonts w:ascii="Times New Roman" w:hAnsi="Times New Roman" w:cs="Times New Roman"/>
          <w:i/>
          <w:sz w:val="24"/>
          <w:szCs w:val="24"/>
          <w:lang w:eastAsia="de-DE"/>
        </w:rPr>
      </w:pPr>
      <w:r>
        <w:rPr>
          <w:rFonts w:ascii="Times New Roman" w:hAnsi="Times New Roman" w:cs="Times New Roman"/>
          <w:i/>
          <w:sz w:val="24"/>
          <w:szCs w:val="24"/>
          <w:lang w:eastAsia="de-DE"/>
        </w:rPr>
        <w:t>Average</w:t>
      </w:r>
      <w:r w:rsidR="00302E11" w:rsidRPr="00302E11">
        <w:rPr>
          <w:rFonts w:ascii="Times New Roman" w:hAnsi="Times New Roman" w:cs="Times New Roman"/>
          <w:i/>
          <w:sz w:val="24"/>
          <w:szCs w:val="24"/>
          <w:lang w:eastAsia="de-DE"/>
        </w:rPr>
        <w:t xml:space="preserve"> Fixation </w:t>
      </w:r>
      <w:r w:rsidR="006635AD">
        <w:rPr>
          <w:rFonts w:ascii="Times New Roman" w:hAnsi="Times New Roman" w:cs="Times New Roman"/>
          <w:i/>
          <w:sz w:val="24"/>
          <w:szCs w:val="24"/>
          <w:lang w:eastAsia="de-DE"/>
        </w:rPr>
        <w:t xml:space="preserve">Number </w:t>
      </w:r>
      <w:r w:rsidR="00302E11" w:rsidRPr="00302E11">
        <w:rPr>
          <w:rFonts w:ascii="Times New Roman" w:hAnsi="Times New Roman" w:cs="Times New Roman"/>
          <w:i/>
          <w:sz w:val="24"/>
          <w:szCs w:val="24"/>
          <w:lang w:eastAsia="de-DE"/>
        </w:rPr>
        <w:t xml:space="preserve">Percentages by Area of Interest (AOI) and Teacher Experience Group </w:t>
      </w:r>
      <w:r w:rsidR="00BB59EF">
        <w:rPr>
          <w:rFonts w:ascii="Times New Roman" w:hAnsi="Times New Roman" w:cs="Times New Roman"/>
          <w:i/>
          <w:sz w:val="24"/>
          <w:szCs w:val="24"/>
          <w:lang w:eastAsia="de-DE"/>
        </w:rPr>
        <w:t xml:space="preserve">for the Entire Micro-Teaching Unit </w:t>
      </w:r>
      <w:r w:rsidR="00302E11" w:rsidRPr="00302E11">
        <w:rPr>
          <w:rFonts w:ascii="Times New Roman" w:hAnsi="Times New Roman" w:cs="Times New Roman"/>
          <w:i/>
          <w:sz w:val="24"/>
          <w:szCs w:val="24"/>
          <w:lang w:eastAsia="de-DE"/>
        </w:rPr>
        <w:t>with 95% Confidence Intervals</w:t>
      </w:r>
    </w:p>
    <w:p w14:paraId="499446F4" w14:textId="71E846AC" w:rsidR="00846F7C" w:rsidRDefault="00C42A2F" w:rsidP="00B61400">
      <w:pPr>
        <w:ind w:firstLine="0"/>
        <w:rPr>
          <w:rFonts w:ascii="Times New Roman" w:hAnsi="Times New Roman" w:cs="Times New Roman"/>
          <w:i/>
          <w:sz w:val="24"/>
          <w:szCs w:val="24"/>
          <w:lang w:eastAsia="de-DE"/>
        </w:rPr>
      </w:pPr>
      <w:r>
        <w:rPr>
          <w:rFonts w:ascii="Times New Roman" w:hAnsi="Times New Roman" w:cs="Times New Roman"/>
          <w:i/>
          <w:noProof/>
          <w:sz w:val="24"/>
          <w:szCs w:val="24"/>
          <w:lang w:eastAsia="de-DE"/>
        </w:rPr>
        <w:lastRenderedPageBreak/>
        <w:drawing>
          <wp:inline distT="0" distB="0" distL="0" distR="0" wp14:anchorId="76EC2540" wp14:editId="25E48308">
            <wp:extent cx="5943600" cy="35693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3569335"/>
                    </a:xfrm>
                    <a:prstGeom prst="rect">
                      <a:avLst/>
                    </a:prstGeom>
                  </pic:spPr>
                </pic:pic>
              </a:graphicData>
            </a:graphic>
          </wp:inline>
        </w:drawing>
      </w:r>
    </w:p>
    <w:p w14:paraId="3D969636" w14:textId="0B5664DF" w:rsidR="00A4362B" w:rsidRPr="004E4279" w:rsidRDefault="00A4362B" w:rsidP="008B4C7F">
      <w:pPr>
        <w:spacing w:after="120" w:line="360" w:lineRule="auto"/>
        <w:ind w:firstLine="0"/>
        <w:rPr>
          <w:rFonts w:ascii="Times New Roman" w:hAnsi="Times New Roman" w:cs="Times New Roman"/>
          <w:iCs/>
          <w:szCs w:val="22"/>
          <w:lang w:eastAsia="de-DE"/>
        </w:rPr>
      </w:pPr>
      <w:r w:rsidRPr="004E4279">
        <w:rPr>
          <w:rFonts w:ascii="Times New Roman" w:hAnsi="Times New Roman" w:cs="Times New Roman"/>
          <w:i/>
          <w:szCs w:val="22"/>
          <w:lang w:eastAsia="de-DE"/>
        </w:rPr>
        <w:t xml:space="preserve">Note. </w:t>
      </w:r>
      <w:r w:rsidR="003B0188" w:rsidRPr="004E4279">
        <w:rPr>
          <w:rFonts w:ascii="Times New Roman" w:hAnsi="Times New Roman" w:cs="Times New Roman"/>
          <w:iCs/>
          <w:szCs w:val="22"/>
          <w:lang w:eastAsia="de-DE"/>
        </w:rPr>
        <w:t>The bar chart illustrates the average fixation number percentage directed at five A</w:t>
      </w:r>
      <w:r w:rsidR="0060023D" w:rsidRPr="004E4279">
        <w:rPr>
          <w:rFonts w:ascii="Times New Roman" w:hAnsi="Times New Roman" w:cs="Times New Roman"/>
          <w:iCs/>
          <w:szCs w:val="22"/>
          <w:lang w:eastAsia="de-DE"/>
        </w:rPr>
        <w:t>OIs (</w:t>
      </w:r>
      <w:r w:rsidR="003B0188" w:rsidRPr="004E4279">
        <w:rPr>
          <w:rFonts w:ascii="Times New Roman" w:hAnsi="Times New Roman" w:cs="Times New Roman"/>
          <w:iCs/>
          <w:szCs w:val="22"/>
          <w:lang w:eastAsia="de-DE"/>
        </w:rPr>
        <w:t>Students, Teacher Material, Classroom/Others, Student Desk, and Disruptive Person</w:t>
      </w:r>
      <w:r w:rsidR="0060023D" w:rsidRPr="004E4279">
        <w:rPr>
          <w:rFonts w:ascii="Times New Roman" w:hAnsi="Times New Roman" w:cs="Times New Roman"/>
          <w:iCs/>
          <w:szCs w:val="22"/>
          <w:lang w:eastAsia="de-DE"/>
        </w:rPr>
        <w:t xml:space="preserve">) </w:t>
      </w:r>
      <w:r w:rsidR="00B15926" w:rsidRPr="004E4279">
        <w:rPr>
          <w:rFonts w:ascii="Times New Roman" w:hAnsi="Times New Roman" w:cs="Times New Roman"/>
          <w:bCs/>
          <w:iCs/>
          <w:szCs w:val="22"/>
          <w:lang w:eastAsia="de-DE"/>
        </w:rPr>
        <w:t>during the micro-teaching unit</w:t>
      </w:r>
      <w:r w:rsidR="003B0188" w:rsidRPr="004E4279">
        <w:rPr>
          <w:rFonts w:ascii="Times New Roman" w:hAnsi="Times New Roman" w:cs="Times New Roman"/>
          <w:iCs/>
          <w:szCs w:val="22"/>
          <w:lang w:eastAsia="de-DE"/>
        </w:rPr>
        <w:t xml:space="preserve">. Results are presented separately for experienced and inexperienced teachers, with error bars indicating 95% confidence intervals. </w:t>
      </w:r>
    </w:p>
    <w:p w14:paraId="6F2312FC" w14:textId="7D7BAA96" w:rsidR="00992069" w:rsidRDefault="00992069" w:rsidP="007A6935">
      <w:pPr>
        <w:ind w:firstLine="0"/>
        <w:rPr>
          <w:rFonts w:ascii="Times New Roman" w:hAnsi="Times New Roman" w:cs="Times New Roman"/>
          <w:b/>
          <w:sz w:val="24"/>
          <w:szCs w:val="24"/>
          <w:lang w:eastAsia="de-DE"/>
        </w:rPr>
      </w:pPr>
      <w:r w:rsidRPr="00992069">
        <w:rPr>
          <w:rFonts w:ascii="Times New Roman" w:hAnsi="Times New Roman" w:cs="Times New Roman"/>
          <w:b/>
          <w:sz w:val="24"/>
          <w:szCs w:val="24"/>
          <w:lang w:eastAsia="de-DE"/>
        </w:rPr>
        <w:t xml:space="preserve">Figure </w:t>
      </w:r>
      <w:r w:rsidR="004E4279">
        <w:rPr>
          <w:rFonts w:ascii="Times New Roman" w:hAnsi="Times New Roman" w:cs="Times New Roman"/>
          <w:b/>
          <w:sz w:val="24"/>
          <w:szCs w:val="24"/>
          <w:lang w:eastAsia="de-DE"/>
        </w:rPr>
        <w:t>2</w:t>
      </w:r>
    </w:p>
    <w:p w14:paraId="7ED93D57" w14:textId="719495B5" w:rsidR="006635AD" w:rsidRPr="00BB59EF" w:rsidRDefault="006635AD" w:rsidP="00BB59EF">
      <w:pPr>
        <w:ind w:firstLine="0"/>
        <w:rPr>
          <w:rFonts w:ascii="Times New Roman" w:hAnsi="Times New Roman" w:cs="Times New Roman"/>
          <w:bCs/>
          <w:i/>
          <w:iCs/>
          <w:sz w:val="24"/>
          <w:szCs w:val="24"/>
          <w:lang w:eastAsia="de-DE"/>
        </w:rPr>
      </w:pPr>
      <w:r w:rsidRPr="00BB59EF">
        <w:rPr>
          <w:rFonts w:ascii="Times New Roman" w:hAnsi="Times New Roman" w:cs="Times New Roman"/>
          <w:bCs/>
          <w:i/>
          <w:iCs/>
          <w:sz w:val="24"/>
          <w:szCs w:val="24"/>
          <w:lang w:eastAsia="de-DE"/>
        </w:rPr>
        <w:t xml:space="preserve">Average Fixation </w:t>
      </w:r>
      <w:r w:rsidR="00BB59EF">
        <w:rPr>
          <w:rFonts w:ascii="Times New Roman" w:hAnsi="Times New Roman" w:cs="Times New Roman"/>
          <w:bCs/>
          <w:i/>
          <w:iCs/>
          <w:sz w:val="24"/>
          <w:szCs w:val="24"/>
          <w:lang w:eastAsia="de-DE"/>
        </w:rPr>
        <w:t>Duration</w:t>
      </w:r>
      <w:r w:rsidRPr="00BB59EF">
        <w:rPr>
          <w:rFonts w:ascii="Times New Roman" w:hAnsi="Times New Roman" w:cs="Times New Roman"/>
          <w:bCs/>
          <w:i/>
          <w:iCs/>
          <w:sz w:val="24"/>
          <w:szCs w:val="24"/>
          <w:lang w:eastAsia="de-DE"/>
        </w:rPr>
        <w:t xml:space="preserve"> Percentages by Area of Interest (AOI) and Teacher Experience Group </w:t>
      </w:r>
      <w:r w:rsidR="00BB59EF" w:rsidRPr="00BB59EF">
        <w:rPr>
          <w:rFonts w:ascii="Times New Roman" w:hAnsi="Times New Roman" w:cs="Times New Roman"/>
          <w:bCs/>
          <w:i/>
          <w:iCs/>
          <w:sz w:val="24"/>
          <w:szCs w:val="24"/>
          <w:lang w:eastAsia="de-DE"/>
        </w:rPr>
        <w:t xml:space="preserve">for the Entire Micro-Teaching Unit </w:t>
      </w:r>
      <w:r w:rsidRPr="00BB59EF">
        <w:rPr>
          <w:rFonts w:ascii="Times New Roman" w:hAnsi="Times New Roman" w:cs="Times New Roman"/>
          <w:bCs/>
          <w:i/>
          <w:iCs/>
          <w:sz w:val="24"/>
          <w:szCs w:val="24"/>
          <w:lang w:eastAsia="de-DE"/>
        </w:rPr>
        <w:t>with 95% Confidence Intervals</w:t>
      </w:r>
    </w:p>
    <w:p w14:paraId="3AC8BC2D" w14:textId="3F692175" w:rsidR="00992069" w:rsidRDefault="0046015F" w:rsidP="0046015F">
      <w:pPr>
        <w:ind w:firstLine="0"/>
        <w:rPr>
          <w:rFonts w:ascii="Times New Roman" w:hAnsi="Times New Roman" w:cs="Times New Roman"/>
          <w:b/>
          <w:i/>
          <w:sz w:val="24"/>
          <w:szCs w:val="24"/>
          <w:lang w:eastAsia="de-DE"/>
        </w:rPr>
      </w:pPr>
      <w:r>
        <w:rPr>
          <w:rFonts w:ascii="Times New Roman" w:hAnsi="Times New Roman" w:cs="Times New Roman"/>
          <w:b/>
          <w:i/>
          <w:noProof/>
          <w:sz w:val="24"/>
          <w:szCs w:val="24"/>
          <w:lang w:eastAsia="de-DE"/>
        </w:rPr>
        <w:lastRenderedPageBreak/>
        <w:drawing>
          <wp:inline distT="0" distB="0" distL="0" distR="0" wp14:anchorId="3F356C62" wp14:editId="2030A4E0">
            <wp:extent cx="5943600" cy="35693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3569335"/>
                    </a:xfrm>
                    <a:prstGeom prst="rect">
                      <a:avLst/>
                    </a:prstGeom>
                  </pic:spPr>
                </pic:pic>
              </a:graphicData>
            </a:graphic>
          </wp:inline>
        </w:drawing>
      </w:r>
    </w:p>
    <w:p w14:paraId="60A6D79A" w14:textId="573D6924" w:rsidR="00B15926" w:rsidRDefault="00B15926" w:rsidP="008B4C7F">
      <w:pPr>
        <w:spacing w:after="120" w:line="360" w:lineRule="auto"/>
        <w:ind w:firstLine="0"/>
        <w:rPr>
          <w:rFonts w:ascii="Times New Roman" w:hAnsi="Times New Roman" w:cs="Times New Roman"/>
          <w:bCs/>
          <w:i/>
          <w:szCs w:val="22"/>
          <w:lang w:eastAsia="de-DE"/>
        </w:rPr>
      </w:pPr>
      <w:r w:rsidRPr="00130A3E">
        <w:rPr>
          <w:rFonts w:ascii="Times New Roman" w:hAnsi="Times New Roman" w:cs="Times New Roman"/>
          <w:bCs/>
          <w:i/>
          <w:szCs w:val="22"/>
          <w:lang w:eastAsia="de-DE"/>
        </w:rPr>
        <w:t xml:space="preserve">Note. </w:t>
      </w:r>
      <w:r w:rsidRPr="00130A3E">
        <w:rPr>
          <w:rFonts w:ascii="Times New Roman" w:hAnsi="Times New Roman" w:cs="Times New Roman"/>
          <w:bCs/>
          <w:iCs/>
          <w:szCs w:val="22"/>
          <w:lang w:eastAsia="de-DE"/>
        </w:rPr>
        <w:t>The bar chart displays the average fixation duration percentage across five AOIs (Students, Teacher Material, Student Desk, Classroom/Others, and Disruptive Person) during the micro-teaching unit. Data are presented separately for experienced and inexperienced teachers, with error bars indicating 95% confidence intervals.</w:t>
      </w:r>
      <w:r w:rsidRPr="00130A3E">
        <w:rPr>
          <w:rFonts w:ascii="Times New Roman" w:hAnsi="Times New Roman" w:cs="Times New Roman"/>
          <w:bCs/>
          <w:i/>
          <w:szCs w:val="22"/>
          <w:lang w:eastAsia="de-DE"/>
        </w:rPr>
        <w:t xml:space="preserve"> </w:t>
      </w:r>
    </w:p>
    <w:p w14:paraId="1D7D00B4" w14:textId="0AC6D85F" w:rsidR="008B4C7F" w:rsidRPr="00B16D06" w:rsidRDefault="00414A49" w:rsidP="00414A49">
      <w:pPr>
        <w:rPr>
          <w:rFonts w:ascii="Times New Roman" w:hAnsi="Times New Roman" w:cs="Times New Roman"/>
          <w:sz w:val="24"/>
          <w:szCs w:val="24"/>
          <w:lang w:eastAsia="de-DE"/>
        </w:rPr>
      </w:pPr>
      <w:r w:rsidRPr="00414A49">
        <w:rPr>
          <w:rFonts w:ascii="Times New Roman" w:hAnsi="Times New Roman" w:cs="Times New Roman"/>
          <w:sz w:val="24"/>
          <w:szCs w:val="24"/>
          <w:lang w:eastAsia="de-DE"/>
        </w:rPr>
        <w:t xml:space="preserve">As predicted in </w:t>
      </w:r>
      <w:r w:rsidRPr="00414A49">
        <w:rPr>
          <w:rFonts w:ascii="Times New Roman" w:hAnsi="Times New Roman" w:cs="Times New Roman"/>
          <w:b/>
          <w:bCs/>
          <w:sz w:val="24"/>
          <w:szCs w:val="24"/>
          <w:lang w:eastAsia="de-DE"/>
        </w:rPr>
        <w:t>Hypothesis 1</w:t>
      </w:r>
      <w:r w:rsidRPr="00414A49">
        <w:rPr>
          <w:rFonts w:ascii="Times New Roman" w:hAnsi="Times New Roman" w:cs="Times New Roman"/>
          <w:sz w:val="24"/>
          <w:szCs w:val="24"/>
          <w:lang w:eastAsia="de-DE"/>
        </w:rPr>
        <w:t xml:space="preserve">, both groups exhibited the highest percentages of fixation number and average fixation duration directed toward the AOI </w:t>
      </w:r>
      <w:r w:rsidRPr="00AC2C77">
        <w:rPr>
          <w:rFonts w:ascii="Times New Roman" w:hAnsi="Times New Roman" w:cs="Times New Roman"/>
          <w:i/>
          <w:iCs/>
          <w:sz w:val="24"/>
          <w:szCs w:val="24"/>
          <w:lang w:eastAsia="de-DE"/>
        </w:rPr>
        <w:t>Students</w:t>
      </w:r>
      <w:r w:rsidRPr="00414A49">
        <w:rPr>
          <w:rFonts w:ascii="Times New Roman" w:hAnsi="Times New Roman" w:cs="Times New Roman"/>
          <w:sz w:val="24"/>
          <w:szCs w:val="24"/>
          <w:lang w:eastAsia="de-DE"/>
        </w:rPr>
        <w:t xml:space="preserve">, followed by the AOI </w:t>
      </w:r>
      <w:r w:rsidRPr="00AC2C77">
        <w:rPr>
          <w:rFonts w:ascii="Times New Roman" w:hAnsi="Times New Roman" w:cs="Times New Roman"/>
          <w:i/>
          <w:iCs/>
          <w:sz w:val="24"/>
          <w:szCs w:val="24"/>
          <w:lang w:eastAsia="de-DE"/>
        </w:rPr>
        <w:t>Teacher Material</w:t>
      </w:r>
      <w:r w:rsidRPr="00414A49">
        <w:rPr>
          <w:rFonts w:ascii="Times New Roman" w:hAnsi="Times New Roman" w:cs="Times New Roman"/>
          <w:sz w:val="24"/>
          <w:szCs w:val="24"/>
          <w:lang w:eastAsia="de-DE"/>
        </w:rPr>
        <w:t xml:space="preserve">. The AOI </w:t>
      </w:r>
      <w:r w:rsidRPr="00AC2C77">
        <w:rPr>
          <w:rFonts w:ascii="Times New Roman" w:hAnsi="Times New Roman" w:cs="Times New Roman"/>
          <w:i/>
          <w:iCs/>
          <w:sz w:val="24"/>
          <w:szCs w:val="24"/>
          <w:lang w:eastAsia="de-DE"/>
        </w:rPr>
        <w:t>Disruptive Person</w:t>
      </w:r>
      <w:r w:rsidRPr="00414A49">
        <w:rPr>
          <w:rFonts w:ascii="Times New Roman" w:hAnsi="Times New Roman" w:cs="Times New Roman"/>
          <w:sz w:val="24"/>
          <w:szCs w:val="24"/>
          <w:lang w:eastAsia="de-DE"/>
        </w:rPr>
        <w:t xml:space="preserve"> received the lowest fixation percentages.</w:t>
      </w:r>
      <w:r>
        <w:rPr>
          <w:rFonts w:ascii="Times New Roman" w:hAnsi="Times New Roman" w:cs="Times New Roman"/>
          <w:sz w:val="24"/>
          <w:szCs w:val="24"/>
          <w:lang w:eastAsia="de-DE"/>
        </w:rPr>
        <w:t xml:space="preserve"> </w:t>
      </w:r>
      <w:r w:rsidR="0057203B" w:rsidRPr="00B16D06">
        <w:rPr>
          <w:rFonts w:ascii="Times New Roman" w:hAnsi="Times New Roman" w:cs="Times New Roman"/>
          <w:sz w:val="24"/>
          <w:szCs w:val="24"/>
          <w:lang w:eastAsia="de-DE"/>
        </w:rPr>
        <w:t xml:space="preserve">For </w:t>
      </w:r>
      <w:r w:rsidR="008B4C7F" w:rsidRPr="00B16D06">
        <w:rPr>
          <w:rFonts w:ascii="Times New Roman" w:hAnsi="Times New Roman" w:cs="Times New Roman"/>
          <w:sz w:val="24"/>
          <w:szCs w:val="24"/>
          <w:lang w:eastAsia="de-DE"/>
        </w:rPr>
        <w:t>both measure</w:t>
      </w:r>
      <w:r w:rsidR="0003794B" w:rsidRPr="00B16D06">
        <w:rPr>
          <w:rFonts w:ascii="Times New Roman" w:hAnsi="Times New Roman" w:cs="Times New Roman"/>
          <w:sz w:val="24"/>
          <w:szCs w:val="24"/>
          <w:lang w:eastAsia="de-DE"/>
        </w:rPr>
        <w:t>s</w:t>
      </w:r>
      <w:r w:rsidR="0057203B" w:rsidRPr="00B16D06">
        <w:rPr>
          <w:rFonts w:ascii="Times New Roman" w:hAnsi="Times New Roman" w:cs="Times New Roman"/>
          <w:sz w:val="24"/>
          <w:szCs w:val="24"/>
          <w:lang w:eastAsia="de-DE"/>
        </w:rPr>
        <w:t>, no statistically significant differences were observed between experienced and</w:t>
      </w:r>
      <w:r w:rsidR="00AC2C77">
        <w:rPr>
          <w:rFonts w:ascii="Times New Roman" w:hAnsi="Times New Roman" w:cs="Times New Roman"/>
          <w:sz w:val="24"/>
          <w:szCs w:val="24"/>
          <w:lang w:eastAsia="de-DE"/>
        </w:rPr>
        <w:t xml:space="preserve"> </w:t>
      </w:r>
      <w:r w:rsidR="0057203B" w:rsidRPr="00B16D06">
        <w:rPr>
          <w:rFonts w:ascii="Times New Roman" w:hAnsi="Times New Roman" w:cs="Times New Roman"/>
          <w:sz w:val="24"/>
          <w:szCs w:val="24"/>
          <w:lang w:eastAsia="de-DE"/>
        </w:rPr>
        <w:t>inexperienced teachers across any AOI</w:t>
      </w:r>
      <w:r w:rsidR="00E27588">
        <w:rPr>
          <w:rFonts w:ascii="Times New Roman" w:hAnsi="Times New Roman" w:cs="Times New Roman"/>
          <w:sz w:val="24"/>
          <w:szCs w:val="24"/>
          <w:lang w:eastAsia="de-DE"/>
        </w:rPr>
        <w:t xml:space="preserve"> (</w:t>
      </w:r>
      <w:commentRangeStart w:id="21"/>
      <w:r w:rsidR="00E27588">
        <w:rPr>
          <w:rFonts w:ascii="Times New Roman" w:hAnsi="Times New Roman" w:cs="Times New Roman"/>
          <w:sz w:val="24"/>
          <w:szCs w:val="24"/>
          <w:lang w:eastAsia="de-DE"/>
        </w:rPr>
        <w:t xml:space="preserve">see Appendix A, </w:t>
      </w:r>
      <w:r w:rsidR="00E27588" w:rsidRPr="00E27588">
        <w:rPr>
          <w:rFonts w:ascii="Times New Roman" w:hAnsi="Times New Roman" w:cs="Times New Roman"/>
          <w:sz w:val="24"/>
          <w:szCs w:val="24"/>
          <w:lang w:eastAsia="de-DE"/>
        </w:rPr>
        <w:t xml:space="preserve">Table </w:t>
      </w:r>
      <w:r w:rsidR="00E27588">
        <w:rPr>
          <w:rFonts w:ascii="Times New Roman" w:hAnsi="Times New Roman" w:cs="Times New Roman"/>
          <w:sz w:val="24"/>
          <w:szCs w:val="24"/>
          <w:lang w:eastAsia="de-DE"/>
        </w:rPr>
        <w:t>A</w:t>
      </w:r>
      <w:r w:rsidR="00E27588" w:rsidRPr="00E27588">
        <w:rPr>
          <w:rFonts w:ascii="Times New Roman" w:hAnsi="Times New Roman" w:cs="Times New Roman"/>
          <w:sz w:val="24"/>
          <w:szCs w:val="24"/>
          <w:lang w:eastAsia="de-DE"/>
        </w:rPr>
        <w:t>1</w:t>
      </w:r>
      <w:commentRangeEnd w:id="21"/>
      <w:r w:rsidR="00E27588">
        <w:rPr>
          <w:rStyle w:val="Kommentarzeichen"/>
        </w:rPr>
        <w:commentReference w:id="21"/>
      </w:r>
      <w:r w:rsidR="00E27588">
        <w:rPr>
          <w:rFonts w:ascii="Times New Roman" w:hAnsi="Times New Roman" w:cs="Times New Roman"/>
          <w:sz w:val="24"/>
          <w:szCs w:val="24"/>
          <w:lang w:eastAsia="de-DE"/>
        </w:rPr>
        <w:t>)</w:t>
      </w:r>
      <w:r w:rsidR="00E27588" w:rsidRPr="00E27588">
        <w:rPr>
          <w:rFonts w:ascii="Times New Roman" w:hAnsi="Times New Roman" w:cs="Times New Roman"/>
          <w:sz w:val="24"/>
          <w:szCs w:val="24"/>
          <w:lang w:eastAsia="de-DE"/>
        </w:rPr>
        <w:t xml:space="preserve">. </w:t>
      </w:r>
    </w:p>
    <w:p w14:paraId="1F37C7DA" w14:textId="13F95CFF" w:rsidR="002D686C" w:rsidRDefault="002D686C" w:rsidP="00B15926">
      <w:pPr>
        <w:ind w:firstLine="0"/>
        <w:rPr>
          <w:rFonts w:ascii="Times New Roman" w:hAnsi="Times New Roman" w:cs="Times New Roman"/>
          <w:b/>
          <w:iCs/>
          <w:sz w:val="24"/>
          <w:szCs w:val="24"/>
          <w:lang w:eastAsia="de-DE"/>
        </w:rPr>
      </w:pPr>
      <w:r w:rsidRPr="002D686C">
        <w:rPr>
          <w:rFonts w:ascii="Times New Roman" w:hAnsi="Times New Roman" w:cs="Times New Roman"/>
          <w:b/>
          <w:iCs/>
          <w:sz w:val="24"/>
          <w:szCs w:val="24"/>
          <w:lang w:eastAsia="de-DE"/>
        </w:rPr>
        <w:t xml:space="preserve">Table </w:t>
      </w:r>
      <w:r w:rsidR="00E27588">
        <w:rPr>
          <w:rFonts w:ascii="Times New Roman" w:hAnsi="Times New Roman" w:cs="Times New Roman"/>
          <w:b/>
          <w:iCs/>
          <w:sz w:val="24"/>
          <w:szCs w:val="24"/>
          <w:lang w:eastAsia="de-DE"/>
        </w:rPr>
        <w:t>A</w:t>
      </w:r>
      <w:r w:rsidRPr="002D686C">
        <w:rPr>
          <w:rFonts w:ascii="Times New Roman" w:hAnsi="Times New Roman" w:cs="Times New Roman"/>
          <w:b/>
          <w:iCs/>
          <w:sz w:val="24"/>
          <w:szCs w:val="24"/>
          <w:lang w:eastAsia="de-DE"/>
        </w:rPr>
        <w:t>1</w:t>
      </w:r>
    </w:p>
    <w:p w14:paraId="4164C5DD" w14:textId="12176BE4" w:rsidR="002D686C" w:rsidRPr="0032546B" w:rsidRDefault="00326B49" w:rsidP="00B15926">
      <w:pPr>
        <w:ind w:firstLine="0"/>
        <w:rPr>
          <w:rFonts w:ascii="Times New Roman" w:hAnsi="Times New Roman" w:cs="Times New Roman"/>
          <w:bCs/>
          <w:i/>
          <w:iCs/>
          <w:sz w:val="24"/>
          <w:szCs w:val="24"/>
          <w:lang w:eastAsia="de-DE"/>
        </w:rPr>
      </w:pPr>
      <w:r w:rsidRPr="00326B49">
        <w:rPr>
          <w:rFonts w:ascii="Times New Roman" w:hAnsi="Times New Roman" w:cs="Times New Roman"/>
          <w:bCs/>
          <w:sz w:val="24"/>
          <w:szCs w:val="24"/>
          <w:lang w:eastAsia="de-DE"/>
        </w:rPr>
        <w:t>t</w:t>
      </w:r>
      <w:r w:rsidRPr="00326B49">
        <w:rPr>
          <w:rFonts w:ascii="Times New Roman" w:hAnsi="Times New Roman" w:cs="Times New Roman"/>
          <w:bCs/>
          <w:i/>
          <w:iCs/>
          <w:sz w:val="24"/>
          <w:szCs w:val="24"/>
          <w:lang w:eastAsia="de-DE"/>
        </w:rPr>
        <w:t>-Test Results and Effect Sizes for Fixation Number Percentages (FNP) and Fixation Duration Percentages (FDP) Across AOIs</w:t>
      </w:r>
      <w:r>
        <w:rPr>
          <w:rFonts w:ascii="Times New Roman" w:hAnsi="Times New Roman" w:cs="Times New Roman"/>
          <w:bCs/>
          <w:i/>
          <w:iCs/>
          <w:sz w:val="24"/>
          <w:szCs w:val="24"/>
          <w:lang w:eastAsia="de-DE"/>
        </w:rPr>
        <w:t xml:space="preserve"> </w:t>
      </w:r>
      <w:r w:rsidR="00DE4376">
        <w:rPr>
          <w:rFonts w:ascii="Times New Roman" w:hAnsi="Times New Roman" w:cs="Times New Roman"/>
          <w:bCs/>
          <w:i/>
          <w:iCs/>
          <w:sz w:val="24"/>
          <w:szCs w:val="24"/>
          <w:lang w:eastAsia="de-DE"/>
        </w:rPr>
        <w:t>Between</w:t>
      </w:r>
      <w:r>
        <w:rPr>
          <w:rFonts w:ascii="Times New Roman" w:hAnsi="Times New Roman" w:cs="Times New Roman"/>
          <w:bCs/>
          <w:i/>
          <w:iCs/>
          <w:sz w:val="24"/>
          <w:szCs w:val="24"/>
          <w:lang w:eastAsia="de-DE"/>
        </w:rPr>
        <w:t xml:space="preserve"> </w:t>
      </w:r>
      <w:r w:rsidR="0032546B" w:rsidRPr="0032546B">
        <w:rPr>
          <w:rFonts w:ascii="Times New Roman" w:hAnsi="Times New Roman" w:cs="Times New Roman"/>
          <w:bCs/>
          <w:i/>
          <w:iCs/>
          <w:sz w:val="24"/>
          <w:szCs w:val="24"/>
          <w:lang w:eastAsia="de-DE"/>
        </w:rPr>
        <w:t xml:space="preserve">Experienced </w:t>
      </w:r>
      <w:r w:rsidR="00DE4376">
        <w:rPr>
          <w:rFonts w:ascii="Times New Roman" w:hAnsi="Times New Roman" w:cs="Times New Roman"/>
          <w:bCs/>
          <w:i/>
          <w:iCs/>
          <w:sz w:val="24"/>
          <w:szCs w:val="24"/>
          <w:lang w:eastAsia="de-DE"/>
        </w:rPr>
        <w:t xml:space="preserve">and </w:t>
      </w:r>
      <w:r w:rsidR="0032546B" w:rsidRPr="0032546B">
        <w:rPr>
          <w:rFonts w:ascii="Times New Roman" w:hAnsi="Times New Roman" w:cs="Times New Roman"/>
          <w:bCs/>
          <w:i/>
          <w:iCs/>
          <w:sz w:val="24"/>
          <w:szCs w:val="24"/>
          <w:lang w:eastAsia="de-DE"/>
        </w:rPr>
        <w:t>Inexperienced</w:t>
      </w:r>
      <w:r>
        <w:rPr>
          <w:rFonts w:ascii="Times New Roman" w:hAnsi="Times New Roman" w:cs="Times New Roman"/>
          <w:bCs/>
          <w:i/>
          <w:iCs/>
          <w:sz w:val="24"/>
          <w:szCs w:val="24"/>
          <w:lang w:eastAsia="de-DE"/>
        </w:rPr>
        <w:t xml:space="preserve"> Teachers</w:t>
      </w:r>
    </w:p>
    <w:tbl>
      <w:tblPr>
        <w:tblW w:w="0" w:type="auto"/>
        <w:jc w:val="center"/>
        <w:tblCellMar>
          <w:top w:w="15" w:type="dxa"/>
          <w:left w:w="15" w:type="dxa"/>
          <w:bottom w:w="15" w:type="dxa"/>
          <w:right w:w="15" w:type="dxa"/>
        </w:tblCellMar>
        <w:tblLook w:val="04A0" w:firstRow="1" w:lastRow="0" w:firstColumn="1" w:lastColumn="0" w:noHBand="0" w:noVBand="1"/>
      </w:tblPr>
      <w:tblGrid>
        <w:gridCol w:w="1418"/>
        <w:gridCol w:w="1843"/>
        <w:gridCol w:w="850"/>
        <w:gridCol w:w="567"/>
        <w:gridCol w:w="1134"/>
        <w:gridCol w:w="1276"/>
        <w:gridCol w:w="992"/>
        <w:gridCol w:w="1280"/>
      </w:tblGrid>
      <w:tr w:rsidR="008B4C7F" w:rsidRPr="008B4C7F" w14:paraId="5A741016" w14:textId="071EA5BC" w:rsidTr="00E550F0">
        <w:trPr>
          <w:trHeight w:val="496"/>
          <w:jc w:val="center"/>
        </w:trPr>
        <w:tc>
          <w:tcPr>
            <w:tcW w:w="1418" w:type="dxa"/>
            <w:tcBorders>
              <w:top w:val="single" w:sz="4" w:space="0" w:color="auto"/>
              <w:bottom w:val="single" w:sz="4" w:space="0" w:color="auto"/>
            </w:tcBorders>
            <w:tcMar>
              <w:top w:w="100" w:type="dxa"/>
              <w:left w:w="100" w:type="dxa"/>
              <w:bottom w:w="100" w:type="dxa"/>
              <w:right w:w="100" w:type="dxa"/>
            </w:tcMar>
            <w:vAlign w:val="center"/>
            <w:hideMark/>
          </w:tcPr>
          <w:p w14:paraId="241FEB6F" w14:textId="247EB1A4" w:rsidR="00756C63" w:rsidRPr="00B353BE" w:rsidRDefault="00756C63" w:rsidP="00B353BE">
            <w:pPr>
              <w:ind w:firstLine="0"/>
              <w:rPr>
                <w:rFonts w:ascii="Times New Roman" w:hAnsi="Times New Roman" w:cs="Times New Roman"/>
                <w:bCs/>
                <w:iCs/>
                <w:szCs w:val="22"/>
                <w:lang w:val="de-DE" w:eastAsia="de-DE"/>
              </w:rPr>
            </w:pPr>
            <w:proofErr w:type="spellStart"/>
            <w:r w:rsidRPr="008B4C7F">
              <w:rPr>
                <w:rFonts w:ascii="Times New Roman" w:hAnsi="Times New Roman" w:cs="Times New Roman"/>
                <w:bCs/>
                <w:iCs/>
                <w:szCs w:val="22"/>
                <w:lang w:val="de-DE" w:eastAsia="de-DE"/>
              </w:rPr>
              <w:t>Measure</w:t>
            </w:r>
            <w:proofErr w:type="spellEnd"/>
          </w:p>
        </w:tc>
        <w:tc>
          <w:tcPr>
            <w:tcW w:w="1843" w:type="dxa"/>
            <w:tcBorders>
              <w:top w:val="single" w:sz="4" w:space="0" w:color="auto"/>
              <w:bottom w:val="single" w:sz="4" w:space="0" w:color="auto"/>
            </w:tcBorders>
            <w:tcMar>
              <w:top w:w="100" w:type="dxa"/>
              <w:left w:w="100" w:type="dxa"/>
              <w:bottom w:w="100" w:type="dxa"/>
              <w:right w:w="100" w:type="dxa"/>
            </w:tcMar>
            <w:vAlign w:val="center"/>
            <w:hideMark/>
          </w:tcPr>
          <w:p w14:paraId="7797D16C" w14:textId="1A5A543E" w:rsidR="00756C63" w:rsidRPr="00B353BE" w:rsidRDefault="00756C63" w:rsidP="00AF1B57">
            <w:pPr>
              <w:ind w:firstLine="0"/>
              <w:jc w:val="center"/>
              <w:rPr>
                <w:rFonts w:ascii="Times New Roman" w:hAnsi="Times New Roman" w:cs="Times New Roman"/>
                <w:bCs/>
                <w:szCs w:val="22"/>
                <w:lang w:val="de-DE" w:eastAsia="de-DE"/>
              </w:rPr>
            </w:pPr>
            <w:r w:rsidRPr="008B4C7F">
              <w:rPr>
                <w:rFonts w:ascii="Times New Roman" w:hAnsi="Times New Roman" w:cs="Times New Roman"/>
                <w:bCs/>
                <w:szCs w:val="22"/>
                <w:lang w:val="de-DE" w:eastAsia="de-DE"/>
              </w:rPr>
              <w:t>AOI</w:t>
            </w:r>
          </w:p>
        </w:tc>
        <w:tc>
          <w:tcPr>
            <w:tcW w:w="850" w:type="dxa"/>
            <w:tcBorders>
              <w:top w:val="single" w:sz="4" w:space="0" w:color="auto"/>
              <w:bottom w:val="single" w:sz="4" w:space="0" w:color="auto"/>
            </w:tcBorders>
            <w:tcMar>
              <w:top w:w="100" w:type="dxa"/>
              <w:left w:w="100" w:type="dxa"/>
              <w:bottom w:w="100" w:type="dxa"/>
              <w:right w:w="100" w:type="dxa"/>
            </w:tcMar>
            <w:vAlign w:val="center"/>
            <w:hideMark/>
          </w:tcPr>
          <w:p w14:paraId="164A083F" w14:textId="0E7E8CCF"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iCs/>
                <w:szCs w:val="22"/>
                <w:lang w:val="de-DE" w:eastAsia="de-DE"/>
              </w:rPr>
              <w:t>t-</w:t>
            </w:r>
            <w:proofErr w:type="spellStart"/>
            <w:r w:rsidRPr="008B4C7F">
              <w:rPr>
                <w:rFonts w:ascii="Times New Roman" w:hAnsi="Times New Roman" w:cs="Times New Roman"/>
                <w:bCs/>
                <w:szCs w:val="22"/>
                <w:lang w:val="de-DE" w:eastAsia="de-DE"/>
              </w:rPr>
              <w:t>value</w:t>
            </w:r>
            <w:proofErr w:type="spellEnd"/>
          </w:p>
        </w:tc>
        <w:tc>
          <w:tcPr>
            <w:tcW w:w="567" w:type="dxa"/>
            <w:tcBorders>
              <w:top w:val="single" w:sz="4" w:space="0" w:color="auto"/>
              <w:bottom w:val="single" w:sz="4" w:space="0" w:color="auto"/>
            </w:tcBorders>
            <w:tcMar>
              <w:top w:w="100" w:type="dxa"/>
              <w:left w:w="100" w:type="dxa"/>
              <w:bottom w:w="100" w:type="dxa"/>
              <w:right w:w="100" w:type="dxa"/>
            </w:tcMar>
            <w:vAlign w:val="center"/>
            <w:hideMark/>
          </w:tcPr>
          <w:p w14:paraId="312B1940" w14:textId="2C320AD7"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Cs/>
                <w:szCs w:val="22"/>
                <w:lang w:eastAsia="de-DE"/>
              </w:rPr>
              <w:t>df</w:t>
            </w:r>
          </w:p>
        </w:tc>
        <w:tc>
          <w:tcPr>
            <w:tcW w:w="1134" w:type="dxa"/>
            <w:tcBorders>
              <w:top w:val="single" w:sz="4" w:space="0" w:color="auto"/>
              <w:bottom w:val="single" w:sz="4" w:space="0" w:color="auto"/>
            </w:tcBorders>
            <w:tcMar>
              <w:top w:w="100" w:type="dxa"/>
              <w:left w:w="100" w:type="dxa"/>
              <w:bottom w:w="100" w:type="dxa"/>
              <w:right w:w="100" w:type="dxa"/>
            </w:tcMar>
            <w:vAlign w:val="center"/>
            <w:hideMark/>
          </w:tcPr>
          <w:p w14:paraId="5D748736" w14:textId="43025C33"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szCs w:val="22"/>
                <w:lang w:eastAsia="de-DE"/>
              </w:rPr>
              <w:t>p</w:t>
            </w:r>
            <w:r w:rsidRPr="008B4C7F">
              <w:rPr>
                <w:rFonts w:ascii="Times New Roman" w:hAnsi="Times New Roman" w:cs="Times New Roman"/>
                <w:bCs/>
                <w:iCs/>
                <w:szCs w:val="22"/>
                <w:lang w:eastAsia="de-DE"/>
              </w:rPr>
              <w:t>-value</w:t>
            </w:r>
          </w:p>
        </w:tc>
        <w:tc>
          <w:tcPr>
            <w:tcW w:w="1276" w:type="dxa"/>
            <w:tcBorders>
              <w:top w:val="single" w:sz="4" w:space="0" w:color="auto"/>
              <w:bottom w:val="single" w:sz="4" w:space="0" w:color="auto"/>
            </w:tcBorders>
          </w:tcPr>
          <w:p w14:paraId="70CF1786" w14:textId="0CB33251" w:rsidR="00756C63" w:rsidRPr="008B4C7F"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szCs w:val="22"/>
                <w:lang w:eastAsia="de-DE"/>
              </w:rPr>
              <w:t>M</w:t>
            </w:r>
            <w:r w:rsidRPr="008B4C7F">
              <w:rPr>
                <w:rFonts w:ascii="Times New Roman" w:hAnsi="Times New Roman" w:cs="Times New Roman"/>
                <w:bCs/>
                <w:iCs/>
                <w:szCs w:val="22"/>
                <w:lang w:eastAsia="de-DE"/>
              </w:rPr>
              <w:t xml:space="preserve"> Difference</w:t>
            </w:r>
          </w:p>
        </w:tc>
        <w:tc>
          <w:tcPr>
            <w:tcW w:w="992" w:type="dxa"/>
            <w:tcBorders>
              <w:top w:val="single" w:sz="4" w:space="0" w:color="auto"/>
              <w:bottom w:val="single" w:sz="4" w:space="0" w:color="auto"/>
            </w:tcBorders>
          </w:tcPr>
          <w:p w14:paraId="36326C2D" w14:textId="5CA89A2C" w:rsidR="00756C63" w:rsidRPr="008B4C7F" w:rsidRDefault="00756C63" w:rsidP="00AF1B57">
            <w:pPr>
              <w:ind w:firstLine="0"/>
              <w:jc w:val="center"/>
              <w:rPr>
                <w:rFonts w:ascii="Times New Roman" w:hAnsi="Times New Roman" w:cs="Times New Roman"/>
                <w:bCs/>
                <w:iCs/>
                <w:szCs w:val="22"/>
                <w:lang w:eastAsia="de-DE"/>
              </w:rPr>
            </w:pPr>
            <w:r w:rsidRPr="008B4C7F">
              <w:rPr>
                <w:rFonts w:ascii="Times New Roman" w:hAnsi="Times New Roman" w:cs="Times New Roman"/>
                <w:bCs/>
                <w:iCs/>
                <w:szCs w:val="22"/>
                <w:lang w:eastAsia="de-DE"/>
              </w:rPr>
              <w:t xml:space="preserve">Cohen's </w:t>
            </w:r>
            <w:r w:rsidRPr="008B4C7F">
              <w:rPr>
                <w:rFonts w:ascii="Times New Roman" w:hAnsi="Times New Roman" w:cs="Times New Roman"/>
                <w:bCs/>
                <w:i/>
                <w:szCs w:val="22"/>
                <w:lang w:eastAsia="de-DE"/>
              </w:rPr>
              <w:t>d</w:t>
            </w:r>
          </w:p>
        </w:tc>
        <w:tc>
          <w:tcPr>
            <w:tcW w:w="1280" w:type="dxa"/>
            <w:tcBorders>
              <w:top w:val="single" w:sz="4" w:space="0" w:color="auto"/>
              <w:bottom w:val="single" w:sz="4" w:space="0" w:color="auto"/>
            </w:tcBorders>
          </w:tcPr>
          <w:p w14:paraId="3DC8C8FB" w14:textId="1E59541C" w:rsidR="00756C63" w:rsidRPr="008B4C7F" w:rsidRDefault="00230AFF" w:rsidP="00AF1B57">
            <w:pPr>
              <w:ind w:firstLine="0"/>
              <w:jc w:val="center"/>
              <w:rPr>
                <w:rFonts w:ascii="Times New Roman" w:hAnsi="Times New Roman" w:cs="Times New Roman"/>
                <w:bCs/>
                <w:iCs/>
                <w:szCs w:val="22"/>
                <w:lang w:eastAsia="de-DE"/>
              </w:rPr>
            </w:pPr>
            <w:r w:rsidRPr="008B4C7F">
              <w:rPr>
                <w:rFonts w:ascii="Times New Roman" w:hAnsi="Times New Roman" w:cs="Times New Roman"/>
                <w:bCs/>
                <w:iCs/>
                <w:szCs w:val="22"/>
                <w:lang w:eastAsia="de-DE"/>
              </w:rPr>
              <w:t>95% CI</w:t>
            </w:r>
          </w:p>
        </w:tc>
      </w:tr>
      <w:tr w:rsidR="0027612D" w:rsidRPr="008B4C7F" w14:paraId="76D83BEB" w14:textId="72656A60" w:rsidTr="00E550F0">
        <w:trPr>
          <w:trHeight w:val="305"/>
          <w:jc w:val="center"/>
        </w:trPr>
        <w:tc>
          <w:tcPr>
            <w:tcW w:w="1418" w:type="dxa"/>
            <w:tcBorders>
              <w:top w:val="single" w:sz="4" w:space="0" w:color="auto"/>
            </w:tcBorders>
            <w:tcMar>
              <w:top w:w="100" w:type="dxa"/>
              <w:left w:w="100" w:type="dxa"/>
              <w:bottom w:w="100" w:type="dxa"/>
              <w:right w:w="100" w:type="dxa"/>
            </w:tcMar>
          </w:tcPr>
          <w:p w14:paraId="319A044B" w14:textId="183C3F7E" w:rsidR="0027612D" w:rsidRPr="00B353BE" w:rsidRDefault="0027612D"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lastRenderedPageBreak/>
              <w:t>FNP</w:t>
            </w:r>
            <w:r w:rsidR="00724B51" w:rsidRPr="008B4C7F">
              <w:rPr>
                <w:rFonts w:ascii="Times New Roman" w:hAnsi="Times New Roman" w:cs="Times New Roman"/>
                <w:szCs w:val="22"/>
              </w:rPr>
              <w:t xml:space="preserve"> </w:t>
            </w:r>
            <w:r w:rsidR="00E10602" w:rsidRPr="008B4C7F">
              <w:rPr>
                <w:rFonts w:ascii="Times New Roman" w:hAnsi="Times New Roman" w:cs="Times New Roman"/>
                <w:szCs w:val="22"/>
                <w:vertAlign w:val="superscript"/>
              </w:rPr>
              <w:t>a</w:t>
            </w:r>
          </w:p>
        </w:tc>
        <w:tc>
          <w:tcPr>
            <w:tcW w:w="1843" w:type="dxa"/>
            <w:tcBorders>
              <w:top w:val="single" w:sz="4" w:space="0" w:color="auto"/>
            </w:tcBorders>
            <w:tcMar>
              <w:top w:w="100" w:type="dxa"/>
              <w:left w:w="100" w:type="dxa"/>
              <w:bottom w:w="100" w:type="dxa"/>
              <w:right w:w="100" w:type="dxa"/>
            </w:tcMar>
            <w:vAlign w:val="center"/>
          </w:tcPr>
          <w:p w14:paraId="7CA38516" w14:textId="3A456DB6" w:rsidR="0027612D" w:rsidRPr="00B353BE" w:rsidRDefault="0027612D" w:rsidP="008E47E3">
            <w:pPr>
              <w:spacing w:line="360" w:lineRule="auto"/>
              <w:ind w:firstLine="0"/>
              <w:jc w:val="center"/>
              <w:rPr>
                <w:rFonts w:ascii="Times New Roman" w:hAnsi="Times New Roman" w:cs="Times New Roman"/>
                <w:bCs/>
                <w:szCs w:val="22"/>
                <w:lang w:val="de-DE" w:eastAsia="de-DE"/>
              </w:rPr>
            </w:pPr>
            <w:r w:rsidRPr="008B4C7F">
              <w:rPr>
                <w:rFonts w:ascii="Times New Roman" w:eastAsia="Arial" w:hAnsi="Times New Roman" w:cs="Times New Roman"/>
                <w:color w:val="000000"/>
                <w:szCs w:val="22"/>
              </w:rPr>
              <w:t>Students</w:t>
            </w:r>
          </w:p>
        </w:tc>
        <w:tc>
          <w:tcPr>
            <w:tcW w:w="850" w:type="dxa"/>
            <w:tcBorders>
              <w:top w:val="single" w:sz="4" w:space="0" w:color="auto"/>
            </w:tcBorders>
            <w:tcMar>
              <w:top w:w="100" w:type="dxa"/>
              <w:left w:w="100" w:type="dxa"/>
              <w:bottom w:w="100" w:type="dxa"/>
              <w:right w:w="100" w:type="dxa"/>
            </w:tcMar>
          </w:tcPr>
          <w:p w14:paraId="2835A703" w14:textId="3C1DA001" w:rsidR="0027612D" w:rsidRPr="00B353BE" w:rsidRDefault="0027612D" w:rsidP="008E47E3">
            <w:pPr>
              <w:spacing w:line="360" w:lineRule="auto"/>
              <w:ind w:firstLine="0"/>
              <w:jc w:val="center"/>
              <w:rPr>
                <w:rFonts w:ascii="Times New Roman" w:hAnsi="Times New Roman" w:cs="Times New Roman"/>
                <w:bCs/>
                <w:i/>
                <w:iCs/>
                <w:szCs w:val="22"/>
                <w:vertAlign w:val="superscript"/>
                <w:lang w:val="de-DE" w:eastAsia="de-DE"/>
              </w:rPr>
            </w:pPr>
            <w:r w:rsidRPr="008B4C7F">
              <w:rPr>
                <w:rFonts w:ascii="Times New Roman" w:hAnsi="Times New Roman" w:cs="Times New Roman"/>
                <w:szCs w:val="22"/>
              </w:rPr>
              <w:t>0.01</w:t>
            </w:r>
          </w:p>
        </w:tc>
        <w:tc>
          <w:tcPr>
            <w:tcW w:w="567" w:type="dxa"/>
            <w:tcBorders>
              <w:top w:val="single" w:sz="4" w:space="0" w:color="auto"/>
            </w:tcBorders>
            <w:tcMar>
              <w:top w:w="100" w:type="dxa"/>
              <w:left w:w="100" w:type="dxa"/>
              <w:bottom w:w="100" w:type="dxa"/>
              <w:right w:w="100" w:type="dxa"/>
            </w:tcMar>
          </w:tcPr>
          <w:p w14:paraId="2D54E80C" w14:textId="4D337374" w:rsidR="0027612D" w:rsidRPr="00B353BE"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Borders>
              <w:top w:val="single" w:sz="4" w:space="0" w:color="auto"/>
            </w:tcBorders>
            <w:tcMar>
              <w:top w:w="100" w:type="dxa"/>
              <w:left w:w="100" w:type="dxa"/>
              <w:bottom w:w="100" w:type="dxa"/>
              <w:right w:w="100" w:type="dxa"/>
            </w:tcMar>
          </w:tcPr>
          <w:p w14:paraId="2D56D28D" w14:textId="49E1030E" w:rsidR="0027612D" w:rsidRPr="00B353BE"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0.99</w:t>
            </w:r>
          </w:p>
        </w:tc>
        <w:tc>
          <w:tcPr>
            <w:tcW w:w="1276" w:type="dxa"/>
            <w:tcBorders>
              <w:top w:val="single" w:sz="4" w:space="0" w:color="auto"/>
            </w:tcBorders>
          </w:tcPr>
          <w:p w14:paraId="6DC5A909" w14:textId="583F08BA"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0.03</w:t>
            </w:r>
          </w:p>
        </w:tc>
        <w:tc>
          <w:tcPr>
            <w:tcW w:w="992" w:type="dxa"/>
            <w:tcBorders>
              <w:top w:val="single" w:sz="4" w:space="0" w:color="auto"/>
            </w:tcBorders>
          </w:tcPr>
          <w:p w14:paraId="2D883654" w14:textId="053E9CD8"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0.00</w:t>
            </w:r>
          </w:p>
        </w:tc>
        <w:tc>
          <w:tcPr>
            <w:tcW w:w="1280" w:type="dxa"/>
            <w:tcBorders>
              <w:top w:val="single" w:sz="4" w:space="0" w:color="auto"/>
            </w:tcBorders>
          </w:tcPr>
          <w:p w14:paraId="37AEEBF9" w14:textId="35B61B60"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4.63, 4.69]</w:t>
            </w:r>
          </w:p>
        </w:tc>
      </w:tr>
      <w:tr w:rsidR="00BA2774" w:rsidRPr="008B4C7F" w14:paraId="787B33F6" w14:textId="6CBE9189" w:rsidTr="00E550F0">
        <w:trPr>
          <w:trHeight w:val="305"/>
          <w:jc w:val="center"/>
        </w:trPr>
        <w:tc>
          <w:tcPr>
            <w:tcW w:w="1418" w:type="dxa"/>
            <w:tcMar>
              <w:top w:w="100" w:type="dxa"/>
              <w:left w:w="100" w:type="dxa"/>
              <w:bottom w:w="100" w:type="dxa"/>
              <w:right w:w="100" w:type="dxa"/>
            </w:tcMar>
            <w:hideMark/>
          </w:tcPr>
          <w:p w14:paraId="607F9843" w14:textId="31B697E1" w:rsidR="00BA2774" w:rsidRPr="00B353BE" w:rsidRDefault="00BA2774"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bCs/>
                <w:iCs/>
                <w:szCs w:val="22"/>
                <w:lang w:eastAsia="de-DE"/>
              </w:rPr>
              <w:t>FNP</w:t>
            </w:r>
          </w:p>
        </w:tc>
        <w:tc>
          <w:tcPr>
            <w:tcW w:w="1843" w:type="dxa"/>
            <w:tcMar>
              <w:top w:w="100" w:type="dxa"/>
              <w:left w:w="100" w:type="dxa"/>
              <w:bottom w:w="100" w:type="dxa"/>
              <w:right w:w="100" w:type="dxa"/>
            </w:tcMar>
            <w:vAlign w:val="center"/>
          </w:tcPr>
          <w:p w14:paraId="1A011FC7" w14:textId="148EB9A2"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Disruptive Person</w:t>
            </w:r>
          </w:p>
        </w:tc>
        <w:tc>
          <w:tcPr>
            <w:tcW w:w="850" w:type="dxa"/>
            <w:tcMar>
              <w:top w:w="60" w:type="dxa"/>
              <w:left w:w="80" w:type="dxa"/>
              <w:bottom w:w="60" w:type="dxa"/>
              <w:right w:w="80" w:type="dxa"/>
            </w:tcMar>
          </w:tcPr>
          <w:p w14:paraId="382CDC2D" w14:textId="4158233B" w:rsidR="00BA2774"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1.32</w:t>
            </w:r>
          </w:p>
        </w:tc>
        <w:tc>
          <w:tcPr>
            <w:tcW w:w="567" w:type="dxa"/>
            <w:tcMar>
              <w:top w:w="60" w:type="dxa"/>
              <w:left w:w="80" w:type="dxa"/>
              <w:bottom w:w="60" w:type="dxa"/>
              <w:right w:w="80" w:type="dxa"/>
            </w:tcMar>
          </w:tcPr>
          <w:p w14:paraId="2C077DBF" w14:textId="51B004DB"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366FC23B" w14:textId="68B737E6"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0.19</w:t>
            </w:r>
          </w:p>
        </w:tc>
        <w:tc>
          <w:tcPr>
            <w:tcW w:w="1276" w:type="dxa"/>
          </w:tcPr>
          <w:p w14:paraId="488750B1" w14:textId="277FB4A5" w:rsidR="00BA2774"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0.27</w:t>
            </w:r>
          </w:p>
        </w:tc>
        <w:tc>
          <w:tcPr>
            <w:tcW w:w="992" w:type="dxa"/>
          </w:tcPr>
          <w:p w14:paraId="42EF2B7D" w14:textId="2280C8B1" w:rsidR="00BA2774"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0.29</w:t>
            </w:r>
          </w:p>
        </w:tc>
        <w:tc>
          <w:tcPr>
            <w:tcW w:w="1280" w:type="dxa"/>
          </w:tcPr>
          <w:p w14:paraId="65E2162D" w14:textId="32232D3C" w:rsidR="00BA2774" w:rsidRPr="008B4C7F"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0.67, 0.14]</w:t>
            </w:r>
          </w:p>
        </w:tc>
      </w:tr>
      <w:tr w:rsidR="00E550F0" w:rsidRPr="008B4C7F" w14:paraId="7596B684" w14:textId="16B10921" w:rsidTr="00E550F0">
        <w:trPr>
          <w:trHeight w:val="305"/>
          <w:jc w:val="center"/>
        </w:trPr>
        <w:tc>
          <w:tcPr>
            <w:tcW w:w="1418" w:type="dxa"/>
            <w:tcMar>
              <w:top w:w="100" w:type="dxa"/>
              <w:left w:w="100" w:type="dxa"/>
              <w:bottom w:w="100" w:type="dxa"/>
              <w:right w:w="100" w:type="dxa"/>
            </w:tcMar>
            <w:hideMark/>
          </w:tcPr>
          <w:p w14:paraId="29855F1A" w14:textId="6BD7ED6B" w:rsidR="00E550F0" w:rsidRPr="00B353BE" w:rsidRDefault="00E550F0"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843" w:type="dxa"/>
            <w:tcMar>
              <w:top w:w="60" w:type="dxa"/>
              <w:left w:w="80" w:type="dxa"/>
              <w:bottom w:w="60" w:type="dxa"/>
              <w:right w:w="80" w:type="dxa"/>
            </w:tcMar>
            <w:vAlign w:val="center"/>
          </w:tcPr>
          <w:p w14:paraId="7C9E304C" w14:textId="42743F83"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Teacher Material</w:t>
            </w:r>
          </w:p>
        </w:tc>
        <w:tc>
          <w:tcPr>
            <w:tcW w:w="850" w:type="dxa"/>
            <w:tcMar>
              <w:top w:w="60" w:type="dxa"/>
              <w:left w:w="80" w:type="dxa"/>
              <w:bottom w:w="60" w:type="dxa"/>
              <w:right w:w="80" w:type="dxa"/>
            </w:tcMar>
          </w:tcPr>
          <w:p w14:paraId="5BAFDB3A" w14:textId="32DF3407"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0.89</w:t>
            </w:r>
          </w:p>
        </w:tc>
        <w:tc>
          <w:tcPr>
            <w:tcW w:w="567" w:type="dxa"/>
            <w:tcMar>
              <w:top w:w="60" w:type="dxa"/>
              <w:left w:w="80" w:type="dxa"/>
              <w:bottom w:w="60" w:type="dxa"/>
              <w:right w:w="80" w:type="dxa"/>
            </w:tcMar>
          </w:tcPr>
          <w:p w14:paraId="047A3796" w14:textId="0509EDA0"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80</w:t>
            </w:r>
          </w:p>
        </w:tc>
        <w:tc>
          <w:tcPr>
            <w:tcW w:w="1134" w:type="dxa"/>
            <w:tcMar>
              <w:top w:w="60" w:type="dxa"/>
              <w:left w:w="80" w:type="dxa"/>
              <w:bottom w:w="60" w:type="dxa"/>
              <w:right w:w="80" w:type="dxa"/>
            </w:tcMar>
          </w:tcPr>
          <w:p w14:paraId="5FB31E1A" w14:textId="68EDB690"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0.37</w:t>
            </w:r>
          </w:p>
        </w:tc>
        <w:tc>
          <w:tcPr>
            <w:tcW w:w="1276" w:type="dxa"/>
          </w:tcPr>
          <w:p w14:paraId="037E30C9" w14:textId="0281AF4C"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2.32</w:t>
            </w:r>
          </w:p>
        </w:tc>
        <w:tc>
          <w:tcPr>
            <w:tcW w:w="992" w:type="dxa"/>
          </w:tcPr>
          <w:p w14:paraId="7D4C4C2A" w14:textId="442EA930"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0.20</w:t>
            </w:r>
          </w:p>
        </w:tc>
        <w:tc>
          <w:tcPr>
            <w:tcW w:w="1280" w:type="dxa"/>
          </w:tcPr>
          <w:p w14:paraId="20B7F854" w14:textId="18F26D99"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w:t>
            </w:r>
            <w:r w:rsidR="00C2396C">
              <w:rPr>
                <w:rFonts w:ascii="Times New Roman" w:hAnsi="Times New Roman" w:cs="Times New Roman"/>
                <w:color w:val="000000"/>
                <w:szCs w:val="22"/>
              </w:rPr>
              <w:t>–</w:t>
            </w:r>
            <w:r w:rsidRPr="008B4C7F">
              <w:rPr>
                <w:rFonts w:ascii="Times New Roman" w:hAnsi="Times New Roman" w:cs="Times New Roman"/>
                <w:color w:val="000000"/>
                <w:szCs w:val="22"/>
              </w:rPr>
              <w:t>2.84, 7.48]</w:t>
            </w:r>
          </w:p>
        </w:tc>
      </w:tr>
      <w:tr w:rsidR="00E550F0" w:rsidRPr="008B4C7F" w14:paraId="2D68FFC6" w14:textId="5F2CBD6F" w:rsidTr="00A44FBD">
        <w:trPr>
          <w:trHeight w:val="305"/>
          <w:jc w:val="center"/>
        </w:trPr>
        <w:tc>
          <w:tcPr>
            <w:tcW w:w="1418" w:type="dxa"/>
            <w:tcMar>
              <w:top w:w="100" w:type="dxa"/>
              <w:left w:w="100" w:type="dxa"/>
              <w:bottom w:w="100" w:type="dxa"/>
              <w:right w:w="100" w:type="dxa"/>
            </w:tcMar>
            <w:hideMark/>
          </w:tcPr>
          <w:p w14:paraId="31E4D573" w14:textId="280472CA" w:rsidR="00E550F0" w:rsidRPr="00B353BE" w:rsidRDefault="00E550F0"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843" w:type="dxa"/>
            <w:tcMar>
              <w:top w:w="60" w:type="dxa"/>
              <w:left w:w="80" w:type="dxa"/>
              <w:bottom w:w="60" w:type="dxa"/>
              <w:right w:w="80" w:type="dxa"/>
            </w:tcMar>
            <w:vAlign w:val="center"/>
          </w:tcPr>
          <w:p w14:paraId="32DD5B0B" w14:textId="00B55F42"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 Desk</w:t>
            </w:r>
          </w:p>
        </w:tc>
        <w:tc>
          <w:tcPr>
            <w:tcW w:w="850" w:type="dxa"/>
            <w:tcMar>
              <w:top w:w="60" w:type="dxa"/>
              <w:left w:w="80" w:type="dxa"/>
              <w:bottom w:w="60" w:type="dxa"/>
              <w:right w:w="80" w:type="dxa"/>
            </w:tcMar>
          </w:tcPr>
          <w:p w14:paraId="70FA8CA9" w14:textId="2438A8D0" w:rsidR="00E550F0"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1.17</w:t>
            </w:r>
          </w:p>
        </w:tc>
        <w:tc>
          <w:tcPr>
            <w:tcW w:w="567" w:type="dxa"/>
            <w:tcMar>
              <w:top w:w="60" w:type="dxa"/>
              <w:left w:w="80" w:type="dxa"/>
              <w:bottom w:w="60" w:type="dxa"/>
              <w:right w:w="80" w:type="dxa"/>
            </w:tcMar>
          </w:tcPr>
          <w:p w14:paraId="56F31D2A" w14:textId="7776C6B9"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47B2B225" w14:textId="22B2992D"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0.25</w:t>
            </w:r>
          </w:p>
        </w:tc>
        <w:tc>
          <w:tcPr>
            <w:tcW w:w="1276" w:type="dxa"/>
          </w:tcPr>
          <w:p w14:paraId="469EB598" w14:textId="1DB84CF9" w:rsidR="00E550F0"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1.72</w:t>
            </w:r>
          </w:p>
        </w:tc>
        <w:tc>
          <w:tcPr>
            <w:tcW w:w="992" w:type="dxa"/>
          </w:tcPr>
          <w:p w14:paraId="10529A44" w14:textId="067A3903" w:rsidR="00E550F0"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0.26</w:t>
            </w:r>
          </w:p>
        </w:tc>
        <w:tc>
          <w:tcPr>
            <w:tcW w:w="1280" w:type="dxa"/>
          </w:tcPr>
          <w:p w14:paraId="526C3E1D" w14:textId="3BCCD905"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4.65, 1.21]</w:t>
            </w:r>
          </w:p>
        </w:tc>
      </w:tr>
      <w:tr w:rsidR="002409D6" w:rsidRPr="008B4C7F" w14:paraId="4220A64E" w14:textId="533518F1" w:rsidTr="00914EE7">
        <w:trPr>
          <w:trHeight w:val="305"/>
          <w:jc w:val="center"/>
        </w:trPr>
        <w:tc>
          <w:tcPr>
            <w:tcW w:w="1418" w:type="dxa"/>
            <w:tcMar>
              <w:top w:w="100" w:type="dxa"/>
              <w:left w:w="100" w:type="dxa"/>
              <w:bottom w:w="100" w:type="dxa"/>
              <w:right w:w="100" w:type="dxa"/>
            </w:tcMar>
            <w:hideMark/>
          </w:tcPr>
          <w:p w14:paraId="3029099A" w14:textId="6825EB5E" w:rsidR="002409D6" w:rsidRPr="00B353BE" w:rsidRDefault="002409D6"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843" w:type="dxa"/>
            <w:tcMar>
              <w:top w:w="60" w:type="dxa"/>
              <w:left w:w="80" w:type="dxa"/>
              <w:bottom w:w="60" w:type="dxa"/>
              <w:right w:w="80" w:type="dxa"/>
            </w:tcMar>
            <w:vAlign w:val="center"/>
          </w:tcPr>
          <w:p w14:paraId="3162150A" w14:textId="49141236"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Classroom/Others</w:t>
            </w:r>
          </w:p>
        </w:tc>
        <w:tc>
          <w:tcPr>
            <w:tcW w:w="850" w:type="dxa"/>
            <w:tcMar>
              <w:top w:w="60" w:type="dxa"/>
              <w:left w:w="80" w:type="dxa"/>
              <w:bottom w:w="60" w:type="dxa"/>
              <w:right w:w="80" w:type="dxa"/>
            </w:tcMar>
          </w:tcPr>
          <w:p w14:paraId="1ACDEE09" w14:textId="0B287116" w:rsidR="002409D6"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0.43</w:t>
            </w:r>
          </w:p>
        </w:tc>
        <w:tc>
          <w:tcPr>
            <w:tcW w:w="567" w:type="dxa"/>
            <w:tcMar>
              <w:top w:w="60" w:type="dxa"/>
              <w:left w:w="80" w:type="dxa"/>
              <w:bottom w:w="60" w:type="dxa"/>
              <w:right w:w="80" w:type="dxa"/>
            </w:tcMar>
          </w:tcPr>
          <w:p w14:paraId="69319B18" w14:textId="61D0AFB6"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2F17E107" w14:textId="1DF1B941"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0.67</w:t>
            </w:r>
          </w:p>
        </w:tc>
        <w:tc>
          <w:tcPr>
            <w:tcW w:w="1276" w:type="dxa"/>
          </w:tcPr>
          <w:p w14:paraId="7B18C998" w14:textId="3CD96A8F" w:rsidR="002409D6"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0.63</w:t>
            </w:r>
          </w:p>
        </w:tc>
        <w:tc>
          <w:tcPr>
            <w:tcW w:w="992" w:type="dxa"/>
          </w:tcPr>
          <w:p w14:paraId="6E463D4C" w14:textId="6D7B17EA" w:rsidR="002409D6"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0.10</w:t>
            </w:r>
          </w:p>
        </w:tc>
        <w:tc>
          <w:tcPr>
            <w:tcW w:w="1280" w:type="dxa"/>
          </w:tcPr>
          <w:p w14:paraId="370AB1DD" w14:textId="1A21C2DA" w:rsidR="002409D6" w:rsidRPr="008B4C7F"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3.53, 2.27]</w:t>
            </w:r>
          </w:p>
        </w:tc>
      </w:tr>
      <w:tr w:rsidR="00FE3342" w:rsidRPr="008B4C7F" w14:paraId="3A37C91A" w14:textId="6EAB1F3E" w:rsidTr="00EC5C2C">
        <w:trPr>
          <w:trHeight w:val="305"/>
          <w:jc w:val="center"/>
        </w:trPr>
        <w:tc>
          <w:tcPr>
            <w:tcW w:w="1418" w:type="dxa"/>
            <w:tcMar>
              <w:top w:w="100" w:type="dxa"/>
              <w:left w:w="100" w:type="dxa"/>
              <w:bottom w:w="100" w:type="dxa"/>
              <w:right w:w="100" w:type="dxa"/>
            </w:tcMar>
          </w:tcPr>
          <w:p w14:paraId="77BA0DF6" w14:textId="5A5C7DF1" w:rsidR="00FE3342" w:rsidRPr="008B4C7F" w:rsidRDefault="00FE334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r w:rsidR="00724B51" w:rsidRPr="008B4C7F">
              <w:rPr>
                <w:rFonts w:ascii="Times New Roman" w:hAnsi="Times New Roman" w:cs="Times New Roman"/>
                <w:szCs w:val="22"/>
              </w:rPr>
              <w:t xml:space="preserve"> </w:t>
            </w:r>
            <w:r w:rsidR="00E10602" w:rsidRPr="008B4C7F">
              <w:rPr>
                <w:rFonts w:ascii="Times New Roman" w:hAnsi="Times New Roman" w:cs="Times New Roman"/>
                <w:szCs w:val="22"/>
                <w:vertAlign w:val="superscript"/>
              </w:rPr>
              <w:t>b</w:t>
            </w:r>
          </w:p>
        </w:tc>
        <w:tc>
          <w:tcPr>
            <w:tcW w:w="1843" w:type="dxa"/>
            <w:tcMar>
              <w:top w:w="60" w:type="dxa"/>
              <w:left w:w="80" w:type="dxa"/>
              <w:bottom w:w="60" w:type="dxa"/>
              <w:right w:w="80" w:type="dxa"/>
            </w:tcMar>
            <w:vAlign w:val="center"/>
          </w:tcPr>
          <w:p w14:paraId="37B69A77" w14:textId="220B740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Students</w:t>
            </w:r>
          </w:p>
        </w:tc>
        <w:tc>
          <w:tcPr>
            <w:tcW w:w="850" w:type="dxa"/>
            <w:tcMar>
              <w:top w:w="60" w:type="dxa"/>
              <w:left w:w="80" w:type="dxa"/>
              <w:bottom w:w="60" w:type="dxa"/>
              <w:right w:w="80" w:type="dxa"/>
            </w:tcMar>
          </w:tcPr>
          <w:p w14:paraId="7350AA0F" w14:textId="691F8450"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0.43</w:t>
            </w:r>
          </w:p>
        </w:tc>
        <w:tc>
          <w:tcPr>
            <w:tcW w:w="567" w:type="dxa"/>
            <w:tcMar>
              <w:top w:w="60" w:type="dxa"/>
              <w:left w:w="80" w:type="dxa"/>
              <w:bottom w:w="60" w:type="dxa"/>
              <w:right w:w="80" w:type="dxa"/>
            </w:tcMar>
          </w:tcPr>
          <w:p w14:paraId="7898F1B0" w14:textId="0C489DB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1E7CF10A" w14:textId="58D7B78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0.67</w:t>
            </w:r>
          </w:p>
        </w:tc>
        <w:tc>
          <w:tcPr>
            <w:tcW w:w="1276" w:type="dxa"/>
          </w:tcPr>
          <w:p w14:paraId="44A1FBE7" w14:textId="70760BB2"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1.26</w:t>
            </w:r>
          </w:p>
        </w:tc>
        <w:tc>
          <w:tcPr>
            <w:tcW w:w="992" w:type="dxa"/>
          </w:tcPr>
          <w:p w14:paraId="4D931624" w14:textId="01245579"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0.10</w:t>
            </w:r>
          </w:p>
        </w:tc>
        <w:tc>
          <w:tcPr>
            <w:tcW w:w="1280" w:type="dxa"/>
          </w:tcPr>
          <w:p w14:paraId="35DA7E97" w14:textId="2B229E6A"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7.1, 4.58]</w:t>
            </w:r>
          </w:p>
        </w:tc>
      </w:tr>
      <w:tr w:rsidR="00FE3342" w:rsidRPr="008B4C7F" w14:paraId="54565F28" w14:textId="7E887129" w:rsidTr="002D6D83">
        <w:trPr>
          <w:trHeight w:val="305"/>
          <w:jc w:val="center"/>
        </w:trPr>
        <w:tc>
          <w:tcPr>
            <w:tcW w:w="1418" w:type="dxa"/>
            <w:tcMar>
              <w:top w:w="100" w:type="dxa"/>
              <w:left w:w="100" w:type="dxa"/>
              <w:bottom w:w="100" w:type="dxa"/>
              <w:right w:w="100" w:type="dxa"/>
            </w:tcMar>
          </w:tcPr>
          <w:p w14:paraId="23B238BF" w14:textId="04623722" w:rsidR="00FE3342" w:rsidRPr="008B4C7F" w:rsidRDefault="00FE334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843" w:type="dxa"/>
            <w:tcMar>
              <w:top w:w="60" w:type="dxa"/>
              <w:left w:w="80" w:type="dxa"/>
              <w:bottom w:w="60" w:type="dxa"/>
              <w:right w:w="80" w:type="dxa"/>
            </w:tcMar>
            <w:vAlign w:val="center"/>
          </w:tcPr>
          <w:p w14:paraId="0737C04C" w14:textId="2C6F8172"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Disruptive Person</w:t>
            </w:r>
          </w:p>
        </w:tc>
        <w:tc>
          <w:tcPr>
            <w:tcW w:w="850" w:type="dxa"/>
            <w:tcMar>
              <w:top w:w="60" w:type="dxa"/>
              <w:left w:w="80" w:type="dxa"/>
              <w:bottom w:w="60" w:type="dxa"/>
              <w:right w:w="80" w:type="dxa"/>
            </w:tcMar>
          </w:tcPr>
          <w:p w14:paraId="00D8CCF9" w14:textId="081086D6"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1.90</w:t>
            </w:r>
          </w:p>
        </w:tc>
        <w:tc>
          <w:tcPr>
            <w:tcW w:w="567" w:type="dxa"/>
            <w:tcMar>
              <w:top w:w="60" w:type="dxa"/>
              <w:left w:w="80" w:type="dxa"/>
              <w:bottom w:w="60" w:type="dxa"/>
              <w:right w:w="80" w:type="dxa"/>
            </w:tcMar>
          </w:tcPr>
          <w:p w14:paraId="183C2A20" w14:textId="143D7C7E"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5728D3E8" w14:textId="15DDB82E"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0.061</w:t>
            </w:r>
          </w:p>
        </w:tc>
        <w:tc>
          <w:tcPr>
            <w:tcW w:w="1276" w:type="dxa"/>
          </w:tcPr>
          <w:p w14:paraId="44EB7EEC" w14:textId="21FC7754"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0.48</w:t>
            </w:r>
          </w:p>
        </w:tc>
        <w:tc>
          <w:tcPr>
            <w:tcW w:w="992" w:type="dxa"/>
          </w:tcPr>
          <w:p w14:paraId="56CF5477" w14:textId="11D3C45C"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0.42</w:t>
            </w:r>
          </w:p>
        </w:tc>
        <w:tc>
          <w:tcPr>
            <w:tcW w:w="1280" w:type="dxa"/>
          </w:tcPr>
          <w:p w14:paraId="536A3937" w14:textId="77629FE0"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0.98, 0.02]</w:t>
            </w:r>
          </w:p>
        </w:tc>
      </w:tr>
      <w:tr w:rsidR="00E10602" w:rsidRPr="008B4C7F" w14:paraId="027CB7AA" w14:textId="7ADD5521" w:rsidTr="003E530B">
        <w:trPr>
          <w:trHeight w:val="305"/>
          <w:jc w:val="center"/>
        </w:trPr>
        <w:tc>
          <w:tcPr>
            <w:tcW w:w="1418" w:type="dxa"/>
            <w:tcMar>
              <w:top w:w="100" w:type="dxa"/>
              <w:left w:w="100" w:type="dxa"/>
              <w:bottom w:w="100" w:type="dxa"/>
              <w:right w:w="100" w:type="dxa"/>
            </w:tcMar>
          </w:tcPr>
          <w:p w14:paraId="51B3E417" w14:textId="0219A549" w:rsidR="00E10602" w:rsidRPr="008B4C7F" w:rsidRDefault="00E1060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843" w:type="dxa"/>
            <w:tcMar>
              <w:top w:w="60" w:type="dxa"/>
              <w:left w:w="80" w:type="dxa"/>
              <w:bottom w:w="60" w:type="dxa"/>
              <w:right w:w="80" w:type="dxa"/>
            </w:tcMar>
            <w:vAlign w:val="center"/>
          </w:tcPr>
          <w:p w14:paraId="7D421C1C" w14:textId="4CC5B5C6"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Teacher Material</w:t>
            </w:r>
          </w:p>
        </w:tc>
        <w:tc>
          <w:tcPr>
            <w:tcW w:w="850" w:type="dxa"/>
            <w:tcMar>
              <w:top w:w="60" w:type="dxa"/>
              <w:left w:w="80" w:type="dxa"/>
              <w:bottom w:w="60" w:type="dxa"/>
              <w:right w:w="80" w:type="dxa"/>
            </w:tcMar>
          </w:tcPr>
          <w:p w14:paraId="6C3D46EB" w14:textId="08AAF66E"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1.55</w:t>
            </w:r>
          </w:p>
        </w:tc>
        <w:tc>
          <w:tcPr>
            <w:tcW w:w="567" w:type="dxa"/>
            <w:tcMar>
              <w:top w:w="60" w:type="dxa"/>
              <w:left w:w="80" w:type="dxa"/>
              <w:bottom w:w="60" w:type="dxa"/>
              <w:right w:w="80" w:type="dxa"/>
            </w:tcMar>
          </w:tcPr>
          <w:p w14:paraId="05D6A32E" w14:textId="5820A3A7"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163ECE4A" w14:textId="77332B96"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0.13</w:t>
            </w:r>
          </w:p>
        </w:tc>
        <w:tc>
          <w:tcPr>
            <w:tcW w:w="1276" w:type="dxa"/>
          </w:tcPr>
          <w:p w14:paraId="15F0C853" w14:textId="011C053E"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4.45</w:t>
            </w:r>
          </w:p>
        </w:tc>
        <w:tc>
          <w:tcPr>
            <w:tcW w:w="992" w:type="dxa"/>
          </w:tcPr>
          <w:p w14:paraId="48D6B241" w14:textId="2B01D6CB"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0.34</w:t>
            </w:r>
          </w:p>
        </w:tc>
        <w:tc>
          <w:tcPr>
            <w:tcW w:w="1280" w:type="dxa"/>
          </w:tcPr>
          <w:p w14:paraId="1817D092" w14:textId="1103C7EA"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1.28, 10.18]</w:t>
            </w:r>
          </w:p>
        </w:tc>
      </w:tr>
      <w:tr w:rsidR="00E10602" w:rsidRPr="008B4C7F" w14:paraId="38F07B2E" w14:textId="77777777" w:rsidTr="001B6B71">
        <w:trPr>
          <w:trHeight w:val="305"/>
          <w:jc w:val="center"/>
        </w:trPr>
        <w:tc>
          <w:tcPr>
            <w:tcW w:w="1418" w:type="dxa"/>
            <w:tcMar>
              <w:top w:w="100" w:type="dxa"/>
              <w:left w:w="100" w:type="dxa"/>
              <w:bottom w:w="100" w:type="dxa"/>
              <w:right w:w="100" w:type="dxa"/>
            </w:tcMar>
          </w:tcPr>
          <w:p w14:paraId="34B93C84" w14:textId="11ECDFB6" w:rsidR="00E10602" w:rsidRPr="008B4C7F" w:rsidRDefault="00E1060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843" w:type="dxa"/>
            <w:tcMar>
              <w:top w:w="60" w:type="dxa"/>
              <w:left w:w="80" w:type="dxa"/>
              <w:bottom w:w="60" w:type="dxa"/>
              <w:right w:w="80" w:type="dxa"/>
            </w:tcMar>
            <w:vAlign w:val="center"/>
          </w:tcPr>
          <w:p w14:paraId="41535ECF" w14:textId="57DB5215"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 Desk</w:t>
            </w:r>
          </w:p>
        </w:tc>
        <w:tc>
          <w:tcPr>
            <w:tcW w:w="850" w:type="dxa"/>
            <w:tcMar>
              <w:top w:w="60" w:type="dxa"/>
              <w:left w:w="80" w:type="dxa"/>
              <w:bottom w:w="60" w:type="dxa"/>
              <w:right w:w="80" w:type="dxa"/>
            </w:tcMar>
          </w:tcPr>
          <w:p w14:paraId="3668F049" w14:textId="306E457D"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1.67</w:t>
            </w:r>
          </w:p>
        </w:tc>
        <w:tc>
          <w:tcPr>
            <w:tcW w:w="567" w:type="dxa"/>
            <w:tcMar>
              <w:top w:w="60" w:type="dxa"/>
              <w:left w:w="80" w:type="dxa"/>
              <w:bottom w:w="60" w:type="dxa"/>
              <w:right w:w="80" w:type="dxa"/>
            </w:tcMar>
          </w:tcPr>
          <w:p w14:paraId="72D6E620" w14:textId="59F105DB"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39475003" w14:textId="0E7A8ACA"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w:t>
            </w:r>
          </w:p>
        </w:tc>
        <w:tc>
          <w:tcPr>
            <w:tcW w:w="1276" w:type="dxa"/>
          </w:tcPr>
          <w:p w14:paraId="7FD55CA0" w14:textId="0ED6E693"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2.89</w:t>
            </w:r>
          </w:p>
        </w:tc>
        <w:tc>
          <w:tcPr>
            <w:tcW w:w="992" w:type="dxa"/>
          </w:tcPr>
          <w:p w14:paraId="374F68A7" w14:textId="06DC9252"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0.37</w:t>
            </w:r>
          </w:p>
        </w:tc>
        <w:tc>
          <w:tcPr>
            <w:tcW w:w="1280" w:type="dxa"/>
          </w:tcPr>
          <w:p w14:paraId="7C6E9253" w14:textId="50333E93"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6.35, 0.56]</w:t>
            </w:r>
          </w:p>
        </w:tc>
      </w:tr>
      <w:tr w:rsidR="00E10602" w:rsidRPr="008B4C7F" w14:paraId="4E1C4CBB" w14:textId="5596AC76" w:rsidTr="00ED4C17">
        <w:trPr>
          <w:trHeight w:val="305"/>
          <w:jc w:val="center"/>
        </w:trPr>
        <w:tc>
          <w:tcPr>
            <w:tcW w:w="1418" w:type="dxa"/>
            <w:tcBorders>
              <w:bottom w:val="single" w:sz="4" w:space="0" w:color="auto"/>
            </w:tcBorders>
            <w:tcMar>
              <w:top w:w="100" w:type="dxa"/>
              <w:left w:w="100" w:type="dxa"/>
              <w:bottom w:w="100" w:type="dxa"/>
              <w:right w:w="100" w:type="dxa"/>
            </w:tcMar>
            <w:hideMark/>
          </w:tcPr>
          <w:p w14:paraId="7998D33A" w14:textId="314B6C92" w:rsidR="00E10602" w:rsidRPr="00B353BE" w:rsidRDefault="00E10602"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FDP</w:t>
            </w:r>
          </w:p>
        </w:tc>
        <w:tc>
          <w:tcPr>
            <w:tcW w:w="1843" w:type="dxa"/>
            <w:tcBorders>
              <w:bottom w:val="single" w:sz="4" w:space="0" w:color="auto"/>
            </w:tcBorders>
            <w:tcMar>
              <w:top w:w="60" w:type="dxa"/>
              <w:left w:w="80" w:type="dxa"/>
              <w:bottom w:w="60" w:type="dxa"/>
              <w:right w:w="80" w:type="dxa"/>
            </w:tcMar>
            <w:vAlign w:val="center"/>
          </w:tcPr>
          <w:p w14:paraId="76EC508D" w14:textId="13E8D1B7"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Classroom/Others</w:t>
            </w:r>
          </w:p>
        </w:tc>
        <w:tc>
          <w:tcPr>
            <w:tcW w:w="850" w:type="dxa"/>
            <w:tcBorders>
              <w:bottom w:val="single" w:sz="4" w:space="0" w:color="auto"/>
            </w:tcBorders>
            <w:tcMar>
              <w:top w:w="60" w:type="dxa"/>
              <w:left w:w="80" w:type="dxa"/>
              <w:bottom w:w="60" w:type="dxa"/>
              <w:right w:w="80" w:type="dxa"/>
            </w:tcMar>
          </w:tcPr>
          <w:p w14:paraId="62DB346C" w14:textId="34BED4F6" w:rsidR="00E10602"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0.28</w:t>
            </w:r>
          </w:p>
        </w:tc>
        <w:tc>
          <w:tcPr>
            <w:tcW w:w="567" w:type="dxa"/>
            <w:tcBorders>
              <w:bottom w:val="single" w:sz="4" w:space="0" w:color="auto"/>
            </w:tcBorders>
            <w:tcMar>
              <w:top w:w="60" w:type="dxa"/>
              <w:left w:w="80" w:type="dxa"/>
              <w:bottom w:w="60" w:type="dxa"/>
              <w:right w:w="80" w:type="dxa"/>
            </w:tcMar>
          </w:tcPr>
          <w:p w14:paraId="0E76EF2D" w14:textId="5A0F41B6"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Borders>
              <w:bottom w:val="single" w:sz="4" w:space="0" w:color="auto"/>
            </w:tcBorders>
            <w:tcMar>
              <w:top w:w="60" w:type="dxa"/>
              <w:left w:w="80" w:type="dxa"/>
              <w:bottom w:w="60" w:type="dxa"/>
              <w:right w:w="80" w:type="dxa"/>
            </w:tcMar>
          </w:tcPr>
          <w:p w14:paraId="03C23FF5" w14:textId="1658CA72"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0.78</w:t>
            </w:r>
          </w:p>
        </w:tc>
        <w:tc>
          <w:tcPr>
            <w:tcW w:w="1276" w:type="dxa"/>
            <w:tcBorders>
              <w:bottom w:val="single" w:sz="4" w:space="0" w:color="auto"/>
            </w:tcBorders>
          </w:tcPr>
          <w:p w14:paraId="22E0C502" w14:textId="54BDDC66"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0.30</w:t>
            </w:r>
          </w:p>
        </w:tc>
        <w:tc>
          <w:tcPr>
            <w:tcW w:w="992" w:type="dxa"/>
            <w:tcBorders>
              <w:bottom w:val="single" w:sz="4" w:space="0" w:color="auto"/>
            </w:tcBorders>
          </w:tcPr>
          <w:p w14:paraId="0C804E0A" w14:textId="7DE7EB35"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0.06</w:t>
            </w:r>
          </w:p>
        </w:tc>
        <w:tc>
          <w:tcPr>
            <w:tcW w:w="1280" w:type="dxa"/>
            <w:tcBorders>
              <w:bottom w:val="single" w:sz="4" w:space="0" w:color="auto"/>
            </w:tcBorders>
          </w:tcPr>
          <w:p w14:paraId="1062FECA" w14:textId="767B05CC"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2.43, 1.84]</w:t>
            </w:r>
          </w:p>
        </w:tc>
      </w:tr>
      <w:tr w:rsidR="00EB5907" w:rsidRPr="008B4C7F" w14:paraId="7B33A393" w14:textId="5C6BFB1E" w:rsidTr="00885DD6">
        <w:trPr>
          <w:trHeight w:val="693"/>
          <w:jc w:val="center"/>
        </w:trPr>
        <w:tc>
          <w:tcPr>
            <w:tcW w:w="9360" w:type="dxa"/>
            <w:gridSpan w:val="8"/>
            <w:tcMar>
              <w:top w:w="100" w:type="dxa"/>
              <w:left w:w="100" w:type="dxa"/>
              <w:bottom w:w="100" w:type="dxa"/>
              <w:right w:w="100" w:type="dxa"/>
            </w:tcMar>
            <w:hideMark/>
          </w:tcPr>
          <w:p w14:paraId="41E01DCD" w14:textId="059C7A0B" w:rsidR="00061D18" w:rsidRDefault="00EB5907" w:rsidP="008B4C7F">
            <w:pPr>
              <w:spacing w:line="360" w:lineRule="auto"/>
              <w:ind w:firstLine="0"/>
              <w:rPr>
                <w:rFonts w:ascii="Times New Roman" w:hAnsi="Times New Roman" w:cs="Times New Roman"/>
                <w:bCs/>
                <w:iCs/>
                <w:szCs w:val="22"/>
                <w:lang w:eastAsia="de-DE"/>
              </w:rPr>
            </w:pPr>
            <w:r w:rsidRPr="00B353BE">
              <w:rPr>
                <w:rFonts w:ascii="Times New Roman" w:hAnsi="Times New Roman" w:cs="Times New Roman"/>
                <w:bCs/>
                <w:i/>
                <w:iCs/>
                <w:szCs w:val="22"/>
                <w:lang w:eastAsia="de-DE"/>
              </w:rPr>
              <w:t>Note</w:t>
            </w:r>
            <w:r w:rsidRPr="00B353BE">
              <w:rPr>
                <w:rFonts w:ascii="Times New Roman" w:hAnsi="Times New Roman" w:cs="Times New Roman"/>
                <w:bCs/>
                <w:iCs/>
                <w:szCs w:val="22"/>
                <w:lang w:eastAsia="de-DE"/>
              </w:rPr>
              <w:t xml:space="preserve">. </w:t>
            </w:r>
            <w:r w:rsidR="009C235D" w:rsidRPr="008B4C7F">
              <w:rPr>
                <w:rFonts w:ascii="Times New Roman" w:hAnsi="Times New Roman" w:cs="Times New Roman"/>
                <w:bCs/>
                <w:iCs/>
                <w:szCs w:val="22"/>
                <w:lang w:eastAsia="de-DE"/>
              </w:rPr>
              <w:t xml:space="preserve">This figure displays the results of </w:t>
            </w:r>
            <w:r w:rsidR="009C235D" w:rsidRPr="008B4C7F">
              <w:rPr>
                <w:rFonts w:ascii="Times New Roman" w:hAnsi="Times New Roman" w:cs="Times New Roman"/>
                <w:bCs/>
                <w:i/>
                <w:szCs w:val="22"/>
                <w:lang w:eastAsia="de-DE"/>
              </w:rPr>
              <w:t>t</w:t>
            </w:r>
            <w:r w:rsidR="009C235D" w:rsidRPr="008B4C7F">
              <w:rPr>
                <w:rFonts w:ascii="Times New Roman" w:hAnsi="Times New Roman" w:cs="Times New Roman"/>
                <w:bCs/>
                <w:iCs/>
                <w:szCs w:val="22"/>
                <w:lang w:eastAsia="de-DE"/>
              </w:rPr>
              <w:t xml:space="preserve">-tests and effect sizes (Cohen’s </w:t>
            </w:r>
            <w:r w:rsidR="009C235D" w:rsidRPr="008B4C7F">
              <w:rPr>
                <w:rFonts w:ascii="Times New Roman" w:hAnsi="Times New Roman" w:cs="Times New Roman"/>
                <w:bCs/>
                <w:i/>
                <w:szCs w:val="22"/>
                <w:lang w:eastAsia="de-DE"/>
              </w:rPr>
              <w:t>d</w:t>
            </w:r>
            <w:r w:rsidR="009C235D" w:rsidRPr="008B4C7F">
              <w:rPr>
                <w:rFonts w:ascii="Times New Roman" w:hAnsi="Times New Roman" w:cs="Times New Roman"/>
                <w:bCs/>
                <w:iCs/>
                <w:szCs w:val="22"/>
                <w:lang w:eastAsia="de-DE"/>
              </w:rPr>
              <w:t xml:space="preserve">) for </w:t>
            </w:r>
            <w:r w:rsidR="00303C06">
              <w:rPr>
                <w:rFonts w:ascii="Times New Roman" w:hAnsi="Times New Roman" w:cs="Times New Roman"/>
                <w:bCs/>
                <w:iCs/>
                <w:szCs w:val="22"/>
                <w:lang w:eastAsia="de-DE"/>
              </w:rPr>
              <w:t>f</w:t>
            </w:r>
            <w:r w:rsidR="009C235D" w:rsidRPr="008B4C7F">
              <w:rPr>
                <w:rFonts w:ascii="Times New Roman" w:hAnsi="Times New Roman" w:cs="Times New Roman"/>
                <w:bCs/>
                <w:iCs/>
                <w:szCs w:val="22"/>
                <w:lang w:eastAsia="de-DE"/>
              </w:rPr>
              <w:t xml:space="preserve">ixation </w:t>
            </w:r>
            <w:r w:rsidR="00303C06">
              <w:rPr>
                <w:rFonts w:ascii="Times New Roman" w:hAnsi="Times New Roman" w:cs="Times New Roman"/>
                <w:bCs/>
                <w:iCs/>
                <w:szCs w:val="22"/>
                <w:lang w:eastAsia="de-DE"/>
              </w:rPr>
              <w:t>n</w:t>
            </w:r>
            <w:r w:rsidR="009C235D" w:rsidRPr="008B4C7F">
              <w:rPr>
                <w:rFonts w:ascii="Times New Roman" w:hAnsi="Times New Roman" w:cs="Times New Roman"/>
                <w:bCs/>
                <w:iCs/>
                <w:szCs w:val="22"/>
                <w:lang w:eastAsia="de-DE"/>
              </w:rPr>
              <w:t xml:space="preserve">umber </w:t>
            </w:r>
            <w:r w:rsidR="00303C06">
              <w:rPr>
                <w:rFonts w:ascii="Times New Roman" w:hAnsi="Times New Roman" w:cs="Times New Roman"/>
                <w:bCs/>
                <w:iCs/>
                <w:szCs w:val="22"/>
                <w:lang w:eastAsia="de-DE"/>
              </w:rPr>
              <w:t>p</w:t>
            </w:r>
            <w:r w:rsidR="009C235D" w:rsidRPr="008B4C7F">
              <w:rPr>
                <w:rFonts w:ascii="Times New Roman" w:hAnsi="Times New Roman" w:cs="Times New Roman"/>
                <w:bCs/>
                <w:iCs/>
                <w:szCs w:val="22"/>
                <w:lang w:eastAsia="de-DE"/>
              </w:rPr>
              <w:t xml:space="preserve">ercentages (FNP) and </w:t>
            </w:r>
            <w:r w:rsidR="00303C06">
              <w:rPr>
                <w:rFonts w:ascii="Times New Roman" w:hAnsi="Times New Roman" w:cs="Times New Roman"/>
                <w:bCs/>
                <w:iCs/>
                <w:szCs w:val="22"/>
                <w:lang w:eastAsia="de-DE"/>
              </w:rPr>
              <w:t>f</w:t>
            </w:r>
            <w:r w:rsidR="009C235D" w:rsidRPr="008B4C7F">
              <w:rPr>
                <w:rFonts w:ascii="Times New Roman" w:hAnsi="Times New Roman" w:cs="Times New Roman"/>
                <w:bCs/>
                <w:iCs/>
                <w:szCs w:val="22"/>
                <w:lang w:eastAsia="de-DE"/>
              </w:rPr>
              <w:t xml:space="preserve">ixation </w:t>
            </w:r>
            <w:r w:rsidR="00303C06">
              <w:rPr>
                <w:rFonts w:ascii="Times New Roman" w:hAnsi="Times New Roman" w:cs="Times New Roman"/>
                <w:bCs/>
                <w:iCs/>
                <w:szCs w:val="22"/>
                <w:lang w:eastAsia="de-DE"/>
              </w:rPr>
              <w:t>d</w:t>
            </w:r>
            <w:r w:rsidR="009C235D" w:rsidRPr="008B4C7F">
              <w:rPr>
                <w:rFonts w:ascii="Times New Roman" w:hAnsi="Times New Roman" w:cs="Times New Roman"/>
                <w:bCs/>
                <w:iCs/>
                <w:szCs w:val="22"/>
                <w:lang w:eastAsia="de-DE"/>
              </w:rPr>
              <w:t xml:space="preserve">uration </w:t>
            </w:r>
            <w:r w:rsidR="00303C06">
              <w:rPr>
                <w:rFonts w:ascii="Times New Roman" w:hAnsi="Times New Roman" w:cs="Times New Roman"/>
                <w:bCs/>
                <w:iCs/>
                <w:szCs w:val="22"/>
                <w:lang w:eastAsia="de-DE"/>
              </w:rPr>
              <w:t>p</w:t>
            </w:r>
            <w:r w:rsidR="009C235D" w:rsidRPr="008B4C7F">
              <w:rPr>
                <w:rFonts w:ascii="Times New Roman" w:hAnsi="Times New Roman" w:cs="Times New Roman"/>
                <w:bCs/>
                <w:iCs/>
                <w:szCs w:val="22"/>
                <w:lang w:eastAsia="de-DE"/>
              </w:rPr>
              <w:t xml:space="preserve">ercentages (FDP) across Areas of Interest (AOIs) between experienced and inexperienced </w:t>
            </w:r>
            <w:r w:rsidR="00DE4376" w:rsidRPr="008B4C7F">
              <w:rPr>
                <w:rFonts w:ascii="Times New Roman" w:hAnsi="Times New Roman" w:cs="Times New Roman"/>
                <w:bCs/>
                <w:iCs/>
                <w:szCs w:val="22"/>
                <w:lang w:eastAsia="de-DE"/>
              </w:rPr>
              <w:t>teachers</w:t>
            </w:r>
            <w:r w:rsidR="009C235D" w:rsidRPr="008B4C7F">
              <w:rPr>
                <w:rFonts w:ascii="Times New Roman" w:hAnsi="Times New Roman" w:cs="Times New Roman"/>
                <w:bCs/>
                <w:iCs/>
                <w:szCs w:val="22"/>
                <w:lang w:eastAsia="de-DE"/>
              </w:rPr>
              <w:t xml:space="preserve">. AOIs included Students, Disruptive Person, Teacher Material, Student Desk, and Classroom/Others. Positive mean differences </w:t>
            </w:r>
            <w:r w:rsidR="0034141C" w:rsidRPr="008B4C7F">
              <w:rPr>
                <w:rFonts w:ascii="Times New Roman" w:hAnsi="Times New Roman" w:cs="Times New Roman"/>
                <w:bCs/>
                <w:iCs/>
                <w:szCs w:val="22"/>
                <w:lang w:eastAsia="de-DE"/>
              </w:rPr>
              <w:t>(</w:t>
            </w:r>
            <w:r w:rsidR="0034141C" w:rsidRPr="008B4C7F">
              <w:rPr>
                <w:rFonts w:ascii="Times New Roman" w:hAnsi="Times New Roman" w:cs="Times New Roman"/>
                <w:bCs/>
                <w:i/>
                <w:szCs w:val="22"/>
                <w:lang w:eastAsia="de-DE"/>
              </w:rPr>
              <w:t>M</w:t>
            </w:r>
            <w:r w:rsidR="0034141C" w:rsidRPr="008B4C7F">
              <w:rPr>
                <w:rFonts w:ascii="Times New Roman" w:hAnsi="Times New Roman" w:cs="Times New Roman"/>
                <w:bCs/>
                <w:iCs/>
                <w:szCs w:val="22"/>
                <w:lang w:eastAsia="de-DE"/>
              </w:rPr>
              <w:t xml:space="preserve"> Difference) </w:t>
            </w:r>
            <w:r w:rsidR="009C235D" w:rsidRPr="008B4C7F">
              <w:rPr>
                <w:rFonts w:ascii="Times New Roman" w:hAnsi="Times New Roman" w:cs="Times New Roman"/>
                <w:bCs/>
                <w:iCs/>
                <w:szCs w:val="22"/>
                <w:lang w:eastAsia="de-DE"/>
              </w:rPr>
              <w:t xml:space="preserve">indicate higher percentages for experienced </w:t>
            </w:r>
            <w:r w:rsidR="007E4C7C" w:rsidRPr="008B4C7F">
              <w:rPr>
                <w:rFonts w:ascii="Times New Roman" w:hAnsi="Times New Roman" w:cs="Times New Roman"/>
                <w:bCs/>
                <w:iCs/>
                <w:szCs w:val="22"/>
                <w:lang w:eastAsia="de-DE"/>
              </w:rPr>
              <w:t>teachers</w:t>
            </w:r>
            <w:r w:rsidR="009C235D" w:rsidRPr="008B4C7F">
              <w:rPr>
                <w:rFonts w:ascii="Times New Roman" w:hAnsi="Times New Roman" w:cs="Times New Roman"/>
                <w:bCs/>
                <w:iCs/>
                <w:szCs w:val="22"/>
                <w:lang w:eastAsia="de-DE"/>
              </w:rPr>
              <w:t xml:space="preserve">. </w:t>
            </w:r>
            <w:r w:rsidR="00061D18" w:rsidRPr="00061D18">
              <w:rPr>
                <w:rFonts w:ascii="Times New Roman" w:hAnsi="Times New Roman" w:cs="Times New Roman"/>
                <w:bCs/>
                <w:iCs/>
                <w:szCs w:val="22"/>
                <w:lang w:eastAsia="de-DE"/>
              </w:rPr>
              <w:t>Confidence intervals (95%) for the mean differences are presented in brackets</w:t>
            </w:r>
            <w:r w:rsidR="00061D18">
              <w:rPr>
                <w:rFonts w:ascii="Times New Roman" w:hAnsi="Times New Roman" w:cs="Times New Roman"/>
                <w:bCs/>
                <w:iCs/>
                <w:szCs w:val="22"/>
                <w:lang w:eastAsia="de-DE"/>
              </w:rPr>
              <w:t>.</w:t>
            </w:r>
          </w:p>
          <w:p w14:paraId="729CCA19" w14:textId="383E1CB5" w:rsidR="00EB5907" w:rsidRPr="00B353BE" w:rsidRDefault="009C235D" w:rsidP="008B4C7F">
            <w:pPr>
              <w:spacing w:line="360" w:lineRule="auto"/>
              <w:ind w:firstLine="0"/>
              <w:rPr>
                <w:rFonts w:ascii="Times New Roman" w:hAnsi="Times New Roman" w:cs="Times New Roman"/>
                <w:bCs/>
                <w:iCs/>
                <w:szCs w:val="22"/>
                <w:lang w:eastAsia="de-DE"/>
              </w:rPr>
            </w:pPr>
            <w:r w:rsidRPr="008B4C7F">
              <w:rPr>
                <w:rFonts w:ascii="Times New Roman" w:hAnsi="Times New Roman" w:cs="Times New Roman"/>
                <w:bCs/>
                <w:i/>
                <w:szCs w:val="22"/>
                <w:lang w:eastAsia="de-DE"/>
              </w:rPr>
              <w:t>p</w:t>
            </w:r>
            <w:r w:rsidRPr="008B4C7F">
              <w:rPr>
                <w:rFonts w:ascii="Times New Roman" w:hAnsi="Times New Roman" w:cs="Times New Roman"/>
                <w:bCs/>
                <w:iCs/>
                <w:szCs w:val="22"/>
                <w:lang w:eastAsia="de-DE"/>
              </w:rPr>
              <w:t xml:space="preserve">-value &lt; .05 is considered statistically significant. </w:t>
            </w:r>
          </w:p>
          <w:p w14:paraId="0B307F69" w14:textId="33D89258" w:rsidR="00286455" w:rsidRPr="008B4C7F" w:rsidRDefault="00EB5907" w:rsidP="008B4C7F">
            <w:pPr>
              <w:spacing w:line="360" w:lineRule="auto"/>
              <w:ind w:firstLine="0"/>
              <w:rPr>
                <w:rFonts w:ascii="Times New Roman" w:hAnsi="Times New Roman" w:cs="Times New Roman"/>
                <w:bCs/>
                <w:iCs/>
                <w:szCs w:val="22"/>
                <w:lang w:eastAsia="de-DE"/>
              </w:rPr>
            </w:pPr>
            <w:proofErr w:type="gramStart"/>
            <w:r w:rsidRPr="00B353BE">
              <w:rPr>
                <w:rFonts w:ascii="Times New Roman" w:hAnsi="Times New Roman" w:cs="Times New Roman"/>
                <w:bCs/>
                <w:iCs/>
                <w:szCs w:val="22"/>
                <w:vertAlign w:val="superscript"/>
                <w:lang w:eastAsia="de-DE"/>
              </w:rPr>
              <w:t>a</w:t>
            </w:r>
            <w:r w:rsidR="00DE4376" w:rsidRPr="008B4C7F">
              <w:rPr>
                <w:rFonts w:ascii="Times New Roman" w:hAnsi="Times New Roman" w:cs="Times New Roman"/>
                <w:bCs/>
                <w:iCs/>
                <w:szCs w:val="22"/>
                <w:vertAlign w:val="superscript"/>
                <w:lang w:eastAsia="de-DE"/>
              </w:rPr>
              <w:t xml:space="preserve"> </w:t>
            </w:r>
            <w:r w:rsidRPr="00B353BE">
              <w:rPr>
                <w:rFonts w:ascii="Times New Roman" w:hAnsi="Times New Roman" w:cs="Times New Roman"/>
                <w:bCs/>
                <w:iCs/>
                <w:szCs w:val="22"/>
                <w:vertAlign w:val="superscript"/>
                <w:lang w:eastAsia="de-DE"/>
              </w:rPr>
              <w:t xml:space="preserve"> </w:t>
            </w:r>
            <w:r w:rsidR="00DE4376" w:rsidRPr="008B4C7F">
              <w:rPr>
                <w:rFonts w:ascii="Times New Roman" w:hAnsi="Times New Roman" w:cs="Times New Roman"/>
                <w:bCs/>
                <w:iCs/>
                <w:szCs w:val="22"/>
                <w:lang w:eastAsia="de-DE"/>
              </w:rPr>
              <w:t>FNP</w:t>
            </w:r>
            <w:proofErr w:type="gramEnd"/>
            <w:r w:rsidR="00DE4376" w:rsidRPr="008B4C7F">
              <w:rPr>
                <w:rFonts w:ascii="Times New Roman" w:hAnsi="Times New Roman" w:cs="Times New Roman"/>
                <w:bCs/>
                <w:iCs/>
                <w:szCs w:val="22"/>
                <w:lang w:eastAsia="de-DE"/>
              </w:rPr>
              <w:t xml:space="preserve"> = Fixation Number Percentages</w:t>
            </w:r>
          </w:p>
          <w:p w14:paraId="358D8351" w14:textId="647CC055" w:rsidR="00EB5907" w:rsidRPr="008B4C7F" w:rsidRDefault="00EB5907" w:rsidP="008B4C7F">
            <w:pPr>
              <w:spacing w:line="360" w:lineRule="auto"/>
              <w:ind w:firstLine="0"/>
              <w:rPr>
                <w:rFonts w:ascii="Times New Roman" w:hAnsi="Times New Roman" w:cs="Times New Roman"/>
                <w:bCs/>
                <w:i/>
                <w:iCs/>
                <w:szCs w:val="22"/>
                <w:lang w:eastAsia="de-DE"/>
              </w:rPr>
            </w:pPr>
            <w:r w:rsidRPr="00B353BE">
              <w:rPr>
                <w:rFonts w:ascii="Times New Roman" w:hAnsi="Times New Roman" w:cs="Times New Roman"/>
                <w:bCs/>
                <w:iCs/>
                <w:szCs w:val="22"/>
                <w:vertAlign w:val="superscript"/>
                <w:lang w:eastAsia="de-DE"/>
              </w:rPr>
              <w:t>b</w:t>
            </w:r>
            <w:r w:rsidRPr="00B353BE">
              <w:rPr>
                <w:rFonts w:ascii="Times New Roman" w:hAnsi="Times New Roman" w:cs="Times New Roman"/>
                <w:bCs/>
                <w:iCs/>
                <w:szCs w:val="22"/>
                <w:lang w:eastAsia="de-DE"/>
              </w:rPr>
              <w:t xml:space="preserve"> </w:t>
            </w:r>
            <w:r w:rsidR="00DE4376" w:rsidRPr="008B4C7F">
              <w:rPr>
                <w:rFonts w:ascii="Times New Roman" w:hAnsi="Times New Roman" w:cs="Times New Roman"/>
                <w:bCs/>
                <w:iCs/>
                <w:szCs w:val="22"/>
                <w:lang w:eastAsia="de-DE"/>
              </w:rPr>
              <w:t>FDP = Fixation Duration Percentages</w:t>
            </w:r>
          </w:p>
        </w:tc>
      </w:tr>
    </w:tbl>
    <w:p w14:paraId="2F696EDD" w14:textId="250844E3" w:rsidR="008605DF" w:rsidRDefault="0012687D" w:rsidP="008605DF">
      <w:pPr>
        <w:pStyle w:val="berschrift2"/>
        <w:rPr>
          <w:rFonts w:ascii="Times New Roman" w:hAnsi="Times New Roman" w:cs="Times New Roman"/>
          <w:sz w:val="24"/>
          <w:szCs w:val="24"/>
          <w:lang w:eastAsia="de-DE"/>
        </w:rPr>
      </w:pPr>
      <w:r>
        <w:rPr>
          <w:rFonts w:ascii="Times New Roman" w:hAnsi="Times New Roman" w:cs="Times New Roman"/>
          <w:sz w:val="24"/>
          <w:szCs w:val="24"/>
          <w:lang w:eastAsia="de-DE"/>
        </w:rPr>
        <w:t xml:space="preserve">Global Monitoring and Event-related Gaze Behavior </w:t>
      </w:r>
    </w:p>
    <w:p w14:paraId="27039F38" w14:textId="19049298" w:rsidR="00631225" w:rsidRDefault="004209A1" w:rsidP="000442C9">
      <w:pPr>
        <w:rPr>
          <w:rFonts w:ascii="Times New Roman" w:hAnsi="Times New Roman" w:cs="Times New Roman"/>
          <w:sz w:val="24"/>
          <w:szCs w:val="24"/>
          <w:lang w:eastAsia="de-DE"/>
        </w:rPr>
      </w:pPr>
      <w:r w:rsidRPr="004209A1">
        <w:rPr>
          <w:rFonts w:ascii="Times New Roman" w:hAnsi="Times New Roman" w:cs="Times New Roman"/>
          <w:sz w:val="24"/>
          <w:szCs w:val="24"/>
          <w:lang w:eastAsia="de-DE"/>
        </w:rPr>
        <w:t xml:space="preserve">To examine global monitoring behavior, we tested whether experienced teachers exhibit more frequent but shorter fixations, resulting in a smaller GRI than inexperienced teachers, first for the entire micro-teaching unit and second for the AOI </w:t>
      </w:r>
      <w:r w:rsidRPr="004209A1">
        <w:rPr>
          <w:rFonts w:ascii="Times New Roman" w:hAnsi="Times New Roman" w:cs="Times New Roman"/>
          <w:i/>
          <w:iCs/>
          <w:sz w:val="24"/>
          <w:szCs w:val="24"/>
          <w:lang w:eastAsia="de-DE"/>
        </w:rPr>
        <w:t>Students</w:t>
      </w:r>
      <w:r w:rsidR="00631225">
        <w:rPr>
          <w:rFonts w:ascii="Times New Roman" w:hAnsi="Times New Roman" w:cs="Times New Roman"/>
          <w:sz w:val="24"/>
          <w:szCs w:val="24"/>
          <w:lang w:eastAsia="de-DE"/>
        </w:rPr>
        <w:t xml:space="preserve"> </w:t>
      </w:r>
      <w:r w:rsidR="00666C4D">
        <w:rPr>
          <w:rFonts w:ascii="Times New Roman" w:hAnsi="Times New Roman" w:cs="Times New Roman"/>
          <w:sz w:val="24"/>
          <w:szCs w:val="24"/>
          <w:lang w:eastAsia="de-DE"/>
        </w:rPr>
        <w:t>(</w:t>
      </w:r>
      <w:r w:rsidR="00666C4D" w:rsidRPr="00526287">
        <w:rPr>
          <w:rFonts w:ascii="Times New Roman" w:hAnsi="Times New Roman" w:cs="Times New Roman"/>
          <w:b/>
          <w:bCs/>
          <w:sz w:val="24"/>
          <w:szCs w:val="24"/>
          <w:lang w:eastAsia="de-DE"/>
        </w:rPr>
        <w:t>Hypotheses 2a</w:t>
      </w:r>
      <w:r w:rsidR="00666C4D">
        <w:rPr>
          <w:rFonts w:ascii="Times New Roman" w:hAnsi="Times New Roman" w:cs="Times New Roman"/>
          <w:sz w:val="24"/>
          <w:szCs w:val="24"/>
          <w:lang w:eastAsia="de-DE"/>
        </w:rPr>
        <w:t>)</w:t>
      </w:r>
      <w:r w:rsidR="00526287">
        <w:rPr>
          <w:rFonts w:ascii="Times New Roman" w:hAnsi="Times New Roman" w:cs="Times New Roman"/>
          <w:sz w:val="24"/>
          <w:szCs w:val="24"/>
          <w:lang w:eastAsia="de-DE"/>
        </w:rPr>
        <w:t>.</w:t>
      </w:r>
      <w:r w:rsidR="00666C4D">
        <w:rPr>
          <w:rFonts w:ascii="Times New Roman" w:hAnsi="Times New Roman" w:cs="Times New Roman"/>
          <w:sz w:val="24"/>
          <w:szCs w:val="24"/>
          <w:lang w:eastAsia="de-DE"/>
        </w:rPr>
        <w:t xml:space="preserve"> </w:t>
      </w:r>
    </w:p>
    <w:p w14:paraId="7C9380C0" w14:textId="4B877796" w:rsidR="00800EC3" w:rsidRDefault="00800EC3" w:rsidP="000442C9">
      <w:pPr>
        <w:rPr>
          <w:rFonts w:ascii="Times New Roman" w:hAnsi="Times New Roman" w:cs="Times New Roman"/>
          <w:sz w:val="24"/>
          <w:szCs w:val="24"/>
          <w:lang w:eastAsia="de-DE"/>
        </w:rPr>
      </w:pPr>
      <w:r w:rsidRPr="00800EC3">
        <w:rPr>
          <w:rFonts w:ascii="Times New Roman" w:hAnsi="Times New Roman" w:cs="Times New Roman"/>
          <w:sz w:val="24"/>
          <w:szCs w:val="24"/>
          <w:lang w:eastAsia="de-DE"/>
        </w:rPr>
        <w:t xml:space="preserve">Figure </w:t>
      </w:r>
      <w:r>
        <w:rPr>
          <w:rFonts w:ascii="Times New Roman" w:hAnsi="Times New Roman" w:cs="Times New Roman"/>
          <w:sz w:val="24"/>
          <w:szCs w:val="24"/>
          <w:lang w:eastAsia="de-DE"/>
        </w:rPr>
        <w:t>3</w:t>
      </w:r>
      <w:r w:rsidRPr="00800EC3">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show</w:t>
      </w:r>
      <w:r w:rsidR="00BD4359">
        <w:rPr>
          <w:rFonts w:ascii="Times New Roman" w:hAnsi="Times New Roman" w:cs="Times New Roman"/>
          <w:sz w:val="24"/>
          <w:szCs w:val="24"/>
          <w:lang w:eastAsia="de-DE"/>
        </w:rPr>
        <w:t>s</w:t>
      </w:r>
      <w:r>
        <w:rPr>
          <w:rFonts w:ascii="Times New Roman" w:hAnsi="Times New Roman" w:cs="Times New Roman"/>
          <w:sz w:val="24"/>
          <w:szCs w:val="24"/>
          <w:lang w:eastAsia="de-DE"/>
        </w:rPr>
        <w:t xml:space="preserve"> </w:t>
      </w:r>
      <w:r w:rsidR="004131EE" w:rsidRPr="004131EE">
        <w:rPr>
          <w:rFonts w:ascii="Times New Roman" w:hAnsi="Times New Roman" w:cs="Times New Roman"/>
          <w:sz w:val="24"/>
          <w:szCs w:val="24"/>
          <w:lang w:eastAsia="de-DE"/>
        </w:rPr>
        <w:t xml:space="preserve">that experienced </w:t>
      </w:r>
      <w:r w:rsidR="004131EE">
        <w:rPr>
          <w:rFonts w:ascii="Times New Roman" w:hAnsi="Times New Roman" w:cs="Times New Roman"/>
          <w:sz w:val="24"/>
          <w:szCs w:val="24"/>
          <w:lang w:eastAsia="de-DE"/>
        </w:rPr>
        <w:t>teachers</w:t>
      </w:r>
      <w:r w:rsidR="004131EE" w:rsidRPr="004131EE">
        <w:rPr>
          <w:rFonts w:ascii="Times New Roman" w:hAnsi="Times New Roman" w:cs="Times New Roman"/>
          <w:sz w:val="24"/>
          <w:szCs w:val="24"/>
          <w:lang w:eastAsia="de-DE"/>
        </w:rPr>
        <w:t xml:space="preserve"> had a </w:t>
      </w:r>
      <w:r w:rsidR="004131EE">
        <w:rPr>
          <w:rFonts w:ascii="Times New Roman" w:hAnsi="Times New Roman" w:cs="Times New Roman"/>
          <w:sz w:val="24"/>
          <w:szCs w:val="24"/>
          <w:lang w:eastAsia="de-DE"/>
        </w:rPr>
        <w:t>more fixations</w:t>
      </w:r>
      <w:r w:rsidR="004131EE" w:rsidRPr="004131EE">
        <w:rPr>
          <w:rFonts w:ascii="Times New Roman" w:hAnsi="Times New Roman" w:cs="Times New Roman"/>
          <w:sz w:val="24"/>
          <w:szCs w:val="24"/>
          <w:lang w:eastAsia="de-DE"/>
        </w:rPr>
        <w:t xml:space="preserve"> per minute (</w:t>
      </w:r>
      <w:r w:rsidR="004131EE" w:rsidRPr="004131EE">
        <w:rPr>
          <w:rFonts w:ascii="Times New Roman" w:hAnsi="Times New Roman" w:cs="Times New Roman"/>
          <w:i/>
          <w:iCs/>
          <w:sz w:val="24"/>
          <w:szCs w:val="24"/>
          <w:lang w:eastAsia="de-DE"/>
        </w:rPr>
        <w:t>M</w:t>
      </w:r>
      <w:r w:rsidR="004131EE" w:rsidRPr="004131EE">
        <w:rPr>
          <w:rFonts w:ascii="Times New Roman" w:hAnsi="Times New Roman" w:cs="Times New Roman"/>
          <w:sz w:val="24"/>
          <w:szCs w:val="24"/>
          <w:lang w:eastAsia="de-DE"/>
        </w:rPr>
        <w:t xml:space="preserve"> = 96.05, </w:t>
      </w:r>
      <w:r w:rsidR="004131EE" w:rsidRPr="004131EE">
        <w:rPr>
          <w:rFonts w:ascii="Times New Roman" w:hAnsi="Times New Roman" w:cs="Times New Roman"/>
          <w:i/>
          <w:iCs/>
          <w:sz w:val="24"/>
          <w:szCs w:val="24"/>
          <w:lang w:eastAsia="de-DE"/>
        </w:rPr>
        <w:t>SD</w:t>
      </w:r>
      <w:r w:rsidR="004131EE" w:rsidRPr="004131EE">
        <w:rPr>
          <w:rFonts w:ascii="Times New Roman" w:hAnsi="Times New Roman" w:cs="Times New Roman"/>
          <w:sz w:val="24"/>
          <w:szCs w:val="24"/>
          <w:lang w:eastAsia="de-DE"/>
        </w:rPr>
        <w:t xml:space="preserve"> = 18.89) compared to inexperienced </w:t>
      </w:r>
      <w:r w:rsidR="004131EE">
        <w:rPr>
          <w:rFonts w:ascii="Times New Roman" w:hAnsi="Times New Roman" w:cs="Times New Roman"/>
          <w:sz w:val="24"/>
          <w:szCs w:val="24"/>
          <w:lang w:eastAsia="de-DE"/>
        </w:rPr>
        <w:t>teachers</w:t>
      </w:r>
      <w:r w:rsidR="004131EE" w:rsidRPr="004131EE">
        <w:rPr>
          <w:rFonts w:ascii="Times New Roman" w:hAnsi="Times New Roman" w:cs="Times New Roman"/>
          <w:sz w:val="24"/>
          <w:szCs w:val="24"/>
          <w:lang w:eastAsia="de-DE"/>
        </w:rPr>
        <w:t xml:space="preserve"> (</w:t>
      </w:r>
      <w:r w:rsidR="004131EE" w:rsidRPr="004131EE">
        <w:rPr>
          <w:rFonts w:ascii="Times New Roman" w:hAnsi="Times New Roman" w:cs="Times New Roman"/>
          <w:i/>
          <w:iCs/>
          <w:sz w:val="24"/>
          <w:szCs w:val="24"/>
          <w:lang w:eastAsia="de-DE"/>
        </w:rPr>
        <w:t>M</w:t>
      </w:r>
      <w:r w:rsidR="004131EE" w:rsidRPr="004131EE">
        <w:rPr>
          <w:rFonts w:ascii="Times New Roman" w:hAnsi="Times New Roman" w:cs="Times New Roman"/>
          <w:sz w:val="24"/>
          <w:szCs w:val="24"/>
          <w:lang w:eastAsia="de-DE"/>
        </w:rPr>
        <w:t xml:space="preserve"> = 88.6, </w:t>
      </w:r>
      <w:r w:rsidR="004131EE" w:rsidRPr="004131EE">
        <w:rPr>
          <w:rFonts w:ascii="Times New Roman" w:hAnsi="Times New Roman" w:cs="Times New Roman"/>
          <w:i/>
          <w:iCs/>
          <w:sz w:val="24"/>
          <w:szCs w:val="24"/>
          <w:lang w:eastAsia="de-DE"/>
        </w:rPr>
        <w:t>SD</w:t>
      </w:r>
      <w:r w:rsidR="004131EE" w:rsidRPr="004131EE">
        <w:rPr>
          <w:rFonts w:ascii="Times New Roman" w:hAnsi="Times New Roman" w:cs="Times New Roman"/>
          <w:sz w:val="24"/>
          <w:szCs w:val="24"/>
          <w:lang w:eastAsia="de-DE"/>
        </w:rPr>
        <w:t xml:space="preserve"> = 14.12)</w:t>
      </w:r>
      <w:r w:rsidR="00D538A2">
        <w:rPr>
          <w:rFonts w:ascii="Times New Roman" w:hAnsi="Times New Roman" w:cs="Times New Roman"/>
          <w:sz w:val="24"/>
          <w:szCs w:val="24"/>
          <w:lang w:eastAsia="de-DE"/>
        </w:rPr>
        <w:t xml:space="preserve"> during the entire micro-</w:t>
      </w:r>
      <w:r w:rsidR="00D538A2">
        <w:rPr>
          <w:rFonts w:ascii="Times New Roman" w:hAnsi="Times New Roman" w:cs="Times New Roman"/>
          <w:sz w:val="24"/>
          <w:szCs w:val="24"/>
          <w:lang w:eastAsia="de-DE"/>
        </w:rPr>
        <w:lastRenderedPageBreak/>
        <w:t>teaching unit</w:t>
      </w:r>
      <w:r w:rsidR="004131EE" w:rsidRPr="004131EE">
        <w:rPr>
          <w:rFonts w:ascii="Times New Roman" w:hAnsi="Times New Roman" w:cs="Times New Roman"/>
          <w:sz w:val="24"/>
          <w:szCs w:val="24"/>
          <w:lang w:eastAsia="de-DE"/>
        </w:rPr>
        <w:t>.</w:t>
      </w:r>
      <w:r w:rsidR="000A7AF5">
        <w:rPr>
          <w:rFonts w:ascii="Times New Roman" w:hAnsi="Times New Roman" w:cs="Times New Roman"/>
          <w:sz w:val="24"/>
          <w:szCs w:val="24"/>
          <w:lang w:eastAsia="de-DE"/>
        </w:rPr>
        <w:t xml:space="preserve"> R</w:t>
      </w:r>
      <w:r w:rsidR="000A7AF5" w:rsidRPr="000A7AF5">
        <w:rPr>
          <w:rFonts w:ascii="Times New Roman" w:hAnsi="Times New Roman" w:cs="Times New Roman"/>
          <w:sz w:val="24"/>
          <w:szCs w:val="24"/>
          <w:lang w:eastAsia="de-DE"/>
        </w:rPr>
        <w:t xml:space="preserve">esults </w:t>
      </w:r>
      <w:r w:rsidR="000A7AF5">
        <w:rPr>
          <w:rFonts w:ascii="Times New Roman" w:hAnsi="Times New Roman" w:cs="Times New Roman"/>
          <w:sz w:val="24"/>
          <w:szCs w:val="24"/>
          <w:lang w:eastAsia="de-DE"/>
        </w:rPr>
        <w:t xml:space="preserve">from the </w:t>
      </w:r>
      <w:r w:rsidR="000A7AF5" w:rsidRPr="000A7AF5">
        <w:rPr>
          <w:rFonts w:ascii="Times New Roman" w:hAnsi="Times New Roman" w:cs="Times New Roman"/>
          <w:i/>
          <w:iCs/>
          <w:sz w:val="24"/>
          <w:szCs w:val="24"/>
          <w:lang w:eastAsia="de-DE"/>
        </w:rPr>
        <w:t>t</w:t>
      </w:r>
      <w:r w:rsidR="000A7AF5">
        <w:rPr>
          <w:rFonts w:ascii="Times New Roman" w:hAnsi="Times New Roman" w:cs="Times New Roman"/>
          <w:sz w:val="24"/>
          <w:szCs w:val="24"/>
          <w:lang w:eastAsia="de-DE"/>
        </w:rPr>
        <w:t xml:space="preserve">-test </w:t>
      </w:r>
      <w:r w:rsidR="000A7AF5" w:rsidRPr="000A7AF5">
        <w:rPr>
          <w:rFonts w:ascii="Times New Roman" w:hAnsi="Times New Roman" w:cs="Times New Roman"/>
          <w:sz w:val="24"/>
          <w:szCs w:val="24"/>
          <w:lang w:eastAsia="de-DE"/>
        </w:rPr>
        <w:t xml:space="preserve">revealed a significant difference between the two groups, </w:t>
      </w:r>
      <w:proofErr w:type="gramStart"/>
      <w:r w:rsidR="000A7AF5" w:rsidRPr="000A7AF5">
        <w:rPr>
          <w:rFonts w:ascii="Times New Roman" w:hAnsi="Times New Roman" w:cs="Times New Roman"/>
          <w:i/>
          <w:iCs/>
          <w:sz w:val="24"/>
          <w:szCs w:val="24"/>
          <w:lang w:eastAsia="de-DE"/>
        </w:rPr>
        <w:t>t</w:t>
      </w:r>
      <w:r w:rsidR="000A7AF5" w:rsidRPr="000A7AF5">
        <w:rPr>
          <w:rFonts w:ascii="Times New Roman" w:hAnsi="Times New Roman" w:cs="Times New Roman"/>
          <w:sz w:val="24"/>
          <w:szCs w:val="24"/>
          <w:lang w:eastAsia="de-DE"/>
        </w:rPr>
        <w:t>(</w:t>
      </w:r>
      <w:proofErr w:type="gramEnd"/>
      <w:r w:rsidR="00BD4359">
        <w:rPr>
          <w:rFonts w:ascii="Times New Roman" w:hAnsi="Times New Roman" w:cs="Times New Roman"/>
          <w:sz w:val="24"/>
          <w:szCs w:val="24"/>
          <w:lang w:eastAsia="de-DE"/>
        </w:rPr>
        <w:t>80</w:t>
      </w:r>
      <w:r w:rsidR="000A7AF5" w:rsidRPr="000A7AF5">
        <w:rPr>
          <w:rFonts w:ascii="Times New Roman" w:hAnsi="Times New Roman" w:cs="Times New Roman"/>
          <w:sz w:val="24"/>
          <w:szCs w:val="24"/>
          <w:lang w:eastAsia="de-DE"/>
        </w:rPr>
        <w:t xml:space="preserve">) = </w:t>
      </w:r>
      <w:r w:rsidR="00BD4359" w:rsidRPr="00BD4359">
        <w:rPr>
          <w:rFonts w:ascii="Times New Roman" w:hAnsi="Times New Roman" w:cs="Times New Roman"/>
          <w:sz w:val="24"/>
          <w:szCs w:val="24"/>
          <w:lang w:eastAsia="de-DE"/>
        </w:rPr>
        <w:t>2.03</w:t>
      </w:r>
      <w:r w:rsidR="000A7AF5" w:rsidRPr="000A7AF5">
        <w:rPr>
          <w:rFonts w:ascii="Times New Roman" w:hAnsi="Times New Roman" w:cs="Times New Roman"/>
          <w:sz w:val="24"/>
          <w:szCs w:val="24"/>
          <w:lang w:eastAsia="de-DE"/>
        </w:rPr>
        <w:t xml:space="preserve">, </w:t>
      </w:r>
      <w:r w:rsidR="000A7AF5" w:rsidRPr="000A7AF5">
        <w:rPr>
          <w:rFonts w:ascii="Times New Roman" w:hAnsi="Times New Roman" w:cs="Times New Roman"/>
          <w:i/>
          <w:iCs/>
          <w:sz w:val="24"/>
          <w:szCs w:val="24"/>
          <w:lang w:eastAsia="de-DE"/>
        </w:rPr>
        <w:t>p</w:t>
      </w:r>
      <w:r w:rsidR="000A7AF5" w:rsidRPr="000A7AF5">
        <w:rPr>
          <w:rFonts w:ascii="Times New Roman" w:hAnsi="Times New Roman" w:cs="Times New Roman"/>
          <w:sz w:val="24"/>
          <w:szCs w:val="24"/>
          <w:lang w:eastAsia="de-DE"/>
        </w:rPr>
        <w:t xml:space="preserve"> = .05, </w:t>
      </w:r>
      <w:r w:rsidR="000A7AF5" w:rsidRPr="000A7AF5">
        <w:rPr>
          <w:rFonts w:ascii="Times New Roman" w:hAnsi="Times New Roman" w:cs="Times New Roman"/>
          <w:i/>
          <w:iCs/>
          <w:sz w:val="24"/>
          <w:szCs w:val="24"/>
          <w:lang w:eastAsia="de-DE"/>
        </w:rPr>
        <w:t>d</w:t>
      </w:r>
      <w:r w:rsidR="000A7AF5" w:rsidRPr="000A7AF5">
        <w:rPr>
          <w:rFonts w:ascii="Times New Roman" w:hAnsi="Times New Roman" w:cs="Times New Roman"/>
          <w:sz w:val="24"/>
          <w:szCs w:val="24"/>
          <w:lang w:eastAsia="de-DE"/>
        </w:rPr>
        <w:t xml:space="preserve"> = 0.45</w:t>
      </w:r>
      <w:r w:rsidR="00BD4359">
        <w:rPr>
          <w:rFonts w:ascii="Times New Roman" w:hAnsi="Times New Roman" w:cs="Times New Roman"/>
          <w:sz w:val="24"/>
          <w:szCs w:val="24"/>
          <w:lang w:eastAsia="de-DE"/>
        </w:rPr>
        <w:t xml:space="preserve"> (small effect). </w:t>
      </w:r>
    </w:p>
    <w:p w14:paraId="1707B24D" w14:textId="32BEE257" w:rsidR="00800EC3" w:rsidRPr="00800EC3" w:rsidRDefault="00800EC3" w:rsidP="00800EC3">
      <w:pPr>
        <w:ind w:firstLine="0"/>
        <w:rPr>
          <w:rFonts w:ascii="Times New Roman" w:hAnsi="Times New Roman" w:cs="Times New Roman"/>
          <w:b/>
          <w:sz w:val="24"/>
          <w:szCs w:val="24"/>
          <w:lang w:eastAsia="de-DE"/>
        </w:rPr>
      </w:pPr>
      <w:r w:rsidRPr="00800EC3">
        <w:rPr>
          <w:rFonts w:ascii="Times New Roman" w:hAnsi="Times New Roman" w:cs="Times New Roman"/>
          <w:b/>
          <w:sz w:val="24"/>
          <w:szCs w:val="24"/>
          <w:lang w:eastAsia="de-DE"/>
        </w:rPr>
        <w:t xml:space="preserve">Figure </w:t>
      </w:r>
      <w:r>
        <w:rPr>
          <w:rFonts w:ascii="Times New Roman" w:hAnsi="Times New Roman" w:cs="Times New Roman"/>
          <w:b/>
          <w:sz w:val="24"/>
          <w:szCs w:val="24"/>
          <w:lang w:eastAsia="de-DE"/>
        </w:rPr>
        <w:t>3</w:t>
      </w:r>
    </w:p>
    <w:p w14:paraId="7A762368" w14:textId="1405F4C7" w:rsidR="005F6775" w:rsidRDefault="00857D84" w:rsidP="00B15926">
      <w:pPr>
        <w:ind w:firstLine="0"/>
        <w:rPr>
          <w:rFonts w:ascii="Times New Roman" w:hAnsi="Times New Roman" w:cs="Times New Roman"/>
          <w:bCs/>
          <w:iCs/>
          <w:sz w:val="24"/>
          <w:szCs w:val="24"/>
          <w:lang w:eastAsia="de-DE"/>
        </w:rPr>
      </w:pPr>
      <w:r w:rsidRPr="00857D84">
        <w:rPr>
          <w:rFonts w:ascii="Times New Roman" w:hAnsi="Times New Roman" w:cs="Times New Roman"/>
          <w:bCs/>
          <w:i/>
          <w:iCs/>
          <w:sz w:val="24"/>
          <w:szCs w:val="24"/>
          <w:lang w:eastAsia="de-DE"/>
        </w:rPr>
        <w:t xml:space="preserve">Number of Fixations per Minute in the Micro-Teaching Unit for Experienced and Inexperienced </w:t>
      </w:r>
      <w:r>
        <w:rPr>
          <w:rFonts w:ascii="Times New Roman" w:hAnsi="Times New Roman" w:cs="Times New Roman"/>
          <w:bCs/>
          <w:i/>
          <w:iCs/>
          <w:sz w:val="24"/>
          <w:szCs w:val="24"/>
          <w:lang w:eastAsia="de-DE"/>
        </w:rPr>
        <w:t>Teacher</w:t>
      </w:r>
      <w:commentRangeStart w:id="22"/>
      <w:r w:rsidR="004F58B0">
        <w:rPr>
          <w:rFonts w:ascii="Times New Roman" w:hAnsi="Times New Roman" w:cs="Times New Roman"/>
          <w:bCs/>
          <w:iCs/>
          <w:noProof/>
          <w:sz w:val="24"/>
          <w:szCs w:val="24"/>
          <w:lang w:eastAsia="de-DE"/>
        </w:rPr>
        <w:drawing>
          <wp:inline distT="0" distB="0" distL="0" distR="0" wp14:anchorId="6BD5752D" wp14:editId="2AA9E2ED">
            <wp:extent cx="5943600" cy="356933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569335"/>
                    </a:xfrm>
                    <a:prstGeom prst="rect">
                      <a:avLst/>
                    </a:prstGeom>
                  </pic:spPr>
                </pic:pic>
              </a:graphicData>
            </a:graphic>
          </wp:inline>
        </w:drawing>
      </w:r>
      <w:commentRangeEnd w:id="22"/>
      <w:r w:rsidR="0072391A">
        <w:rPr>
          <w:rStyle w:val="Kommentarzeichen"/>
        </w:rPr>
        <w:commentReference w:id="22"/>
      </w:r>
    </w:p>
    <w:p w14:paraId="2CC8BD68" w14:textId="11E9337D" w:rsidR="00800EC3" w:rsidRPr="00EE0D57" w:rsidRDefault="00857D84" w:rsidP="00857D84">
      <w:pPr>
        <w:spacing w:after="120" w:line="360" w:lineRule="auto"/>
        <w:ind w:firstLine="0"/>
        <w:rPr>
          <w:rFonts w:ascii="Times New Roman" w:hAnsi="Times New Roman" w:cs="Times New Roman"/>
          <w:bCs/>
          <w:iCs/>
          <w:szCs w:val="22"/>
          <w:lang w:eastAsia="de-DE"/>
        </w:rPr>
      </w:pPr>
      <w:r w:rsidRPr="00EE0D57">
        <w:rPr>
          <w:rFonts w:ascii="Times New Roman" w:hAnsi="Times New Roman" w:cs="Times New Roman"/>
          <w:bCs/>
          <w:i/>
          <w:szCs w:val="22"/>
          <w:lang w:eastAsia="de-DE"/>
        </w:rPr>
        <w:t>Note</w:t>
      </w:r>
      <w:r w:rsidRPr="00EE0D57">
        <w:rPr>
          <w:rFonts w:ascii="Times New Roman" w:hAnsi="Times New Roman" w:cs="Times New Roman"/>
          <w:bCs/>
          <w:iCs/>
          <w:szCs w:val="22"/>
          <w:lang w:eastAsia="de-DE"/>
        </w:rPr>
        <w:t xml:space="preserve">. </w:t>
      </w:r>
      <w:r w:rsidR="00AD3115" w:rsidRPr="00EE0D57">
        <w:rPr>
          <w:rFonts w:ascii="Times New Roman" w:hAnsi="Times New Roman" w:cs="Times New Roman"/>
          <w:bCs/>
          <w:iCs/>
          <w:szCs w:val="22"/>
          <w:lang w:eastAsia="de-DE"/>
        </w:rPr>
        <w:t xml:space="preserve">Number of fixations per minute in the micro-teaching unit for </w:t>
      </w:r>
      <w:r w:rsidR="00830ADD" w:rsidRPr="00EE0D57">
        <w:rPr>
          <w:rFonts w:ascii="Times New Roman" w:hAnsi="Times New Roman" w:cs="Times New Roman"/>
          <w:bCs/>
          <w:iCs/>
          <w:szCs w:val="22"/>
          <w:lang w:eastAsia="de-DE"/>
        </w:rPr>
        <w:t xml:space="preserve">40 </w:t>
      </w:r>
      <w:r w:rsidR="00AD3115" w:rsidRPr="00EE0D57">
        <w:rPr>
          <w:rFonts w:ascii="Times New Roman" w:hAnsi="Times New Roman" w:cs="Times New Roman"/>
          <w:bCs/>
          <w:iCs/>
          <w:szCs w:val="22"/>
          <w:lang w:eastAsia="de-DE"/>
        </w:rPr>
        <w:t xml:space="preserve">experienced and </w:t>
      </w:r>
      <w:r w:rsidR="00830ADD" w:rsidRPr="00EE0D57">
        <w:rPr>
          <w:rFonts w:ascii="Times New Roman" w:hAnsi="Times New Roman" w:cs="Times New Roman"/>
          <w:bCs/>
          <w:iCs/>
          <w:szCs w:val="22"/>
          <w:lang w:eastAsia="de-DE"/>
        </w:rPr>
        <w:t xml:space="preserve">42 </w:t>
      </w:r>
      <w:r w:rsidR="00AD3115" w:rsidRPr="00EE0D57">
        <w:rPr>
          <w:rFonts w:ascii="Times New Roman" w:hAnsi="Times New Roman" w:cs="Times New Roman"/>
          <w:bCs/>
          <w:iCs/>
          <w:szCs w:val="22"/>
          <w:lang w:eastAsia="de-DE"/>
        </w:rPr>
        <w:t>inexperienced participants. The boxplot displays the median (bold line), interquartile range (box spanning the 25th to 75th percentiles), whiskers extending to 1.5 times the interquartile range, and individual data points (dots). The blue "X" indicates the group mean, while the black error bars represent the standard deviation.</w:t>
      </w:r>
    </w:p>
    <w:p w14:paraId="647C9F7B" w14:textId="44F70591" w:rsidR="00800EC3" w:rsidRPr="00EE0D57" w:rsidRDefault="00EE0D57" w:rsidP="00EE0D57">
      <w:pPr>
        <w:rPr>
          <w:rFonts w:ascii="Times New Roman" w:hAnsi="Times New Roman" w:cs="Times New Roman"/>
          <w:sz w:val="24"/>
          <w:szCs w:val="24"/>
          <w:lang w:eastAsia="de-DE"/>
        </w:rPr>
      </w:pPr>
      <w:r>
        <w:rPr>
          <w:rFonts w:ascii="Times New Roman" w:hAnsi="Times New Roman" w:cs="Times New Roman"/>
          <w:sz w:val="24"/>
          <w:szCs w:val="24"/>
          <w:lang w:eastAsia="de-DE"/>
        </w:rPr>
        <w:t xml:space="preserve">As shown in Figure 4, </w:t>
      </w:r>
      <w:r w:rsidR="006856CB" w:rsidRPr="00EE0D57">
        <w:rPr>
          <w:rFonts w:ascii="Times New Roman" w:hAnsi="Times New Roman" w:cs="Times New Roman"/>
          <w:sz w:val="24"/>
          <w:szCs w:val="24"/>
          <w:lang w:eastAsia="de-DE"/>
        </w:rPr>
        <w:t>experienced teachers (</w:t>
      </w:r>
      <w:r w:rsidR="006856CB" w:rsidRPr="00EE0D57">
        <w:rPr>
          <w:rFonts w:ascii="Times New Roman" w:hAnsi="Times New Roman" w:cs="Times New Roman"/>
          <w:i/>
          <w:iCs/>
          <w:sz w:val="24"/>
          <w:szCs w:val="24"/>
          <w:lang w:eastAsia="de-DE"/>
        </w:rPr>
        <w:t>M</w:t>
      </w:r>
      <w:r w:rsidR="006856CB" w:rsidRPr="00EE0D57">
        <w:rPr>
          <w:rFonts w:ascii="Times New Roman" w:hAnsi="Times New Roman" w:cs="Times New Roman"/>
          <w:sz w:val="24"/>
          <w:szCs w:val="24"/>
          <w:lang w:eastAsia="de-DE"/>
        </w:rPr>
        <w:t xml:space="preserve"> = 472.25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SD</w:t>
      </w:r>
      <w:r w:rsidR="006856CB" w:rsidRPr="00EE0D57">
        <w:rPr>
          <w:rFonts w:ascii="Times New Roman" w:hAnsi="Times New Roman" w:cs="Times New Roman"/>
          <w:sz w:val="24"/>
          <w:szCs w:val="24"/>
          <w:lang w:eastAsia="de-DE"/>
        </w:rPr>
        <w:t xml:space="preserve"> = 106.08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exhibited shorter fixation durations than inexperienced participants (</w:t>
      </w:r>
      <w:r w:rsidR="006856CB" w:rsidRPr="00EE0D57">
        <w:rPr>
          <w:rFonts w:ascii="Times New Roman" w:hAnsi="Times New Roman" w:cs="Times New Roman"/>
          <w:i/>
          <w:iCs/>
          <w:sz w:val="24"/>
          <w:szCs w:val="24"/>
          <w:lang w:eastAsia="de-DE"/>
        </w:rPr>
        <w:t>M</w:t>
      </w:r>
      <w:r w:rsidR="006856CB" w:rsidRPr="00EE0D57">
        <w:rPr>
          <w:rFonts w:ascii="Times New Roman" w:hAnsi="Times New Roman" w:cs="Times New Roman"/>
          <w:sz w:val="24"/>
          <w:szCs w:val="24"/>
          <w:lang w:eastAsia="de-DE"/>
        </w:rPr>
        <w:t xml:space="preserve"> = 511.68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SD</w:t>
      </w:r>
      <w:r w:rsidR="006856CB" w:rsidRPr="00EE0D57">
        <w:rPr>
          <w:rFonts w:ascii="Times New Roman" w:hAnsi="Times New Roman" w:cs="Times New Roman"/>
          <w:sz w:val="24"/>
          <w:szCs w:val="24"/>
          <w:lang w:eastAsia="de-DE"/>
        </w:rPr>
        <w:t xml:space="preserve"> = 116.26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w:t>
      </w:r>
      <w:r>
        <w:rPr>
          <w:rFonts w:ascii="Times New Roman" w:hAnsi="Times New Roman" w:cs="Times New Roman"/>
          <w:sz w:val="24"/>
          <w:szCs w:val="24"/>
          <w:lang w:eastAsia="de-DE"/>
        </w:rPr>
        <w:t>. However,</w:t>
      </w:r>
      <w:r w:rsidR="006856CB" w:rsidRPr="00EE0D57">
        <w:rPr>
          <w:rFonts w:ascii="Times New Roman" w:hAnsi="Times New Roman" w:cs="Times New Roman"/>
          <w:sz w:val="24"/>
          <w:szCs w:val="24"/>
          <w:lang w:eastAsia="de-DE"/>
        </w:rPr>
        <w:t xml:space="preserve"> this difference was not statistically significant, </w:t>
      </w:r>
      <w:proofErr w:type="gramStart"/>
      <w:r w:rsidR="006856CB" w:rsidRPr="00EE0D57">
        <w:rPr>
          <w:rFonts w:ascii="Times New Roman" w:hAnsi="Times New Roman" w:cs="Times New Roman"/>
          <w:i/>
          <w:iCs/>
          <w:sz w:val="24"/>
          <w:szCs w:val="24"/>
          <w:lang w:eastAsia="de-DE"/>
        </w:rPr>
        <w:t>t</w:t>
      </w:r>
      <w:r w:rsidR="006856CB" w:rsidRPr="00EE0D57">
        <w:rPr>
          <w:rFonts w:ascii="Times New Roman" w:hAnsi="Times New Roman" w:cs="Times New Roman"/>
          <w:sz w:val="24"/>
          <w:szCs w:val="24"/>
          <w:lang w:eastAsia="de-DE"/>
        </w:rPr>
        <w:t>(</w:t>
      </w:r>
      <w:proofErr w:type="gramEnd"/>
      <w:r w:rsidRPr="00EE0D57">
        <w:rPr>
          <w:rFonts w:ascii="Times New Roman" w:hAnsi="Times New Roman" w:cs="Times New Roman"/>
          <w:sz w:val="24"/>
          <w:szCs w:val="24"/>
          <w:lang w:eastAsia="de-DE"/>
        </w:rPr>
        <w:t>80</w:t>
      </w:r>
      <w:r w:rsidR="006856CB" w:rsidRPr="00EE0D57">
        <w:rPr>
          <w:rFonts w:ascii="Times New Roman" w:hAnsi="Times New Roman" w:cs="Times New Roman"/>
          <w:sz w:val="24"/>
          <w:szCs w:val="24"/>
          <w:lang w:eastAsia="de-DE"/>
        </w:rPr>
        <w:t xml:space="preserve">) = </w:t>
      </w:r>
      <w:r w:rsidR="00C2396C">
        <w:rPr>
          <w:rFonts w:ascii="Times New Roman" w:hAnsi="Times New Roman" w:cs="Times New Roman"/>
          <w:sz w:val="24"/>
          <w:szCs w:val="24"/>
          <w:lang w:eastAsia="de-DE"/>
        </w:rPr>
        <w:t>–</w:t>
      </w:r>
      <w:r w:rsidRPr="00EE0D57">
        <w:rPr>
          <w:rFonts w:ascii="Times New Roman" w:hAnsi="Times New Roman" w:cs="Times New Roman"/>
          <w:sz w:val="24"/>
          <w:szCs w:val="24"/>
          <w:lang w:eastAsia="de-DE"/>
        </w:rPr>
        <w:t>1.60</w:t>
      </w:r>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p</w:t>
      </w:r>
      <w:r w:rsidR="006856CB" w:rsidRPr="00EE0D57">
        <w:rPr>
          <w:rFonts w:ascii="Times New Roman" w:hAnsi="Times New Roman" w:cs="Times New Roman"/>
          <w:sz w:val="24"/>
          <w:szCs w:val="24"/>
          <w:lang w:eastAsia="de-DE"/>
        </w:rPr>
        <w:t xml:space="preserve"> = .11, </w:t>
      </w:r>
      <w:r w:rsidR="006856CB" w:rsidRPr="00EE0D57">
        <w:rPr>
          <w:rFonts w:ascii="Times New Roman" w:hAnsi="Times New Roman" w:cs="Times New Roman"/>
          <w:i/>
          <w:iCs/>
          <w:sz w:val="24"/>
          <w:szCs w:val="24"/>
          <w:lang w:eastAsia="de-DE"/>
        </w:rPr>
        <w:t>d</w:t>
      </w:r>
      <w:r w:rsidR="006856CB" w:rsidRPr="00EE0D57">
        <w:rPr>
          <w:rFonts w:ascii="Times New Roman" w:hAnsi="Times New Roman" w:cs="Times New Roman"/>
          <w:sz w:val="24"/>
          <w:szCs w:val="24"/>
          <w:lang w:eastAsia="de-DE"/>
        </w:rPr>
        <w:t xml:space="preserve"> = </w:t>
      </w:r>
      <w:r w:rsidR="00C2396C">
        <w:rPr>
          <w:rFonts w:ascii="Times New Roman" w:hAnsi="Times New Roman" w:cs="Times New Roman"/>
          <w:sz w:val="24"/>
          <w:szCs w:val="24"/>
          <w:lang w:eastAsia="de-DE"/>
        </w:rPr>
        <w:t>–</w:t>
      </w:r>
      <w:r w:rsidR="006856CB" w:rsidRPr="00EE0D57">
        <w:rPr>
          <w:rFonts w:ascii="Times New Roman" w:hAnsi="Times New Roman" w:cs="Times New Roman"/>
          <w:sz w:val="24"/>
          <w:szCs w:val="24"/>
          <w:lang w:eastAsia="de-DE"/>
        </w:rPr>
        <w:t>0.35 (</w:t>
      </w:r>
      <w:r w:rsidRPr="00EE0D57">
        <w:rPr>
          <w:rFonts w:ascii="Times New Roman" w:hAnsi="Times New Roman" w:cs="Times New Roman"/>
          <w:sz w:val="24"/>
          <w:szCs w:val="24"/>
          <w:lang w:eastAsia="de-DE"/>
        </w:rPr>
        <w:t>small effect</w:t>
      </w:r>
      <w:r w:rsidR="006856CB" w:rsidRPr="00EE0D57">
        <w:rPr>
          <w:rFonts w:ascii="Times New Roman" w:hAnsi="Times New Roman" w:cs="Times New Roman"/>
          <w:sz w:val="24"/>
          <w:szCs w:val="24"/>
          <w:lang w:eastAsia="de-DE"/>
        </w:rPr>
        <w:t>).</w:t>
      </w:r>
    </w:p>
    <w:p w14:paraId="7034DDA9" w14:textId="3474FD19" w:rsidR="00800EC3" w:rsidRPr="00800EC3" w:rsidRDefault="00800EC3" w:rsidP="00800EC3">
      <w:pPr>
        <w:ind w:firstLine="0"/>
        <w:rPr>
          <w:rFonts w:ascii="Times New Roman" w:hAnsi="Times New Roman" w:cs="Times New Roman"/>
          <w:b/>
          <w:bCs/>
          <w:iCs/>
          <w:sz w:val="24"/>
          <w:szCs w:val="24"/>
          <w:lang w:eastAsia="de-DE"/>
        </w:rPr>
      </w:pPr>
      <w:r w:rsidRPr="00800EC3">
        <w:rPr>
          <w:rFonts w:ascii="Times New Roman" w:hAnsi="Times New Roman" w:cs="Times New Roman"/>
          <w:b/>
          <w:bCs/>
          <w:iCs/>
          <w:sz w:val="24"/>
          <w:szCs w:val="24"/>
          <w:lang w:eastAsia="de-DE"/>
        </w:rPr>
        <w:t xml:space="preserve">Figure </w:t>
      </w:r>
      <w:r>
        <w:rPr>
          <w:rFonts w:ascii="Times New Roman" w:hAnsi="Times New Roman" w:cs="Times New Roman"/>
          <w:b/>
          <w:bCs/>
          <w:iCs/>
          <w:sz w:val="24"/>
          <w:szCs w:val="24"/>
          <w:lang w:eastAsia="de-DE"/>
        </w:rPr>
        <w:t>4</w:t>
      </w:r>
    </w:p>
    <w:p w14:paraId="4447D29A" w14:textId="6267F42B" w:rsidR="00800EC3" w:rsidRDefault="006D786F" w:rsidP="00B15926">
      <w:pPr>
        <w:ind w:firstLine="0"/>
        <w:rPr>
          <w:rFonts w:ascii="Times New Roman" w:hAnsi="Times New Roman" w:cs="Times New Roman"/>
          <w:bCs/>
          <w:iCs/>
          <w:sz w:val="24"/>
          <w:szCs w:val="24"/>
          <w:lang w:eastAsia="de-DE"/>
        </w:rPr>
      </w:pPr>
      <w:r>
        <w:rPr>
          <w:rFonts w:ascii="Times New Roman" w:hAnsi="Times New Roman" w:cs="Times New Roman"/>
          <w:bCs/>
          <w:i/>
          <w:iCs/>
          <w:sz w:val="24"/>
          <w:szCs w:val="24"/>
          <w:lang w:eastAsia="de-DE"/>
        </w:rPr>
        <w:lastRenderedPageBreak/>
        <w:t>Average Fixation Duration</w:t>
      </w:r>
      <w:r w:rsidRPr="006D786F">
        <w:rPr>
          <w:rFonts w:ascii="Times New Roman" w:hAnsi="Times New Roman" w:cs="Times New Roman"/>
          <w:bCs/>
          <w:i/>
          <w:iCs/>
          <w:sz w:val="24"/>
          <w:szCs w:val="24"/>
          <w:lang w:eastAsia="de-DE"/>
        </w:rPr>
        <w:t xml:space="preserve"> </w:t>
      </w:r>
      <w:r>
        <w:rPr>
          <w:rFonts w:ascii="Times New Roman" w:hAnsi="Times New Roman" w:cs="Times New Roman"/>
          <w:bCs/>
          <w:i/>
          <w:iCs/>
          <w:sz w:val="24"/>
          <w:szCs w:val="24"/>
          <w:lang w:eastAsia="de-DE"/>
        </w:rPr>
        <w:t xml:space="preserve">in Milliseconds </w:t>
      </w:r>
      <w:r w:rsidRPr="006D786F">
        <w:rPr>
          <w:rFonts w:ascii="Times New Roman" w:hAnsi="Times New Roman" w:cs="Times New Roman"/>
          <w:bCs/>
          <w:i/>
          <w:iCs/>
          <w:sz w:val="24"/>
          <w:szCs w:val="24"/>
          <w:lang w:eastAsia="de-DE"/>
        </w:rPr>
        <w:t>in the Micro-Teaching Unit for Experienced and Inexperienced Teachers</w:t>
      </w:r>
    </w:p>
    <w:p w14:paraId="4383CA17" w14:textId="082D0E9E" w:rsidR="00C03BB8" w:rsidRDefault="00C03BB8" w:rsidP="00B15926">
      <w:pPr>
        <w:ind w:firstLine="0"/>
        <w:rPr>
          <w:rFonts w:ascii="Times New Roman" w:hAnsi="Times New Roman" w:cs="Times New Roman"/>
          <w:bCs/>
          <w:iCs/>
          <w:sz w:val="24"/>
          <w:szCs w:val="24"/>
          <w:lang w:eastAsia="de-DE"/>
        </w:rPr>
      </w:pPr>
      <w:r>
        <w:rPr>
          <w:rFonts w:ascii="Times New Roman" w:hAnsi="Times New Roman" w:cs="Times New Roman"/>
          <w:bCs/>
          <w:iCs/>
          <w:noProof/>
          <w:sz w:val="24"/>
          <w:szCs w:val="24"/>
          <w:lang w:eastAsia="de-DE"/>
        </w:rPr>
        <w:drawing>
          <wp:inline distT="0" distB="0" distL="0" distR="0" wp14:anchorId="21E165F5" wp14:editId="598E8581">
            <wp:extent cx="5943600" cy="35693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3569335"/>
                    </a:xfrm>
                    <a:prstGeom prst="rect">
                      <a:avLst/>
                    </a:prstGeom>
                  </pic:spPr>
                </pic:pic>
              </a:graphicData>
            </a:graphic>
          </wp:inline>
        </w:drawing>
      </w:r>
    </w:p>
    <w:p w14:paraId="1ED2B84A" w14:textId="50278BC1" w:rsidR="00E27588" w:rsidRPr="00BA6C2B" w:rsidRDefault="006D786F" w:rsidP="00BA6C2B">
      <w:pPr>
        <w:spacing w:after="120" w:line="360" w:lineRule="auto"/>
        <w:ind w:firstLine="0"/>
        <w:rPr>
          <w:rFonts w:ascii="Times New Roman" w:hAnsi="Times New Roman" w:cs="Times New Roman"/>
          <w:bCs/>
          <w:iCs/>
          <w:szCs w:val="22"/>
          <w:lang w:eastAsia="de-DE"/>
        </w:rPr>
      </w:pPr>
      <w:r w:rsidRPr="006D786F">
        <w:rPr>
          <w:rFonts w:ascii="Times New Roman" w:hAnsi="Times New Roman" w:cs="Times New Roman"/>
          <w:bCs/>
          <w:i/>
          <w:iCs/>
          <w:szCs w:val="22"/>
          <w:lang w:eastAsia="de-DE"/>
        </w:rPr>
        <w:t>Note</w:t>
      </w:r>
      <w:r w:rsidRPr="006D786F">
        <w:rPr>
          <w:rFonts w:ascii="Times New Roman" w:hAnsi="Times New Roman" w:cs="Times New Roman"/>
          <w:bCs/>
          <w:iCs/>
          <w:szCs w:val="22"/>
          <w:lang w:eastAsia="de-DE"/>
        </w:rPr>
        <w:t xml:space="preserve">. </w:t>
      </w:r>
      <w:r w:rsidRPr="00EE0D57">
        <w:rPr>
          <w:rFonts w:ascii="Times New Roman" w:hAnsi="Times New Roman" w:cs="Times New Roman"/>
          <w:bCs/>
          <w:iCs/>
          <w:szCs w:val="22"/>
          <w:lang w:eastAsia="de-DE"/>
        </w:rPr>
        <w:t>Average</w:t>
      </w:r>
      <w:r w:rsidRPr="006D786F">
        <w:rPr>
          <w:rFonts w:ascii="Times New Roman" w:hAnsi="Times New Roman" w:cs="Times New Roman"/>
          <w:bCs/>
          <w:iCs/>
          <w:szCs w:val="22"/>
          <w:lang w:eastAsia="de-DE"/>
        </w:rPr>
        <w:t xml:space="preserve"> fixation</w:t>
      </w:r>
      <w:r w:rsidRPr="00EE0D57">
        <w:rPr>
          <w:rFonts w:ascii="Times New Roman" w:hAnsi="Times New Roman" w:cs="Times New Roman"/>
          <w:bCs/>
          <w:iCs/>
          <w:szCs w:val="22"/>
          <w:lang w:eastAsia="de-DE"/>
        </w:rPr>
        <w:t xml:space="preserve"> duration in milliseconds</w:t>
      </w:r>
      <w:r w:rsidRPr="006D786F">
        <w:rPr>
          <w:rFonts w:ascii="Times New Roman" w:hAnsi="Times New Roman" w:cs="Times New Roman"/>
          <w:bCs/>
          <w:iCs/>
          <w:szCs w:val="22"/>
          <w:lang w:eastAsia="de-DE"/>
        </w:rPr>
        <w:t xml:space="preserve"> in the micro-teaching unit for 40 experienced and 42 inexperienced participants. The boxplot displays the median (bold line), interquartile range (box spanning the 25th to 75th percentiles), whiskers extending to 1.5 times the interquartile range, and individual data points (dots). The blue "X" indicates the group mean, while the black error bars represent the standard deviation.</w:t>
      </w:r>
    </w:p>
    <w:p w14:paraId="5A3481DB" w14:textId="78F262A5" w:rsidR="002A4450" w:rsidRDefault="002A4450" w:rsidP="002A4450">
      <w:pPr>
        <w:rPr>
          <w:rFonts w:ascii="Times New Roman" w:hAnsi="Times New Roman" w:cs="Times New Roman"/>
          <w:sz w:val="24"/>
          <w:szCs w:val="24"/>
          <w:lang w:eastAsia="de-DE"/>
        </w:rPr>
      </w:pPr>
      <w:r w:rsidRPr="002A4450">
        <w:rPr>
          <w:rFonts w:ascii="Times New Roman" w:hAnsi="Times New Roman" w:cs="Times New Roman"/>
          <w:sz w:val="24"/>
          <w:szCs w:val="24"/>
          <w:lang w:eastAsia="de-DE"/>
        </w:rPr>
        <w:t xml:space="preserve">As depicted in Figure </w:t>
      </w:r>
      <w:r w:rsidR="00FA793B">
        <w:rPr>
          <w:rFonts w:ascii="Times New Roman" w:hAnsi="Times New Roman" w:cs="Times New Roman"/>
          <w:sz w:val="24"/>
          <w:szCs w:val="24"/>
          <w:lang w:eastAsia="de-DE"/>
        </w:rPr>
        <w:t>5</w:t>
      </w:r>
      <w:r w:rsidRPr="002A4450">
        <w:rPr>
          <w:rFonts w:ascii="Times New Roman" w:hAnsi="Times New Roman" w:cs="Times New Roman"/>
          <w:sz w:val="24"/>
          <w:szCs w:val="24"/>
          <w:lang w:eastAsia="de-DE"/>
        </w:rPr>
        <w:t xml:space="preserve">, inexperienced </w:t>
      </w:r>
      <w:r w:rsidR="00FA793B">
        <w:rPr>
          <w:rFonts w:ascii="Times New Roman" w:hAnsi="Times New Roman" w:cs="Times New Roman"/>
          <w:sz w:val="24"/>
          <w:szCs w:val="24"/>
          <w:lang w:eastAsia="de-DE"/>
        </w:rPr>
        <w:t>teachers</w:t>
      </w:r>
      <w:r w:rsidRPr="002A4450">
        <w:rPr>
          <w:rFonts w:ascii="Times New Roman" w:hAnsi="Times New Roman" w:cs="Times New Roman"/>
          <w:sz w:val="24"/>
          <w:szCs w:val="24"/>
          <w:lang w:eastAsia="de-DE"/>
        </w:rPr>
        <w:t xml:space="preserve"> </w:t>
      </w:r>
      <w:r w:rsidR="00C2396C">
        <w:rPr>
          <w:rFonts w:ascii="Times New Roman" w:hAnsi="Times New Roman" w:cs="Times New Roman"/>
          <w:sz w:val="24"/>
          <w:szCs w:val="24"/>
          <w:lang w:eastAsia="de-DE"/>
        </w:rPr>
        <w:t>(</w:t>
      </w:r>
      <w:r w:rsidR="00C2396C" w:rsidRPr="00FA793B">
        <w:rPr>
          <w:rFonts w:ascii="Times New Roman" w:hAnsi="Times New Roman" w:cs="Times New Roman"/>
          <w:i/>
          <w:iCs/>
          <w:sz w:val="24"/>
          <w:szCs w:val="24"/>
          <w:lang w:eastAsia="de-DE"/>
        </w:rPr>
        <w:t>M</w:t>
      </w:r>
      <w:r w:rsidR="00C2396C">
        <w:rPr>
          <w:rFonts w:ascii="Times New Roman" w:hAnsi="Times New Roman" w:cs="Times New Roman"/>
          <w:i/>
          <w:iCs/>
          <w:sz w:val="24"/>
          <w:szCs w:val="24"/>
          <w:lang w:eastAsia="de-DE"/>
        </w:rPr>
        <w:t xml:space="preserve"> </w:t>
      </w:r>
      <w:r w:rsidR="00C2396C"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00C2396C" w:rsidRPr="002A4450">
        <w:rPr>
          <w:rFonts w:ascii="Times New Roman" w:hAnsi="Times New Roman" w:cs="Times New Roman"/>
          <w:sz w:val="24"/>
          <w:szCs w:val="24"/>
          <w:lang w:eastAsia="de-DE"/>
        </w:rPr>
        <w:t>6.08</w:t>
      </w:r>
      <w:r w:rsidR="00C2396C">
        <w:rPr>
          <w:rFonts w:ascii="Times New Roman" w:hAnsi="Times New Roman" w:cs="Times New Roman"/>
          <w:sz w:val="24"/>
          <w:szCs w:val="24"/>
          <w:lang w:eastAsia="de-DE"/>
        </w:rPr>
        <w:t xml:space="preserve">, </w:t>
      </w:r>
      <w:r w:rsidR="00C2396C" w:rsidRPr="00FA793B">
        <w:rPr>
          <w:rFonts w:ascii="Times New Roman" w:hAnsi="Times New Roman" w:cs="Times New Roman"/>
          <w:i/>
          <w:iCs/>
          <w:sz w:val="24"/>
          <w:szCs w:val="24"/>
          <w:lang w:eastAsia="de-DE"/>
        </w:rPr>
        <w:t>SD</w:t>
      </w:r>
      <w:r w:rsidR="00C2396C" w:rsidRPr="002A4450">
        <w:rPr>
          <w:rFonts w:ascii="Times New Roman" w:hAnsi="Times New Roman" w:cs="Times New Roman"/>
          <w:sz w:val="24"/>
          <w:szCs w:val="24"/>
          <w:lang w:eastAsia="de-DE"/>
        </w:rPr>
        <w:t xml:space="preserve"> = 2.15) </w:t>
      </w:r>
      <w:r w:rsidRPr="002A4450">
        <w:rPr>
          <w:rFonts w:ascii="Times New Roman" w:hAnsi="Times New Roman" w:cs="Times New Roman"/>
          <w:sz w:val="24"/>
          <w:szCs w:val="24"/>
          <w:lang w:eastAsia="de-DE"/>
        </w:rPr>
        <w:t>had a slightly higher GRI</w:t>
      </w:r>
      <w:r w:rsidR="00FA793B">
        <w:rPr>
          <w:rFonts w:ascii="Times New Roman" w:hAnsi="Times New Roman" w:cs="Times New Roman"/>
          <w:sz w:val="24"/>
          <w:szCs w:val="24"/>
          <w:lang w:eastAsia="de-DE"/>
        </w:rPr>
        <w:t xml:space="preserve"> values </w:t>
      </w:r>
      <w:r w:rsidR="00C2396C">
        <w:rPr>
          <w:rFonts w:ascii="Times New Roman" w:hAnsi="Times New Roman" w:cs="Times New Roman"/>
          <w:sz w:val="24"/>
          <w:szCs w:val="24"/>
          <w:lang w:eastAsia="de-DE"/>
        </w:rPr>
        <w:t xml:space="preserve">for the entire micro-teaching unit </w:t>
      </w:r>
      <w:r w:rsidRPr="002A4450">
        <w:rPr>
          <w:rFonts w:ascii="Times New Roman" w:hAnsi="Times New Roman" w:cs="Times New Roman"/>
          <w:sz w:val="24"/>
          <w:szCs w:val="24"/>
          <w:lang w:eastAsia="de-DE"/>
        </w:rPr>
        <w:t xml:space="preserve">compared to experienced </w:t>
      </w:r>
      <w:r w:rsidR="00FA793B">
        <w:rPr>
          <w:rFonts w:ascii="Times New Roman" w:hAnsi="Times New Roman" w:cs="Times New Roman"/>
          <w:sz w:val="24"/>
          <w:szCs w:val="24"/>
          <w:lang w:eastAsia="de-DE"/>
        </w:rPr>
        <w:t>teachers</w:t>
      </w:r>
      <w:r w:rsidRPr="002A4450">
        <w:rPr>
          <w:rFonts w:ascii="Times New Roman" w:hAnsi="Times New Roman" w:cs="Times New Roman"/>
          <w:sz w:val="24"/>
          <w:szCs w:val="24"/>
          <w:lang w:eastAsia="de-DE"/>
        </w:rPr>
        <w:t xml:space="preserve"> (</w:t>
      </w:r>
      <w:r w:rsidRPr="00C2396C">
        <w:rPr>
          <w:rFonts w:ascii="Times New Roman" w:hAnsi="Times New Roman" w:cs="Times New Roman"/>
          <w:i/>
          <w:iCs/>
          <w:sz w:val="24"/>
          <w:szCs w:val="24"/>
          <w:lang w:eastAsia="de-DE"/>
        </w:rPr>
        <w:t>M</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5.32</w:t>
      </w:r>
      <w:r w:rsidR="00C2396C">
        <w:rPr>
          <w:rFonts w:ascii="Times New Roman" w:hAnsi="Times New Roman" w:cs="Times New Roman"/>
          <w:sz w:val="24"/>
          <w:szCs w:val="24"/>
          <w:lang w:eastAsia="de-DE"/>
        </w:rPr>
        <w:t xml:space="preserve">, </w:t>
      </w:r>
      <w:r w:rsidRPr="00C2396C">
        <w:rPr>
          <w:rFonts w:ascii="Times New Roman" w:hAnsi="Times New Roman" w:cs="Times New Roman"/>
          <w:i/>
          <w:iCs/>
          <w:sz w:val="24"/>
          <w:szCs w:val="24"/>
          <w:lang w:eastAsia="de-DE"/>
        </w:rPr>
        <w:t>SD</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2.21). However, this difference was not statistically significant, </w:t>
      </w:r>
      <w:proofErr w:type="gramStart"/>
      <w:r w:rsidRPr="00C2396C">
        <w:rPr>
          <w:rFonts w:ascii="Times New Roman" w:hAnsi="Times New Roman" w:cs="Times New Roman"/>
          <w:i/>
          <w:iCs/>
          <w:sz w:val="24"/>
          <w:szCs w:val="24"/>
          <w:lang w:eastAsia="de-DE"/>
        </w:rPr>
        <w:t>t</w:t>
      </w:r>
      <w:r w:rsidRPr="002A4450">
        <w:rPr>
          <w:rFonts w:ascii="Times New Roman" w:hAnsi="Times New Roman" w:cs="Times New Roman"/>
          <w:sz w:val="24"/>
          <w:szCs w:val="24"/>
          <w:lang w:eastAsia="de-DE"/>
        </w:rPr>
        <w:t>(</w:t>
      </w:r>
      <w:proofErr w:type="gramEnd"/>
      <w:r w:rsidRPr="002A4450">
        <w:rPr>
          <w:rFonts w:ascii="Times New Roman" w:hAnsi="Times New Roman" w:cs="Times New Roman"/>
          <w:sz w:val="24"/>
          <w:szCs w:val="24"/>
          <w:lang w:eastAsia="de-DE"/>
        </w:rPr>
        <w:t>80)</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−1.58, </w:t>
      </w:r>
      <w:r w:rsidRPr="00C2396C">
        <w:rPr>
          <w:rFonts w:ascii="Times New Roman" w:hAnsi="Times New Roman" w:cs="Times New Roman"/>
          <w:i/>
          <w:iCs/>
          <w:sz w:val="24"/>
          <w:szCs w:val="24"/>
          <w:lang w:eastAsia="de-DE"/>
        </w:rPr>
        <w:t>p</w:t>
      </w:r>
      <w:r w:rsidR="001F1EF2">
        <w:rPr>
          <w:rFonts w:ascii="Times New Roman" w:hAnsi="Times New Roman" w:cs="Times New Roman"/>
          <w:i/>
          <w:iCs/>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.12, </w:t>
      </w:r>
      <w:r w:rsidRPr="00C2396C">
        <w:rPr>
          <w:rFonts w:ascii="Times New Roman" w:hAnsi="Times New Roman" w:cs="Times New Roman"/>
          <w:i/>
          <w:iCs/>
          <w:sz w:val="24"/>
          <w:szCs w:val="24"/>
          <w:lang w:eastAsia="de-DE"/>
        </w:rPr>
        <w:t>d</w:t>
      </w:r>
      <w:r w:rsidR="001F1EF2">
        <w:rPr>
          <w:rFonts w:ascii="Times New Roman" w:hAnsi="Times New Roman" w:cs="Times New Roman"/>
          <w:i/>
          <w:iCs/>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−0.35 (small effect).</w:t>
      </w:r>
    </w:p>
    <w:p w14:paraId="3C56636B" w14:textId="77A1762A" w:rsidR="00B364E1" w:rsidRDefault="00B364E1" w:rsidP="00C52429">
      <w:pPr>
        <w:ind w:firstLine="0"/>
        <w:rPr>
          <w:rFonts w:ascii="Times New Roman" w:hAnsi="Times New Roman" w:cs="Times New Roman"/>
          <w:b/>
          <w:bCs/>
          <w:sz w:val="24"/>
          <w:szCs w:val="24"/>
          <w:lang w:eastAsia="de-DE"/>
        </w:rPr>
      </w:pPr>
      <w:r w:rsidRPr="00B364E1">
        <w:rPr>
          <w:rFonts w:ascii="Times New Roman" w:hAnsi="Times New Roman" w:cs="Times New Roman"/>
          <w:b/>
          <w:bCs/>
          <w:sz w:val="24"/>
          <w:szCs w:val="24"/>
          <w:lang w:eastAsia="de-DE"/>
        </w:rPr>
        <w:t>Figure 5</w:t>
      </w:r>
    </w:p>
    <w:p w14:paraId="6D4E622C" w14:textId="5D9EAA6E" w:rsidR="00B364E1" w:rsidRPr="002C12EB" w:rsidRDefault="002C12EB" w:rsidP="00C52429">
      <w:pPr>
        <w:ind w:firstLine="0"/>
        <w:rPr>
          <w:rFonts w:ascii="Times New Roman" w:hAnsi="Times New Roman" w:cs="Times New Roman"/>
          <w:bCs/>
          <w:i/>
          <w:iCs/>
          <w:sz w:val="24"/>
          <w:szCs w:val="24"/>
          <w:lang w:eastAsia="de-DE"/>
        </w:rPr>
      </w:pPr>
      <w:r w:rsidRPr="002C12EB">
        <w:rPr>
          <w:rFonts w:ascii="Times New Roman" w:hAnsi="Times New Roman" w:cs="Times New Roman"/>
          <w:bCs/>
          <w:i/>
          <w:iCs/>
          <w:sz w:val="24"/>
          <w:szCs w:val="24"/>
          <w:lang w:eastAsia="de-DE"/>
        </w:rPr>
        <w:t>Gaze Relational Index (GRI) in the Micro-Teaching Unit</w:t>
      </w:r>
      <w:r w:rsidR="00170C89">
        <w:rPr>
          <w:rFonts w:ascii="Times New Roman" w:hAnsi="Times New Roman" w:cs="Times New Roman"/>
          <w:bCs/>
          <w:i/>
          <w:iCs/>
          <w:sz w:val="24"/>
          <w:szCs w:val="24"/>
          <w:lang w:eastAsia="de-DE"/>
        </w:rPr>
        <w:t xml:space="preserve"> </w:t>
      </w:r>
      <w:r w:rsidR="00170C89" w:rsidRPr="00170C89">
        <w:rPr>
          <w:rFonts w:ascii="Times New Roman" w:hAnsi="Times New Roman" w:cs="Times New Roman"/>
          <w:bCs/>
          <w:i/>
          <w:iCs/>
          <w:sz w:val="24"/>
          <w:szCs w:val="24"/>
          <w:lang w:eastAsia="de-DE"/>
        </w:rPr>
        <w:t>for Experienced and Inexperienced Teachers</w:t>
      </w:r>
    </w:p>
    <w:p w14:paraId="1CD8C012" w14:textId="35D67618" w:rsidR="00E27588" w:rsidRDefault="00E27588" w:rsidP="00E27588">
      <w:pPr>
        <w:ind w:firstLine="0"/>
        <w:rPr>
          <w:rFonts w:ascii="Times New Roman" w:hAnsi="Times New Roman" w:cs="Times New Roman"/>
          <w:sz w:val="24"/>
          <w:szCs w:val="24"/>
          <w:lang w:eastAsia="de-DE"/>
        </w:rPr>
      </w:pPr>
      <w:r>
        <w:rPr>
          <w:rFonts w:ascii="Times New Roman" w:hAnsi="Times New Roman" w:cs="Times New Roman"/>
          <w:noProof/>
          <w:sz w:val="24"/>
          <w:szCs w:val="24"/>
          <w:lang w:eastAsia="de-DE"/>
        </w:rPr>
        <w:lastRenderedPageBreak/>
        <w:drawing>
          <wp:inline distT="0" distB="0" distL="0" distR="0" wp14:anchorId="7F7D56D9" wp14:editId="697C972A">
            <wp:extent cx="5943600" cy="35693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3569335"/>
                    </a:xfrm>
                    <a:prstGeom prst="rect">
                      <a:avLst/>
                    </a:prstGeom>
                  </pic:spPr>
                </pic:pic>
              </a:graphicData>
            </a:graphic>
          </wp:inline>
        </w:drawing>
      </w:r>
    </w:p>
    <w:p w14:paraId="6EA11379" w14:textId="1C5D7329" w:rsidR="00776A73" w:rsidRPr="006813D5" w:rsidRDefault="00BB7F90" w:rsidP="00C52429">
      <w:pPr>
        <w:spacing w:after="120" w:line="360" w:lineRule="auto"/>
        <w:ind w:firstLine="0"/>
        <w:rPr>
          <w:rFonts w:ascii="Times New Roman" w:hAnsi="Times New Roman" w:cs="Times New Roman"/>
          <w:szCs w:val="22"/>
          <w:lang w:eastAsia="de-DE"/>
        </w:rPr>
      </w:pPr>
      <w:r w:rsidRPr="00BB7F90">
        <w:rPr>
          <w:rFonts w:ascii="Times New Roman" w:hAnsi="Times New Roman" w:cs="Times New Roman"/>
          <w:i/>
          <w:iCs/>
          <w:szCs w:val="22"/>
          <w:lang w:eastAsia="de-DE"/>
        </w:rPr>
        <w:t>Note.</w:t>
      </w:r>
      <w:r w:rsidRPr="00BB7F90">
        <w:rPr>
          <w:rFonts w:ascii="Times New Roman" w:hAnsi="Times New Roman" w:cs="Times New Roman"/>
          <w:szCs w:val="22"/>
          <w:lang w:eastAsia="de-DE"/>
        </w:rPr>
        <w:t xml:space="preserve"> The Gaze Relational Index (GRI) is calculated as the ratio of the average fixation duration to the number of fixations per minute. The boxplots represent the interquartile range and the median (bold line), with whiskers extending to 1.5 times the interquartile range. Individual data points are displayed as dots</w:t>
      </w:r>
      <w:r w:rsidR="00D667B3">
        <w:rPr>
          <w:rFonts w:ascii="Times New Roman" w:hAnsi="Times New Roman" w:cs="Times New Roman"/>
          <w:szCs w:val="22"/>
          <w:lang w:eastAsia="de-DE"/>
        </w:rPr>
        <w:t xml:space="preserve"> </w:t>
      </w:r>
      <w:r w:rsidRPr="00BB7F90">
        <w:rPr>
          <w:rFonts w:ascii="Times New Roman" w:hAnsi="Times New Roman" w:cs="Times New Roman"/>
          <w:szCs w:val="22"/>
          <w:lang w:eastAsia="de-DE"/>
        </w:rPr>
        <w:t xml:space="preserve">and the blue “X” indicates the group mean. </w:t>
      </w:r>
    </w:p>
    <w:p w14:paraId="265E41D7" w14:textId="07C6F62F" w:rsidR="009728C7" w:rsidRPr="009728C7" w:rsidRDefault="009728C7" w:rsidP="009728C7">
      <w:pPr>
        <w:rPr>
          <w:rFonts w:ascii="Times New Roman" w:hAnsi="Times New Roman" w:cs="Times New Roman"/>
          <w:sz w:val="24"/>
          <w:szCs w:val="24"/>
          <w:lang w:eastAsia="de-DE"/>
        </w:rPr>
      </w:pPr>
      <w:r w:rsidRPr="009728C7">
        <w:rPr>
          <w:rFonts w:ascii="Times New Roman" w:hAnsi="Times New Roman" w:cs="Times New Roman"/>
          <w:sz w:val="24"/>
          <w:szCs w:val="24"/>
          <w:lang w:eastAsia="de-DE"/>
        </w:rPr>
        <w:t xml:space="preserve">As shown in Figure </w:t>
      </w:r>
      <w:r>
        <w:rPr>
          <w:rFonts w:ascii="Times New Roman" w:hAnsi="Times New Roman" w:cs="Times New Roman"/>
          <w:sz w:val="24"/>
          <w:szCs w:val="24"/>
          <w:lang w:eastAsia="de-DE"/>
        </w:rPr>
        <w:t>6</w:t>
      </w:r>
      <w:r w:rsidRPr="009728C7">
        <w:rPr>
          <w:rFonts w:ascii="Times New Roman" w:hAnsi="Times New Roman" w:cs="Times New Roman"/>
          <w:sz w:val="24"/>
          <w:szCs w:val="24"/>
          <w:lang w:eastAsia="de-DE"/>
        </w:rPr>
        <w:t>, experienced teachers (</w:t>
      </w:r>
      <w:r w:rsidRPr="009728C7">
        <w:rPr>
          <w:rFonts w:ascii="Times New Roman" w:hAnsi="Times New Roman" w:cs="Times New Roman"/>
          <w:i/>
          <w:iCs/>
          <w:sz w:val="24"/>
          <w:szCs w:val="24"/>
          <w:lang w:eastAsia="de-DE"/>
        </w:rPr>
        <w:t>M</w:t>
      </w:r>
      <w:r w:rsidRPr="009728C7">
        <w:rPr>
          <w:rFonts w:ascii="Times New Roman" w:hAnsi="Times New Roman" w:cs="Times New Roman"/>
          <w:sz w:val="24"/>
          <w:szCs w:val="24"/>
          <w:lang w:eastAsia="de-DE"/>
        </w:rPr>
        <w:t xml:space="preserve"> = 98.53, </w:t>
      </w:r>
      <w:r w:rsidRPr="009728C7">
        <w:rPr>
          <w:rFonts w:ascii="Times New Roman" w:hAnsi="Times New Roman" w:cs="Times New Roman"/>
          <w:i/>
          <w:iCs/>
          <w:sz w:val="24"/>
          <w:szCs w:val="24"/>
          <w:lang w:eastAsia="de-DE"/>
        </w:rPr>
        <w:t>SD</w:t>
      </w:r>
      <w:r w:rsidRPr="009728C7">
        <w:rPr>
          <w:rFonts w:ascii="Times New Roman" w:hAnsi="Times New Roman" w:cs="Times New Roman"/>
          <w:sz w:val="24"/>
          <w:szCs w:val="24"/>
          <w:lang w:eastAsia="de-DE"/>
        </w:rPr>
        <w:t xml:space="preserve"> = 19.06) directed their gaze toward AOI </w:t>
      </w:r>
      <w:r w:rsidRPr="009728C7">
        <w:rPr>
          <w:rFonts w:ascii="Times New Roman" w:hAnsi="Times New Roman" w:cs="Times New Roman"/>
          <w:i/>
          <w:iCs/>
          <w:sz w:val="24"/>
          <w:szCs w:val="24"/>
          <w:lang w:eastAsia="de-DE"/>
        </w:rPr>
        <w:t>Students</w:t>
      </w:r>
      <w:r w:rsidRPr="009728C7">
        <w:rPr>
          <w:rFonts w:ascii="Times New Roman" w:hAnsi="Times New Roman" w:cs="Times New Roman"/>
          <w:sz w:val="24"/>
          <w:szCs w:val="24"/>
          <w:lang w:eastAsia="de-DE"/>
        </w:rPr>
        <w:t xml:space="preserve"> more frequently than inexperienced teachers (</w:t>
      </w:r>
      <w:r w:rsidRPr="00ED41F7">
        <w:rPr>
          <w:rFonts w:ascii="Times New Roman" w:hAnsi="Times New Roman" w:cs="Times New Roman"/>
          <w:i/>
          <w:iCs/>
          <w:sz w:val="24"/>
          <w:szCs w:val="24"/>
          <w:lang w:eastAsia="de-DE"/>
        </w:rPr>
        <w:t>M</w:t>
      </w:r>
      <w:r w:rsidRPr="009728C7">
        <w:rPr>
          <w:rFonts w:ascii="Times New Roman" w:hAnsi="Times New Roman" w:cs="Times New Roman"/>
          <w:sz w:val="24"/>
          <w:szCs w:val="24"/>
          <w:lang w:eastAsia="de-DE"/>
        </w:rPr>
        <w:t xml:space="preserve"> = 91.21, </w:t>
      </w:r>
      <w:r w:rsidRPr="00ED41F7">
        <w:rPr>
          <w:rFonts w:ascii="Times New Roman" w:hAnsi="Times New Roman" w:cs="Times New Roman"/>
          <w:i/>
          <w:iCs/>
          <w:sz w:val="24"/>
          <w:szCs w:val="24"/>
          <w:lang w:eastAsia="de-DE"/>
        </w:rPr>
        <w:t>SD</w:t>
      </w:r>
      <w:r w:rsidRPr="009728C7">
        <w:rPr>
          <w:rFonts w:ascii="Times New Roman" w:hAnsi="Times New Roman" w:cs="Times New Roman"/>
          <w:sz w:val="24"/>
          <w:szCs w:val="24"/>
          <w:lang w:eastAsia="de-DE"/>
        </w:rPr>
        <w:t xml:space="preserve"> = 14.52). This difference was statistically significant, </w:t>
      </w:r>
      <w:proofErr w:type="gramStart"/>
      <w:r w:rsidRPr="0049021E">
        <w:rPr>
          <w:rFonts w:ascii="Times New Roman" w:hAnsi="Times New Roman" w:cs="Times New Roman"/>
          <w:i/>
          <w:iCs/>
          <w:sz w:val="24"/>
          <w:szCs w:val="24"/>
          <w:lang w:eastAsia="de-DE"/>
        </w:rPr>
        <w:t>t</w:t>
      </w:r>
      <w:r w:rsidRPr="009728C7">
        <w:rPr>
          <w:rFonts w:ascii="Times New Roman" w:hAnsi="Times New Roman" w:cs="Times New Roman"/>
          <w:sz w:val="24"/>
          <w:szCs w:val="24"/>
          <w:lang w:eastAsia="de-DE"/>
        </w:rPr>
        <w:t>(</w:t>
      </w:r>
      <w:proofErr w:type="gramEnd"/>
      <w:r w:rsidR="001333B9">
        <w:rPr>
          <w:rFonts w:ascii="Times New Roman" w:hAnsi="Times New Roman" w:cs="Times New Roman"/>
          <w:sz w:val="24"/>
          <w:szCs w:val="24"/>
          <w:lang w:eastAsia="de-DE"/>
        </w:rPr>
        <w:t>80</w:t>
      </w:r>
      <w:r w:rsidRPr="009728C7">
        <w:rPr>
          <w:rFonts w:ascii="Times New Roman" w:hAnsi="Times New Roman" w:cs="Times New Roman"/>
          <w:sz w:val="24"/>
          <w:szCs w:val="24"/>
          <w:lang w:eastAsia="de-DE"/>
        </w:rPr>
        <w:t xml:space="preserve">) = </w:t>
      </w:r>
      <w:r w:rsidR="001333B9" w:rsidRPr="001333B9">
        <w:rPr>
          <w:rFonts w:ascii="Times New Roman" w:hAnsi="Times New Roman" w:cs="Times New Roman"/>
          <w:sz w:val="24"/>
          <w:szCs w:val="24"/>
          <w:lang w:eastAsia="de-DE"/>
        </w:rPr>
        <w:t>1.96</w:t>
      </w:r>
      <w:r w:rsidRPr="009728C7">
        <w:rPr>
          <w:rFonts w:ascii="Times New Roman" w:hAnsi="Times New Roman" w:cs="Times New Roman"/>
          <w:sz w:val="24"/>
          <w:szCs w:val="24"/>
          <w:lang w:eastAsia="de-DE"/>
        </w:rPr>
        <w:t xml:space="preserve">, </w:t>
      </w:r>
      <w:r w:rsidRPr="00ED41F7">
        <w:rPr>
          <w:rFonts w:ascii="Times New Roman" w:hAnsi="Times New Roman" w:cs="Times New Roman"/>
          <w:i/>
          <w:iCs/>
          <w:sz w:val="24"/>
          <w:szCs w:val="24"/>
          <w:lang w:eastAsia="de-DE"/>
        </w:rPr>
        <w:t>p</w:t>
      </w:r>
      <w:r w:rsidRPr="009728C7">
        <w:rPr>
          <w:rFonts w:ascii="Times New Roman" w:hAnsi="Times New Roman" w:cs="Times New Roman"/>
          <w:sz w:val="24"/>
          <w:szCs w:val="24"/>
          <w:lang w:eastAsia="de-DE"/>
        </w:rPr>
        <w:t xml:space="preserve"> = .05, </w:t>
      </w:r>
      <w:r w:rsidRPr="00ED41F7">
        <w:rPr>
          <w:rFonts w:ascii="Times New Roman" w:hAnsi="Times New Roman" w:cs="Times New Roman"/>
          <w:i/>
          <w:iCs/>
          <w:sz w:val="24"/>
          <w:szCs w:val="24"/>
          <w:lang w:eastAsia="de-DE"/>
        </w:rPr>
        <w:t>d</w:t>
      </w:r>
      <w:r w:rsidRPr="009728C7">
        <w:rPr>
          <w:rFonts w:ascii="Times New Roman" w:hAnsi="Times New Roman" w:cs="Times New Roman"/>
          <w:sz w:val="24"/>
          <w:szCs w:val="24"/>
          <w:lang w:eastAsia="de-DE"/>
        </w:rPr>
        <w:t xml:space="preserve"> = 0.43</w:t>
      </w:r>
      <w:r w:rsidR="00ED41F7">
        <w:rPr>
          <w:rFonts w:ascii="Times New Roman" w:hAnsi="Times New Roman" w:cs="Times New Roman"/>
          <w:sz w:val="24"/>
          <w:szCs w:val="24"/>
          <w:lang w:eastAsia="de-DE"/>
        </w:rPr>
        <w:t xml:space="preserve"> (small effect size).</w:t>
      </w:r>
    </w:p>
    <w:p w14:paraId="6D9A7DFF" w14:textId="06953D53" w:rsidR="00834BAD" w:rsidRPr="00834BAD" w:rsidRDefault="00834BAD" w:rsidP="00C52429">
      <w:pPr>
        <w:spacing w:after="120"/>
        <w:ind w:firstLine="0"/>
        <w:rPr>
          <w:rFonts w:ascii="Times New Roman" w:hAnsi="Times New Roman" w:cs="Times New Roman"/>
          <w:b/>
          <w:bCs/>
          <w:sz w:val="24"/>
          <w:szCs w:val="24"/>
          <w:lang w:eastAsia="de-DE"/>
        </w:rPr>
      </w:pPr>
      <w:r w:rsidRPr="00834BAD">
        <w:rPr>
          <w:rFonts w:ascii="Times New Roman" w:hAnsi="Times New Roman" w:cs="Times New Roman"/>
          <w:b/>
          <w:bCs/>
          <w:sz w:val="24"/>
          <w:szCs w:val="24"/>
          <w:lang w:eastAsia="de-DE"/>
        </w:rPr>
        <w:t xml:space="preserve">Figure </w:t>
      </w:r>
      <w:r w:rsidRPr="00776A73">
        <w:rPr>
          <w:rFonts w:ascii="Times New Roman" w:hAnsi="Times New Roman" w:cs="Times New Roman"/>
          <w:b/>
          <w:bCs/>
          <w:sz w:val="24"/>
          <w:szCs w:val="24"/>
          <w:lang w:eastAsia="de-DE"/>
        </w:rPr>
        <w:t>6</w:t>
      </w:r>
    </w:p>
    <w:p w14:paraId="4E9B1599" w14:textId="4D4A8265" w:rsidR="00834BAD" w:rsidRPr="00776A73" w:rsidRDefault="00944F09" w:rsidP="00C52429">
      <w:pPr>
        <w:spacing w:after="120"/>
        <w:ind w:firstLine="0"/>
        <w:rPr>
          <w:rFonts w:ascii="Times New Roman" w:hAnsi="Times New Roman" w:cs="Times New Roman"/>
          <w:sz w:val="24"/>
          <w:szCs w:val="24"/>
          <w:lang w:eastAsia="de-DE"/>
        </w:rPr>
      </w:pPr>
      <w:r w:rsidRPr="00776A73">
        <w:rPr>
          <w:rFonts w:ascii="Times New Roman" w:hAnsi="Times New Roman" w:cs="Times New Roman"/>
          <w:bCs/>
          <w:i/>
          <w:iCs/>
          <w:sz w:val="24"/>
          <w:szCs w:val="24"/>
          <w:lang w:eastAsia="de-DE"/>
        </w:rPr>
        <w:t>Number of Fixations per Minute Directed at AOI Students by Experienced and Inexperienced Teachers</w:t>
      </w:r>
    </w:p>
    <w:p w14:paraId="6244E5B2" w14:textId="27B05291" w:rsidR="00BB7F90" w:rsidRDefault="00BA6C2B" w:rsidP="00BB7F90">
      <w:pPr>
        <w:spacing w:after="120" w:line="360" w:lineRule="auto"/>
        <w:ind w:firstLine="0"/>
        <w:rPr>
          <w:rFonts w:ascii="Times New Roman" w:hAnsi="Times New Roman" w:cs="Times New Roman"/>
          <w:szCs w:val="22"/>
          <w:lang w:eastAsia="de-DE"/>
        </w:rPr>
      </w:pPr>
      <w:r>
        <w:rPr>
          <w:rFonts w:ascii="Times New Roman" w:hAnsi="Times New Roman" w:cs="Times New Roman"/>
          <w:noProof/>
          <w:szCs w:val="22"/>
          <w:lang w:eastAsia="de-DE"/>
        </w:rPr>
        <w:lastRenderedPageBreak/>
        <w:drawing>
          <wp:inline distT="0" distB="0" distL="0" distR="0" wp14:anchorId="325C5839" wp14:editId="7D93E324">
            <wp:extent cx="5943600" cy="35693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3600" cy="3569335"/>
                    </a:xfrm>
                    <a:prstGeom prst="rect">
                      <a:avLst/>
                    </a:prstGeom>
                  </pic:spPr>
                </pic:pic>
              </a:graphicData>
            </a:graphic>
          </wp:inline>
        </w:drawing>
      </w:r>
    </w:p>
    <w:p w14:paraId="0EA36F5B" w14:textId="5071A0B7" w:rsidR="006813D5" w:rsidRDefault="00935426" w:rsidP="00935426">
      <w:pPr>
        <w:spacing w:after="120" w:line="360" w:lineRule="auto"/>
        <w:ind w:firstLine="0"/>
        <w:rPr>
          <w:rFonts w:ascii="Times New Roman" w:hAnsi="Times New Roman" w:cs="Times New Roman"/>
          <w:szCs w:val="22"/>
          <w:lang w:eastAsia="de-DE"/>
        </w:rPr>
      </w:pPr>
      <w:r w:rsidRPr="00935426">
        <w:rPr>
          <w:rFonts w:ascii="Times New Roman" w:hAnsi="Times New Roman" w:cs="Times New Roman"/>
          <w:i/>
          <w:iCs/>
          <w:szCs w:val="22"/>
          <w:lang w:eastAsia="de-DE"/>
        </w:rPr>
        <w:t>Note.</w:t>
      </w:r>
      <w:r w:rsidRPr="00935426">
        <w:rPr>
          <w:rFonts w:ascii="Times New Roman" w:hAnsi="Times New Roman" w:cs="Times New Roman"/>
          <w:szCs w:val="22"/>
          <w:lang w:eastAsia="de-DE"/>
        </w:rPr>
        <w:t xml:space="preserve"> The figure depicts the number of fixations per minute directed at AOI </w:t>
      </w:r>
      <w:r w:rsidRPr="00935426">
        <w:rPr>
          <w:rFonts w:ascii="Times New Roman" w:hAnsi="Times New Roman" w:cs="Times New Roman"/>
          <w:i/>
          <w:iCs/>
          <w:szCs w:val="22"/>
          <w:lang w:eastAsia="de-DE"/>
        </w:rPr>
        <w:t>Students</w:t>
      </w:r>
      <w:r w:rsidRPr="00935426">
        <w:rPr>
          <w:rFonts w:ascii="Times New Roman" w:hAnsi="Times New Roman" w:cs="Times New Roman"/>
          <w:szCs w:val="22"/>
          <w:lang w:eastAsia="de-DE"/>
        </w:rPr>
        <w:t xml:space="preserve"> by experienced and inexperienced teachers. </w:t>
      </w:r>
      <w:r w:rsidR="006A1190" w:rsidRPr="006A1190">
        <w:rPr>
          <w:rFonts w:ascii="Times New Roman" w:hAnsi="Times New Roman" w:cs="Times New Roman"/>
          <w:szCs w:val="22"/>
          <w:lang w:eastAsia="de-DE"/>
        </w:rPr>
        <w:t xml:space="preserve">The boxplots represent the interquartile range and the median (bold line), with whiskers extending to 1.5 times the interquartile range. Individual data points are displayed as dots and the blue “X” indicates the group mean. </w:t>
      </w:r>
    </w:p>
    <w:p w14:paraId="7788ACA1" w14:textId="5EC4C664" w:rsidR="0049021E" w:rsidRPr="0049021E" w:rsidRDefault="0049021E" w:rsidP="0049021E">
      <w:pPr>
        <w:rPr>
          <w:rFonts w:ascii="Times New Roman" w:hAnsi="Times New Roman" w:cs="Times New Roman"/>
          <w:sz w:val="24"/>
          <w:szCs w:val="24"/>
          <w:lang w:eastAsia="de-DE"/>
        </w:rPr>
      </w:pPr>
      <w:r>
        <w:rPr>
          <w:rFonts w:ascii="Times New Roman" w:hAnsi="Times New Roman" w:cs="Times New Roman"/>
          <w:sz w:val="24"/>
          <w:szCs w:val="24"/>
          <w:lang w:eastAsia="de-DE"/>
        </w:rPr>
        <w:t xml:space="preserve">Regarding the average duration of fixations on the AOI </w:t>
      </w:r>
      <w:r w:rsidRPr="0049021E">
        <w:rPr>
          <w:rFonts w:ascii="Times New Roman" w:hAnsi="Times New Roman" w:cs="Times New Roman"/>
          <w:i/>
          <w:iCs/>
          <w:sz w:val="24"/>
          <w:szCs w:val="24"/>
          <w:lang w:eastAsia="de-DE"/>
        </w:rPr>
        <w:t>Students</w:t>
      </w:r>
      <w:r w:rsidRPr="0049021E">
        <w:rPr>
          <w:rFonts w:ascii="Times New Roman" w:hAnsi="Times New Roman" w:cs="Times New Roman"/>
          <w:sz w:val="24"/>
          <w:szCs w:val="24"/>
          <w:lang w:eastAsia="de-DE"/>
        </w:rPr>
        <w:t>, experienced teachers (</w:t>
      </w:r>
      <w:r w:rsidRPr="0049021E">
        <w:rPr>
          <w:rFonts w:ascii="Times New Roman" w:hAnsi="Times New Roman" w:cs="Times New Roman"/>
          <w:i/>
          <w:iCs/>
          <w:sz w:val="24"/>
          <w:szCs w:val="24"/>
          <w:lang w:eastAsia="de-DE"/>
        </w:rPr>
        <w:t>M</w:t>
      </w:r>
      <w:r w:rsidRPr="0049021E">
        <w:rPr>
          <w:rFonts w:ascii="Times New Roman" w:hAnsi="Times New Roman" w:cs="Times New Roman"/>
          <w:sz w:val="24"/>
          <w:szCs w:val="24"/>
          <w:lang w:eastAsia="de-DE"/>
        </w:rPr>
        <w:t xml:space="preserve"> = 472.98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SD</w:t>
      </w:r>
      <w:r w:rsidRPr="0049021E">
        <w:rPr>
          <w:rFonts w:ascii="Times New Roman" w:hAnsi="Times New Roman" w:cs="Times New Roman"/>
          <w:sz w:val="24"/>
          <w:szCs w:val="24"/>
          <w:lang w:eastAsia="de-DE"/>
        </w:rPr>
        <w:t xml:space="preserve"> = 106.21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exhibited shorter fixation durations</w:t>
      </w:r>
      <w:r>
        <w:rPr>
          <w:rFonts w:ascii="Times New Roman" w:hAnsi="Times New Roman" w:cs="Times New Roman"/>
          <w:sz w:val="24"/>
          <w:szCs w:val="24"/>
          <w:lang w:eastAsia="de-DE"/>
        </w:rPr>
        <w:t xml:space="preserve"> </w:t>
      </w:r>
      <w:r w:rsidRPr="0049021E">
        <w:rPr>
          <w:rFonts w:ascii="Times New Roman" w:hAnsi="Times New Roman" w:cs="Times New Roman"/>
          <w:sz w:val="24"/>
          <w:szCs w:val="24"/>
          <w:lang w:eastAsia="de-DE"/>
        </w:rPr>
        <w:t>compared to inexperienced teachers (</w:t>
      </w:r>
      <w:r w:rsidRPr="0049021E">
        <w:rPr>
          <w:rFonts w:ascii="Times New Roman" w:hAnsi="Times New Roman" w:cs="Times New Roman"/>
          <w:i/>
          <w:iCs/>
          <w:sz w:val="24"/>
          <w:szCs w:val="24"/>
          <w:lang w:eastAsia="de-DE"/>
        </w:rPr>
        <w:t>M</w:t>
      </w:r>
      <w:r w:rsidRPr="0049021E">
        <w:rPr>
          <w:rFonts w:ascii="Times New Roman" w:hAnsi="Times New Roman" w:cs="Times New Roman"/>
          <w:sz w:val="24"/>
          <w:szCs w:val="24"/>
          <w:lang w:eastAsia="de-DE"/>
        </w:rPr>
        <w:t xml:space="preserve"> = 513.73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SD</w:t>
      </w:r>
      <w:r w:rsidRPr="0049021E">
        <w:rPr>
          <w:rFonts w:ascii="Times New Roman" w:hAnsi="Times New Roman" w:cs="Times New Roman"/>
          <w:sz w:val="24"/>
          <w:szCs w:val="24"/>
          <w:lang w:eastAsia="de-DE"/>
        </w:rPr>
        <w:t xml:space="preserve"> = 117.56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w:t>
      </w:r>
      <w:r w:rsidR="002425E0">
        <w:rPr>
          <w:rFonts w:ascii="Times New Roman" w:hAnsi="Times New Roman" w:cs="Times New Roman"/>
          <w:sz w:val="24"/>
          <w:szCs w:val="24"/>
          <w:lang w:eastAsia="de-DE"/>
        </w:rPr>
        <w:t xml:space="preserve"> as </w:t>
      </w:r>
      <w:r w:rsidR="002425E0" w:rsidRPr="002425E0">
        <w:rPr>
          <w:rFonts w:ascii="Times New Roman" w:hAnsi="Times New Roman" w:cs="Times New Roman"/>
          <w:sz w:val="24"/>
          <w:szCs w:val="24"/>
          <w:lang w:eastAsia="de-DE"/>
        </w:rPr>
        <w:t>shown in Figure</w:t>
      </w:r>
      <w:r w:rsidR="002425E0">
        <w:rPr>
          <w:rFonts w:ascii="Times New Roman" w:hAnsi="Times New Roman" w:cs="Times New Roman"/>
          <w:sz w:val="24"/>
          <w:szCs w:val="24"/>
          <w:lang w:eastAsia="de-DE"/>
        </w:rPr>
        <w:t xml:space="preserve"> 7</w:t>
      </w:r>
      <w:r w:rsidRPr="0049021E">
        <w:rPr>
          <w:rFonts w:ascii="Times New Roman" w:hAnsi="Times New Roman" w:cs="Times New Roman"/>
          <w:sz w:val="24"/>
          <w:szCs w:val="24"/>
          <w:lang w:eastAsia="de-DE"/>
        </w:rPr>
        <w:t xml:space="preserve">. However, this difference was not statistically significant, </w:t>
      </w:r>
      <w:proofErr w:type="gramStart"/>
      <w:r w:rsidRPr="0049021E">
        <w:rPr>
          <w:rFonts w:ascii="Times New Roman" w:hAnsi="Times New Roman" w:cs="Times New Roman"/>
          <w:i/>
          <w:iCs/>
          <w:sz w:val="24"/>
          <w:szCs w:val="24"/>
          <w:lang w:eastAsia="de-DE"/>
        </w:rPr>
        <w:t>t</w:t>
      </w:r>
      <w:r w:rsidRPr="0049021E">
        <w:rPr>
          <w:rFonts w:ascii="Times New Roman" w:hAnsi="Times New Roman" w:cs="Times New Roman"/>
          <w:sz w:val="24"/>
          <w:szCs w:val="24"/>
          <w:lang w:eastAsia="de-DE"/>
        </w:rPr>
        <w:t>(</w:t>
      </w:r>
      <w:proofErr w:type="gramEnd"/>
      <w:r>
        <w:rPr>
          <w:rFonts w:ascii="Times New Roman" w:hAnsi="Times New Roman" w:cs="Times New Roman"/>
          <w:sz w:val="24"/>
          <w:szCs w:val="24"/>
          <w:lang w:eastAsia="de-DE"/>
        </w:rPr>
        <w:t>80</w:t>
      </w:r>
      <w:r w:rsidRPr="0049021E">
        <w:rPr>
          <w:rFonts w:ascii="Times New Roman" w:hAnsi="Times New Roman" w:cs="Times New Roman"/>
          <w:sz w:val="24"/>
          <w:szCs w:val="24"/>
          <w:lang w:eastAsia="de-DE"/>
        </w:rPr>
        <w:t xml:space="preserve">) = </w:t>
      </w:r>
      <w:r w:rsidR="00F00C9A" w:rsidRPr="00F00C9A">
        <w:rPr>
          <w:rFonts w:ascii="Times New Roman" w:hAnsi="Times New Roman" w:cs="Times New Roman"/>
          <w:sz w:val="24"/>
          <w:szCs w:val="24"/>
          <w:lang w:eastAsia="de-DE"/>
        </w:rPr>
        <w:t>−1.64</w:t>
      </w:r>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p</w:t>
      </w:r>
      <w:r w:rsidRPr="0049021E">
        <w:rPr>
          <w:rFonts w:ascii="Times New Roman" w:hAnsi="Times New Roman" w:cs="Times New Roman"/>
          <w:sz w:val="24"/>
          <w:szCs w:val="24"/>
          <w:lang w:eastAsia="de-DE"/>
        </w:rPr>
        <w:t xml:space="preserve"> = .10, </w:t>
      </w:r>
      <w:r w:rsidRPr="0049021E">
        <w:rPr>
          <w:rFonts w:ascii="Times New Roman" w:hAnsi="Times New Roman" w:cs="Times New Roman"/>
          <w:i/>
          <w:iCs/>
          <w:sz w:val="24"/>
          <w:szCs w:val="24"/>
          <w:lang w:eastAsia="de-DE"/>
        </w:rPr>
        <w:t>d</w:t>
      </w:r>
      <w:r w:rsidRPr="0049021E">
        <w:rPr>
          <w:rFonts w:ascii="Times New Roman" w:hAnsi="Times New Roman" w:cs="Times New Roman"/>
          <w:sz w:val="24"/>
          <w:szCs w:val="24"/>
          <w:lang w:eastAsia="de-DE"/>
        </w:rPr>
        <w:t xml:space="preserve"> = </w:t>
      </w:r>
      <w:r w:rsidR="00F00C9A" w:rsidRPr="00F00C9A">
        <w:rPr>
          <w:rFonts w:ascii="Times New Roman" w:hAnsi="Times New Roman" w:cs="Times New Roman"/>
          <w:sz w:val="24"/>
          <w:szCs w:val="24"/>
          <w:lang w:eastAsia="de-DE"/>
        </w:rPr>
        <w:t>−</w:t>
      </w:r>
      <w:r w:rsidRPr="0049021E">
        <w:rPr>
          <w:rFonts w:ascii="Times New Roman" w:hAnsi="Times New Roman" w:cs="Times New Roman"/>
          <w:sz w:val="24"/>
          <w:szCs w:val="24"/>
          <w:lang w:eastAsia="de-DE"/>
        </w:rPr>
        <w:t>0.36</w:t>
      </w:r>
      <w:r w:rsidR="00F00C9A">
        <w:rPr>
          <w:rFonts w:ascii="Times New Roman" w:hAnsi="Times New Roman" w:cs="Times New Roman"/>
          <w:sz w:val="24"/>
          <w:szCs w:val="24"/>
          <w:lang w:eastAsia="de-DE"/>
        </w:rPr>
        <w:t xml:space="preserve"> (</w:t>
      </w:r>
      <w:r w:rsidRPr="0049021E">
        <w:rPr>
          <w:rFonts w:ascii="Times New Roman" w:hAnsi="Times New Roman" w:cs="Times New Roman"/>
          <w:sz w:val="24"/>
          <w:szCs w:val="24"/>
          <w:lang w:eastAsia="de-DE"/>
        </w:rPr>
        <w:t>small effect size</w:t>
      </w:r>
      <w:r w:rsidR="00F00C9A">
        <w:rPr>
          <w:rFonts w:ascii="Times New Roman" w:hAnsi="Times New Roman" w:cs="Times New Roman"/>
          <w:sz w:val="24"/>
          <w:szCs w:val="24"/>
          <w:lang w:eastAsia="de-DE"/>
        </w:rPr>
        <w:t>)</w:t>
      </w:r>
      <w:r w:rsidRPr="0049021E">
        <w:rPr>
          <w:rFonts w:ascii="Times New Roman" w:hAnsi="Times New Roman" w:cs="Times New Roman"/>
          <w:sz w:val="24"/>
          <w:szCs w:val="24"/>
          <w:lang w:eastAsia="de-DE"/>
        </w:rPr>
        <w:t>.</w:t>
      </w:r>
    </w:p>
    <w:p w14:paraId="4AA78AD8" w14:textId="5CB71AB6" w:rsidR="00814E58" w:rsidRDefault="006813D5" w:rsidP="00814E58">
      <w:pPr>
        <w:spacing w:after="120"/>
        <w:ind w:firstLine="0"/>
        <w:rPr>
          <w:rFonts w:ascii="Times New Roman" w:hAnsi="Times New Roman" w:cs="Times New Roman"/>
          <w:b/>
          <w:bCs/>
          <w:sz w:val="24"/>
          <w:szCs w:val="24"/>
          <w:lang w:eastAsia="de-DE"/>
        </w:rPr>
      </w:pPr>
      <w:r w:rsidRPr="006813D5">
        <w:rPr>
          <w:rFonts w:ascii="Times New Roman" w:hAnsi="Times New Roman" w:cs="Times New Roman"/>
          <w:b/>
          <w:bCs/>
          <w:sz w:val="24"/>
          <w:szCs w:val="24"/>
          <w:lang w:eastAsia="de-DE"/>
        </w:rPr>
        <w:t xml:space="preserve">Figure </w:t>
      </w:r>
      <w:r>
        <w:rPr>
          <w:rFonts w:ascii="Times New Roman" w:hAnsi="Times New Roman" w:cs="Times New Roman"/>
          <w:b/>
          <w:bCs/>
          <w:sz w:val="24"/>
          <w:szCs w:val="24"/>
          <w:lang w:eastAsia="de-DE"/>
        </w:rPr>
        <w:t>7</w:t>
      </w:r>
    </w:p>
    <w:p w14:paraId="73497121" w14:textId="77777777" w:rsidR="00814E58" w:rsidRDefault="00814E58" w:rsidP="00814E58">
      <w:pPr>
        <w:spacing w:after="120"/>
        <w:ind w:firstLine="0"/>
        <w:rPr>
          <w:rFonts w:ascii="Times New Roman" w:hAnsi="Times New Roman" w:cs="Times New Roman"/>
          <w:bCs/>
          <w:i/>
          <w:iCs/>
          <w:sz w:val="24"/>
          <w:szCs w:val="24"/>
          <w:lang w:eastAsia="de-DE"/>
        </w:rPr>
      </w:pPr>
      <w:r w:rsidRPr="00814E58">
        <w:rPr>
          <w:rFonts w:ascii="Times New Roman" w:hAnsi="Times New Roman" w:cs="Times New Roman"/>
          <w:bCs/>
          <w:i/>
          <w:iCs/>
          <w:sz w:val="24"/>
          <w:szCs w:val="24"/>
          <w:lang w:eastAsia="de-DE"/>
        </w:rPr>
        <w:t>Average Fixation Duration Directed at AOI Students by Experienced and Inexperienced Teachers.</w:t>
      </w:r>
    </w:p>
    <w:p w14:paraId="5C910ED2" w14:textId="77777777" w:rsidR="006A1190" w:rsidRDefault="006A1190" w:rsidP="00814E58">
      <w:pPr>
        <w:spacing w:after="120"/>
        <w:ind w:firstLine="0"/>
        <w:rPr>
          <w:rFonts w:ascii="Times New Roman" w:hAnsi="Times New Roman" w:cs="Times New Roman"/>
          <w:b/>
          <w:bCs/>
          <w:sz w:val="24"/>
          <w:szCs w:val="24"/>
          <w:lang w:eastAsia="de-DE"/>
        </w:rPr>
      </w:pPr>
    </w:p>
    <w:p w14:paraId="450A71BD" w14:textId="77777777" w:rsidR="006A1190" w:rsidRDefault="006A1190" w:rsidP="00814E58">
      <w:pPr>
        <w:spacing w:after="120"/>
        <w:ind w:firstLine="0"/>
        <w:rPr>
          <w:rFonts w:ascii="Times New Roman" w:hAnsi="Times New Roman" w:cs="Times New Roman"/>
          <w:b/>
          <w:bCs/>
          <w:sz w:val="24"/>
          <w:szCs w:val="24"/>
          <w:lang w:eastAsia="de-DE"/>
        </w:rPr>
      </w:pPr>
    </w:p>
    <w:p w14:paraId="2F42E453" w14:textId="04AF6559" w:rsidR="008E206C" w:rsidRPr="00814E58" w:rsidRDefault="008E206C" w:rsidP="00814E58">
      <w:pPr>
        <w:spacing w:after="120"/>
        <w:ind w:firstLine="0"/>
        <w:rPr>
          <w:rFonts w:ascii="Times New Roman" w:hAnsi="Times New Roman" w:cs="Times New Roman"/>
          <w:b/>
          <w:bCs/>
          <w:sz w:val="24"/>
          <w:szCs w:val="24"/>
          <w:lang w:eastAsia="de-DE"/>
        </w:rPr>
      </w:pPr>
      <w:r>
        <w:rPr>
          <w:rFonts w:ascii="Times New Roman" w:hAnsi="Times New Roman" w:cs="Times New Roman"/>
          <w:noProof/>
          <w:szCs w:val="22"/>
          <w:lang w:eastAsia="de-DE"/>
        </w:rPr>
        <w:lastRenderedPageBreak/>
        <w:drawing>
          <wp:inline distT="0" distB="0" distL="0" distR="0" wp14:anchorId="6824C93C" wp14:editId="5805647F">
            <wp:extent cx="5943600" cy="35693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943600" cy="3569335"/>
                    </a:xfrm>
                    <a:prstGeom prst="rect">
                      <a:avLst/>
                    </a:prstGeom>
                  </pic:spPr>
                </pic:pic>
              </a:graphicData>
            </a:graphic>
          </wp:inline>
        </w:drawing>
      </w:r>
    </w:p>
    <w:p w14:paraId="6FB31181" w14:textId="38D0F80E" w:rsidR="006A1190" w:rsidRDefault="006A1190" w:rsidP="006842ED">
      <w:pPr>
        <w:spacing w:after="120" w:line="360" w:lineRule="auto"/>
        <w:ind w:firstLine="0"/>
        <w:rPr>
          <w:rFonts w:ascii="Times New Roman" w:hAnsi="Times New Roman" w:cs="Times New Roman"/>
          <w:color w:val="DBDBDB" w:themeColor="accent3" w:themeTint="66"/>
          <w:sz w:val="24"/>
          <w:szCs w:val="24"/>
          <w:lang w:eastAsia="de-DE"/>
        </w:rPr>
      </w:pPr>
      <w:r w:rsidRPr="006A1190">
        <w:rPr>
          <w:rFonts w:ascii="Times New Roman" w:hAnsi="Times New Roman" w:cs="Times New Roman"/>
          <w:i/>
          <w:iCs/>
          <w:szCs w:val="22"/>
          <w:lang w:eastAsia="de-DE"/>
        </w:rPr>
        <w:t>Note.</w:t>
      </w:r>
      <w:r w:rsidRPr="006A1190">
        <w:rPr>
          <w:rFonts w:ascii="Times New Roman" w:hAnsi="Times New Roman" w:cs="Times New Roman"/>
          <w:szCs w:val="22"/>
          <w:lang w:eastAsia="de-DE"/>
        </w:rPr>
        <w:t xml:space="preserve"> The figure depicts the average fixation duration (in milliseconds) directed at AOI </w:t>
      </w:r>
      <w:r w:rsidRPr="006A1190">
        <w:rPr>
          <w:rFonts w:ascii="Times New Roman" w:hAnsi="Times New Roman" w:cs="Times New Roman"/>
          <w:i/>
          <w:iCs/>
          <w:szCs w:val="22"/>
          <w:lang w:eastAsia="de-DE"/>
        </w:rPr>
        <w:t>Students</w:t>
      </w:r>
      <w:r w:rsidRPr="006A1190">
        <w:rPr>
          <w:rFonts w:ascii="Times New Roman" w:hAnsi="Times New Roman" w:cs="Times New Roman"/>
          <w:szCs w:val="22"/>
          <w:lang w:eastAsia="de-DE"/>
        </w:rPr>
        <w:t xml:space="preserve"> by experienced and inexperienced teachers. The boxplots represent the interquartile range and the median (bold line), with whiskers extending to 1.5 times the interquartile range. Individual data points are displayed as dots and the blue “X” indicates the group mean. </w:t>
      </w:r>
    </w:p>
    <w:p w14:paraId="553BDE68" w14:textId="48D377F8" w:rsidR="006A1190" w:rsidRPr="006842ED" w:rsidRDefault="006842ED" w:rsidP="002A6E1F">
      <w:pPr>
        <w:rPr>
          <w:rFonts w:ascii="Times New Roman" w:hAnsi="Times New Roman" w:cs="Times New Roman"/>
          <w:sz w:val="24"/>
          <w:szCs w:val="24"/>
          <w:lang w:eastAsia="de-DE"/>
        </w:rPr>
      </w:pPr>
      <w:commentRangeStart w:id="23"/>
      <w:r w:rsidRPr="006842ED">
        <w:rPr>
          <w:rFonts w:ascii="Times New Roman" w:hAnsi="Times New Roman" w:cs="Times New Roman"/>
          <w:sz w:val="24"/>
          <w:szCs w:val="24"/>
          <w:lang w:eastAsia="de-DE"/>
        </w:rPr>
        <w:t xml:space="preserve">To examine </w:t>
      </w:r>
      <w:r>
        <w:rPr>
          <w:rFonts w:ascii="Times New Roman" w:hAnsi="Times New Roman" w:cs="Times New Roman"/>
          <w:sz w:val="24"/>
          <w:szCs w:val="24"/>
          <w:lang w:eastAsia="de-DE"/>
        </w:rPr>
        <w:t>evet-related</w:t>
      </w:r>
      <w:r w:rsidRPr="006842ED">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 xml:space="preserve">gaze </w:t>
      </w:r>
      <w:r w:rsidRPr="006842ED">
        <w:rPr>
          <w:rFonts w:ascii="Times New Roman" w:hAnsi="Times New Roman" w:cs="Times New Roman"/>
          <w:sz w:val="24"/>
          <w:szCs w:val="24"/>
          <w:lang w:eastAsia="de-DE"/>
        </w:rPr>
        <w:t xml:space="preserve">behavior, we tested whether </w:t>
      </w:r>
      <w:r w:rsidR="002A6E1F" w:rsidRPr="002A6E1F">
        <w:rPr>
          <w:rFonts w:ascii="Times New Roman" w:hAnsi="Times New Roman" w:cs="Times New Roman"/>
          <w:sz w:val="24"/>
          <w:szCs w:val="24"/>
          <w:lang w:eastAsia="de-DE"/>
        </w:rPr>
        <w:t xml:space="preserve">exhibit more frequent fixations and shorter fixation durations when attending to the AOI </w:t>
      </w:r>
      <w:r w:rsidR="002A6E1F" w:rsidRPr="002A6E1F">
        <w:rPr>
          <w:rFonts w:ascii="Times New Roman" w:hAnsi="Times New Roman" w:cs="Times New Roman"/>
          <w:i/>
          <w:iCs/>
          <w:sz w:val="24"/>
          <w:szCs w:val="24"/>
          <w:lang w:eastAsia="de-DE"/>
        </w:rPr>
        <w:t>Disruptive Person</w:t>
      </w:r>
      <w:r w:rsidR="002A6E1F" w:rsidRPr="002A6E1F">
        <w:rPr>
          <w:rFonts w:ascii="Times New Roman" w:hAnsi="Times New Roman" w:cs="Times New Roman"/>
          <w:sz w:val="24"/>
          <w:szCs w:val="24"/>
          <w:lang w:eastAsia="de-DE"/>
        </w:rPr>
        <w:t xml:space="preserve"> compared to inexperienced teachers </w:t>
      </w:r>
      <w:r w:rsidRPr="006842ED">
        <w:rPr>
          <w:rFonts w:ascii="Times New Roman" w:hAnsi="Times New Roman" w:cs="Times New Roman"/>
          <w:sz w:val="24"/>
          <w:szCs w:val="24"/>
          <w:lang w:eastAsia="de-DE"/>
        </w:rPr>
        <w:t>(</w:t>
      </w:r>
      <w:r w:rsidRPr="002A6E1F">
        <w:rPr>
          <w:rFonts w:ascii="Times New Roman" w:hAnsi="Times New Roman" w:cs="Times New Roman"/>
          <w:b/>
          <w:bCs/>
          <w:sz w:val="24"/>
          <w:szCs w:val="24"/>
          <w:lang w:eastAsia="de-DE"/>
        </w:rPr>
        <w:t>Hypotheses 2b</w:t>
      </w:r>
      <w:r w:rsidRPr="006842ED">
        <w:rPr>
          <w:rFonts w:ascii="Times New Roman" w:hAnsi="Times New Roman" w:cs="Times New Roman"/>
          <w:sz w:val="24"/>
          <w:szCs w:val="24"/>
          <w:lang w:eastAsia="de-DE"/>
        </w:rPr>
        <w:t xml:space="preserve">). </w:t>
      </w:r>
      <w:commentRangeEnd w:id="23"/>
      <w:r w:rsidR="00834D8D">
        <w:rPr>
          <w:rStyle w:val="Kommentarzeichen"/>
        </w:rPr>
        <w:commentReference w:id="23"/>
      </w:r>
    </w:p>
    <w:p w14:paraId="0601D99B"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24618F5B" w14:textId="77777777" w:rsidR="00834D8D" w:rsidRPr="00834D8D" w:rsidRDefault="00834D8D" w:rsidP="00834D8D">
      <w:pPr>
        <w:rPr>
          <w:lang w:eastAsia="de-DE"/>
        </w:rPr>
      </w:pPr>
    </w:p>
    <w:p w14:paraId="4975BA86"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3A653ADF"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35499065"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2DAC9E49"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6193DFA1" w14:textId="77777777" w:rsidR="00077C08" w:rsidRDefault="00077C08" w:rsidP="002A6E1F">
      <w:pPr>
        <w:pStyle w:val="berschrift1"/>
        <w:jc w:val="left"/>
        <w:rPr>
          <w:rFonts w:ascii="Times New Roman" w:hAnsi="Times New Roman" w:cs="Times New Roman"/>
          <w:color w:val="DBDBDB" w:themeColor="accent3" w:themeTint="66"/>
          <w:sz w:val="24"/>
          <w:szCs w:val="24"/>
          <w:lang w:eastAsia="de-DE"/>
        </w:rPr>
      </w:pPr>
    </w:p>
    <w:p w14:paraId="0AC40330" w14:textId="37480927" w:rsidR="007D3CFC" w:rsidRPr="00077C08" w:rsidRDefault="007D3CFC" w:rsidP="00077C08">
      <w:pPr>
        <w:pStyle w:val="berschrift1"/>
        <w:ind w:left="360"/>
        <w:rPr>
          <w:rFonts w:ascii="Times New Roman" w:hAnsi="Times New Roman" w:cs="Times New Roman"/>
          <w:sz w:val="24"/>
          <w:szCs w:val="24"/>
          <w:lang w:eastAsia="de-DE"/>
        </w:rPr>
      </w:pPr>
      <w:r w:rsidRPr="00077C08">
        <w:rPr>
          <w:rFonts w:ascii="Times New Roman" w:hAnsi="Times New Roman" w:cs="Times New Roman"/>
          <w:sz w:val="24"/>
          <w:szCs w:val="24"/>
          <w:lang w:eastAsia="de-DE"/>
        </w:rPr>
        <w:lastRenderedPageBreak/>
        <w:t>Discussion</w:t>
      </w:r>
    </w:p>
    <w:p w14:paraId="347E07D8" w14:textId="31C1E610" w:rsidR="007D3CFC" w:rsidRPr="00077C08" w:rsidRDefault="007D3CFC" w:rsidP="007C555E">
      <w:pPr>
        <w:pStyle w:val="berschrift2"/>
        <w:rPr>
          <w:rFonts w:ascii="Times New Roman" w:hAnsi="Times New Roman" w:cs="Times New Roman"/>
          <w:sz w:val="24"/>
          <w:szCs w:val="24"/>
          <w:lang w:eastAsia="de-DE"/>
        </w:rPr>
      </w:pPr>
      <w:r w:rsidRPr="00077C08">
        <w:rPr>
          <w:rFonts w:ascii="Times New Roman" w:hAnsi="Times New Roman" w:cs="Times New Roman"/>
          <w:sz w:val="24"/>
          <w:szCs w:val="24"/>
          <w:lang w:eastAsia="de-DE"/>
        </w:rPr>
        <w:t>Key Findings</w:t>
      </w:r>
    </w:p>
    <w:p w14:paraId="1DC1DD68" w14:textId="75F020F7" w:rsidR="00EA6DF7" w:rsidRPr="00B76258" w:rsidRDefault="00EA6DF7"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Our study investigated </w:t>
      </w:r>
      <w:r w:rsidR="00077C08">
        <w:rPr>
          <w:rFonts w:ascii="Times New Roman" w:hAnsi="Times New Roman" w:cs="Times New Roman"/>
          <w:color w:val="DBDBDB" w:themeColor="accent3" w:themeTint="66"/>
          <w:sz w:val="24"/>
          <w:szCs w:val="24"/>
          <w:lang w:eastAsia="de-DE"/>
        </w:rPr>
        <w:t>…</w:t>
      </w:r>
    </w:p>
    <w:p w14:paraId="6E520175" w14:textId="726F8798" w:rsidR="00077C08" w:rsidRDefault="007D439A"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Overall, our findings indicate that </w:t>
      </w:r>
      <w:r w:rsidR="00077C08">
        <w:rPr>
          <w:rFonts w:ascii="Times New Roman" w:hAnsi="Times New Roman" w:cs="Times New Roman"/>
          <w:sz w:val="24"/>
          <w:szCs w:val="24"/>
          <w:lang w:eastAsia="de-DE"/>
        </w:rPr>
        <w:t>…</w:t>
      </w:r>
    </w:p>
    <w:p w14:paraId="248CF653" w14:textId="69FE8174" w:rsidR="00A05FA5" w:rsidRDefault="00A30A68"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Our findings are consistent with prior research that illustrates the </w:t>
      </w:r>
      <w:r w:rsidR="00077C08">
        <w:rPr>
          <w:rFonts w:ascii="Times New Roman" w:hAnsi="Times New Roman" w:cs="Times New Roman"/>
          <w:sz w:val="24"/>
          <w:szCs w:val="24"/>
          <w:lang w:eastAsia="de-DE"/>
        </w:rPr>
        <w:t xml:space="preserve">… </w:t>
      </w:r>
    </w:p>
    <w:p w14:paraId="5A2F25AD" w14:textId="605A0355" w:rsidR="003B6444" w:rsidRPr="00077C08" w:rsidRDefault="00175E16" w:rsidP="007C555E">
      <w:pPr>
        <w:pStyle w:val="berschrift2"/>
        <w:rPr>
          <w:rFonts w:ascii="Times New Roman" w:hAnsi="Times New Roman" w:cs="Times New Roman"/>
          <w:sz w:val="24"/>
          <w:szCs w:val="24"/>
          <w:lang w:eastAsia="de-DE"/>
        </w:rPr>
      </w:pPr>
      <w:r w:rsidRPr="00077C08">
        <w:rPr>
          <w:rFonts w:ascii="Times New Roman" w:hAnsi="Times New Roman" w:cs="Times New Roman"/>
          <w:sz w:val="24"/>
          <w:szCs w:val="24"/>
          <w:lang w:eastAsia="de-DE"/>
        </w:rPr>
        <w:t>Limitations and future directions</w:t>
      </w:r>
    </w:p>
    <w:p w14:paraId="429BF948" w14:textId="77777777" w:rsidR="00077C08" w:rsidRDefault="003B6444"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color w:val="DBDBDB" w:themeColor="accent3" w:themeTint="66"/>
          <w:sz w:val="24"/>
          <w:szCs w:val="24"/>
          <w:lang w:eastAsia="de-DE"/>
        </w:rPr>
        <w:t>While the laboratory setting of the study allowed for a controlled implementation of stressors and high internal validity, it was not an authentic classroom environment, raising questions about its external validity. Most importantly, the teacher and their students did not have a shared history, and only a very thin basis for establishing a positive teacher-student relationship, which is a core characteristic of effective classroom management</w:t>
      </w:r>
      <w:r w:rsidR="006101D2" w:rsidRPr="00077C08">
        <w:rPr>
          <w:rFonts w:ascii="Times New Roman" w:hAnsi="Times New Roman" w:cs="Times New Roman"/>
          <w:color w:val="DBDBDB" w:themeColor="accent3" w:themeTint="66"/>
          <w:sz w:val="24"/>
          <w:szCs w:val="24"/>
          <w:lang w:eastAsia="de-DE"/>
        </w:rPr>
        <w:t xml:space="preserve"> </w:t>
      </w:r>
      <w:r w:rsidR="006101D2" w:rsidRPr="00077C08">
        <w:rPr>
          <w:rFonts w:ascii="Times New Roman" w:hAnsi="Times New Roman" w:cs="Times New Roman"/>
          <w:color w:val="DBDBDB" w:themeColor="accent3" w:themeTint="66"/>
          <w:sz w:val="24"/>
          <w:szCs w:val="24"/>
          <w:lang w:eastAsia="de-DE"/>
        </w:rPr>
        <w:fldChar w:fldCharType="begin"/>
      </w:r>
      <w:r w:rsidR="006101D2" w:rsidRPr="00077C08">
        <w:rPr>
          <w:rFonts w:ascii="Times New Roman" w:hAnsi="Times New Roman" w:cs="Times New Roman"/>
          <w:color w:val="DBDBDB" w:themeColor="accent3" w:themeTint="66"/>
          <w:sz w:val="24"/>
          <w:szCs w:val="24"/>
          <w:lang w:eastAsia="de-DE"/>
        </w:rPr>
        <w:instrText xml:space="preserve"> ADDIN ZOTERO_ITEM CSL_CITATION {"citationID":"YDtSqAp8","properties":{"formattedCitation":"(Beaty-O\\uc0\\u8217{}Ferrall et al., 2010; R\\uc0\\u252{}edi, 2014)","plainCitation":"(Beaty-O’Ferrall et al., 2010; Rüedi, 2014)","noteIndex":0},"citationItems":[{"id":130,"uris":["http://zotero.org/groups/5349517/items/I7ET5N8M"],"itemData":{"id":130,"type":"article-journal","abstract":"Teachers in middle level schools face overwhelming demands and challenges in their classrooms. They are expected to know content and pedagogy, develop engaging lessons that meet the needs of diverse learners, and use a variety of instructional strategies that will boost student achievement while they simultaneously develop positive relationships with, on average, 125 students each day who are experiencing the personal, social, and cognitive challenges and opportunities of early adolescence. Teaching is complex and cannot be reduced to discrete tasks that can be mastered one at a time. Teachers must \"win their students' hearts while getting inside their students' heads.\" This perspective is supported by research suggesting that teachers who develop such relationships experience fewer classroom behavior problems and better academic performance. How can teachers engage students through enhanced personal interactions while simultaneously managing classroom climate and instruction? This article suggests specific strategies that integrate knowledge and skills from education, counseling, and psychotherapy to help teachers develop a strong management system based on the development of personal relationships with students. These techniques are specifically adapted for use by teachers and more clearly delineate the nature of developing relationships and deepening them for the purpose of making education more effective.","container-title":"Middle School Journal (J1)","ISSN":"0094-0771","issue":"4","language":"en","note":"publisher: National Middle School Association\nERIC Number: EJ887746","page":"4-11","source":"ERIC","title":"Classroom Management Strategies for Difficult Students: Promoting Change through Relationships","title-short":"Classroom Management Strategies for Difficult Students","volume":"41","author":[{"family":"Beaty-O'Ferrall","given":"Mary Ellen"},{"family":"Green","given":"Alan"},{"family":"Hanna","given":"Fred"}],"issued":{"date-parts":[["2010",3]]}}},{"id":291,"uris":["http://zotero.org/groups/5349517/items/EWYUNG37"],"itemData":{"id":291,"type":"article-journal","container-title":"Beziehungen in Schule und Unterricht. Teil","page":"105–126","source":"Google Scholar","title":"Zur Bedeutung positive Beziehungen für die Klassenführung und den Umgang mit Unterrichtsstörungen","volume":"3","author":[{"family":"Rüedi","given":"Jürg"}],"issued":{"date-parts":[["2014"]]}}}],"schema":"https://github.com/citation-style-language/schema/raw/master/csl-citation.json"} </w:instrText>
      </w:r>
      <w:r w:rsidR="006101D2" w:rsidRPr="00077C08">
        <w:rPr>
          <w:rFonts w:ascii="Times New Roman" w:hAnsi="Times New Roman" w:cs="Times New Roman"/>
          <w:color w:val="DBDBDB" w:themeColor="accent3" w:themeTint="66"/>
          <w:sz w:val="24"/>
          <w:szCs w:val="24"/>
          <w:lang w:eastAsia="de-DE"/>
        </w:rPr>
        <w:fldChar w:fldCharType="separate"/>
      </w:r>
      <w:r w:rsidR="006101D2" w:rsidRPr="00077C08">
        <w:rPr>
          <w:rFonts w:ascii="Times New Roman" w:hAnsi="Times New Roman" w:cs="Times New Roman"/>
          <w:color w:val="DBDBDB" w:themeColor="accent3" w:themeTint="66"/>
          <w:sz w:val="24"/>
          <w:szCs w:val="24"/>
        </w:rPr>
        <w:t>(Beaty-O’Ferrall et al., 2010; Rüedi, 2014)</w:t>
      </w:r>
      <w:r w:rsidR="006101D2" w:rsidRPr="00077C08">
        <w:rPr>
          <w:rFonts w:ascii="Times New Roman" w:hAnsi="Times New Roman" w:cs="Times New Roman"/>
          <w:color w:val="DBDBDB" w:themeColor="accent3" w:themeTint="66"/>
          <w:sz w:val="24"/>
          <w:szCs w:val="24"/>
          <w:lang w:eastAsia="de-DE"/>
        </w:rPr>
        <w:fldChar w:fldCharType="end"/>
      </w:r>
      <w:r w:rsidRPr="00077C08">
        <w:rPr>
          <w:rFonts w:ascii="Times New Roman" w:hAnsi="Times New Roman" w:cs="Times New Roman"/>
          <w:color w:val="DBDBDB" w:themeColor="accent3" w:themeTint="66"/>
          <w:sz w:val="24"/>
          <w:szCs w:val="24"/>
          <w:lang w:eastAsia="de-DE"/>
        </w:rPr>
        <w:t xml:space="preserve">. </w:t>
      </w:r>
    </w:p>
    <w:p w14:paraId="2EA8A76C" w14:textId="77777777" w:rsidR="00077C0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In addition, the micro-teaching unit was only about 15 minutes long, and thus much shorter than a regular school lesson, providing less opportunities for experienced teachers to build up an engaging lesson. </w:t>
      </w:r>
    </w:p>
    <w:p w14:paraId="1BAA4F07" w14:textId="77777777" w:rsidR="00077C0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Finally, </w:t>
      </w:r>
      <w:r w:rsidR="00832E55" w:rsidRPr="00B76258">
        <w:rPr>
          <w:rFonts w:ascii="Times New Roman" w:hAnsi="Times New Roman" w:cs="Times New Roman"/>
          <w:color w:val="DBDBDB" w:themeColor="accent3" w:themeTint="66"/>
          <w:sz w:val="24"/>
          <w:szCs w:val="24"/>
          <w:lang w:eastAsia="de-DE"/>
        </w:rPr>
        <w:t xml:space="preserve">the onset of disruptive </w:t>
      </w:r>
      <w:r w:rsidRPr="00B76258">
        <w:rPr>
          <w:rFonts w:ascii="Times New Roman" w:hAnsi="Times New Roman" w:cs="Times New Roman"/>
          <w:color w:val="DBDBDB" w:themeColor="accent3" w:themeTint="66"/>
          <w:sz w:val="24"/>
          <w:szCs w:val="24"/>
          <w:lang w:eastAsia="de-DE"/>
        </w:rPr>
        <w:t xml:space="preserve">student behavior was scripted, following </w:t>
      </w:r>
      <w:r w:rsidR="00832E55" w:rsidRPr="00B76258">
        <w:rPr>
          <w:rFonts w:ascii="Times New Roman" w:hAnsi="Times New Roman" w:cs="Times New Roman"/>
          <w:color w:val="DBDBDB" w:themeColor="accent3" w:themeTint="66"/>
          <w:sz w:val="24"/>
          <w:szCs w:val="24"/>
          <w:lang w:eastAsia="de-DE"/>
        </w:rPr>
        <w:t xml:space="preserve">an </w:t>
      </w:r>
      <w:r w:rsidRPr="00B76258">
        <w:rPr>
          <w:rFonts w:ascii="Times New Roman" w:hAnsi="Times New Roman" w:cs="Times New Roman"/>
          <w:color w:val="DBDBDB" w:themeColor="accent3" w:themeTint="66"/>
          <w:sz w:val="24"/>
          <w:szCs w:val="24"/>
          <w:lang w:eastAsia="de-DE"/>
        </w:rPr>
        <w:t xml:space="preserve">experimental </w:t>
      </w:r>
      <w:r w:rsidR="00832E55" w:rsidRPr="00B76258">
        <w:rPr>
          <w:rFonts w:ascii="Times New Roman" w:hAnsi="Times New Roman" w:cs="Times New Roman"/>
          <w:color w:val="DBDBDB" w:themeColor="accent3" w:themeTint="66"/>
          <w:sz w:val="24"/>
          <w:szCs w:val="24"/>
          <w:lang w:eastAsia="de-DE"/>
        </w:rPr>
        <w:t xml:space="preserve">time </w:t>
      </w:r>
      <w:r w:rsidRPr="00B76258">
        <w:rPr>
          <w:rFonts w:ascii="Times New Roman" w:hAnsi="Times New Roman" w:cs="Times New Roman"/>
          <w:color w:val="DBDBDB" w:themeColor="accent3" w:themeTint="66"/>
          <w:sz w:val="24"/>
          <w:szCs w:val="24"/>
          <w:lang w:eastAsia="de-DE"/>
        </w:rPr>
        <w:t xml:space="preserve">schedule, </w:t>
      </w:r>
      <w:r w:rsidR="00832E55" w:rsidRPr="00B76258">
        <w:rPr>
          <w:rFonts w:ascii="Times New Roman" w:hAnsi="Times New Roman" w:cs="Times New Roman"/>
          <w:color w:val="DBDBDB" w:themeColor="accent3" w:themeTint="66"/>
          <w:sz w:val="24"/>
          <w:szCs w:val="24"/>
          <w:lang w:eastAsia="de-DE"/>
        </w:rPr>
        <w:t>which was not affected by</w:t>
      </w:r>
      <w:r w:rsidRPr="00B76258">
        <w:rPr>
          <w:rFonts w:ascii="Times New Roman" w:hAnsi="Times New Roman" w:cs="Times New Roman"/>
          <w:color w:val="DBDBDB" w:themeColor="accent3" w:themeTint="66"/>
          <w:sz w:val="24"/>
          <w:szCs w:val="24"/>
          <w:lang w:eastAsia="de-DE"/>
        </w:rPr>
        <w:t xml:space="preserve"> the behavior of the teacher.  Thus, the setting may have masked effects of teaching experience by providing too little opportunities of experienced teachers to demonstrate their true classroom management skills. </w:t>
      </w:r>
    </w:p>
    <w:p w14:paraId="6387D11F" w14:textId="49E8EDFE" w:rsidR="00175E16" w:rsidRPr="00B7625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In subsequent studies, it would therefore be insightful to </w:t>
      </w:r>
      <w:r w:rsidR="00077C08">
        <w:rPr>
          <w:rFonts w:ascii="Times New Roman" w:hAnsi="Times New Roman" w:cs="Times New Roman"/>
          <w:color w:val="DBDBDB" w:themeColor="accent3" w:themeTint="66"/>
          <w:sz w:val="24"/>
          <w:szCs w:val="24"/>
          <w:lang w:eastAsia="de-DE"/>
        </w:rPr>
        <w:t>…</w:t>
      </w:r>
    </w:p>
    <w:p w14:paraId="52A39608" w14:textId="77777777" w:rsidR="00175E16" w:rsidRPr="00671016" w:rsidRDefault="00175E16" w:rsidP="007C555E">
      <w:pPr>
        <w:pStyle w:val="berschrift2"/>
        <w:rPr>
          <w:rFonts w:ascii="Times New Roman" w:hAnsi="Times New Roman" w:cs="Times New Roman"/>
          <w:sz w:val="24"/>
          <w:szCs w:val="24"/>
          <w:lang w:eastAsia="de-DE"/>
        </w:rPr>
      </w:pPr>
      <w:r w:rsidRPr="00671016">
        <w:rPr>
          <w:rFonts w:ascii="Times New Roman" w:hAnsi="Times New Roman" w:cs="Times New Roman"/>
          <w:sz w:val="24"/>
          <w:szCs w:val="24"/>
          <w:lang w:eastAsia="de-DE"/>
        </w:rPr>
        <w:t>Conclusion</w:t>
      </w:r>
    </w:p>
    <w:p w14:paraId="72392365" w14:textId="77777777" w:rsidR="00671016" w:rsidRDefault="00175E16" w:rsidP="007C555E">
      <w:pPr>
        <w:rPr>
          <w:rFonts w:ascii="Times New Roman" w:hAnsi="Times New Roman" w:cs="Times New Roman"/>
          <w:color w:val="DBDBDB" w:themeColor="accent3" w:themeTint="66"/>
          <w:sz w:val="24"/>
          <w:szCs w:val="24"/>
          <w:lang w:eastAsia="de-DE"/>
        </w:rPr>
      </w:pPr>
      <w:r w:rsidRPr="00671016">
        <w:rPr>
          <w:rFonts w:ascii="Times New Roman" w:hAnsi="Times New Roman" w:cs="Times New Roman"/>
          <w:sz w:val="24"/>
          <w:szCs w:val="24"/>
          <w:lang w:eastAsia="de-DE"/>
        </w:rPr>
        <w:t xml:space="preserve">This study investigated </w:t>
      </w:r>
      <w:r w:rsidR="00671016">
        <w:rPr>
          <w:rFonts w:ascii="Times New Roman" w:hAnsi="Times New Roman" w:cs="Times New Roman"/>
          <w:color w:val="DBDBDB" w:themeColor="accent3" w:themeTint="66"/>
          <w:sz w:val="24"/>
          <w:szCs w:val="24"/>
          <w:lang w:eastAsia="de-DE"/>
        </w:rPr>
        <w:t xml:space="preserve">… </w:t>
      </w:r>
    </w:p>
    <w:p w14:paraId="6D50BC05" w14:textId="485F0B46" w:rsidR="00671016" w:rsidRPr="00B76258" w:rsidRDefault="00175E16" w:rsidP="00CB5001">
      <w:pPr>
        <w:rPr>
          <w:rFonts w:ascii="Times New Roman" w:hAnsi="Times New Roman" w:cs="Times New Roman"/>
          <w:color w:val="DBDBDB" w:themeColor="accent3" w:themeTint="66"/>
          <w:sz w:val="24"/>
          <w:szCs w:val="24"/>
        </w:rPr>
      </w:pPr>
      <w:r w:rsidRPr="00CB5001">
        <w:rPr>
          <w:rFonts w:ascii="Times New Roman" w:hAnsi="Times New Roman" w:cs="Times New Roman"/>
          <w:sz w:val="24"/>
          <w:szCs w:val="24"/>
          <w:lang w:eastAsia="de-DE"/>
        </w:rPr>
        <w:t xml:space="preserve">In summary, our study contributes to the understanding </w:t>
      </w:r>
      <w:r w:rsidR="00CB5001">
        <w:rPr>
          <w:rFonts w:ascii="Times New Roman" w:hAnsi="Times New Roman" w:cs="Times New Roman"/>
          <w:color w:val="DBDBDB" w:themeColor="accent3" w:themeTint="66"/>
          <w:sz w:val="24"/>
          <w:szCs w:val="24"/>
        </w:rPr>
        <w:t>…</w:t>
      </w:r>
    </w:p>
    <w:p w14:paraId="745469F1" w14:textId="4A676CEE" w:rsidR="00B40BBE" w:rsidRPr="00671016" w:rsidRDefault="00B40BBE"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lastRenderedPageBreak/>
        <w:t>References</w:t>
      </w:r>
    </w:p>
    <w:p w14:paraId="0F09F5BC" w14:textId="77777777" w:rsidR="00C3268F" w:rsidRPr="00C3268F" w:rsidRDefault="00CB5001" w:rsidP="00C3268F">
      <w:pPr>
        <w:pStyle w:val="Literaturverzeichnis"/>
        <w:rPr>
          <w:rFonts w:ascii="Times New Roman" w:hAnsi="Times New Roman" w:cs="Times New Roman"/>
          <w:sz w:val="24"/>
        </w:rPr>
      </w:pPr>
      <w:r>
        <w:rPr>
          <w:color w:val="DBDBDB" w:themeColor="accent3" w:themeTint="66"/>
        </w:rPr>
        <w:fldChar w:fldCharType="begin"/>
      </w:r>
      <w:r>
        <w:rPr>
          <w:color w:val="DBDBDB" w:themeColor="accent3" w:themeTint="66"/>
        </w:rPr>
        <w:instrText xml:space="preserve"> ADDIN ZOTERO_BIBL {"uncited":[],"omitted":[],"custom":[]} CSL_BIBLIOGRAPHY </w:instrText>
      </w:r>
      <w:r>
        <w:rPr>
          <w:color w:val="DBDBDB" w:themeColor="accent3" w:themeTint="66"/>
        </w:rPr>
        <w:fldChar w:fldCharType="separate"/>
      </w:r>
      <w:r w:rsidR="00C3268F" w:rsidRPr="00C3268F">
        <w:rPr>
          <w:rFonts w:ascii="Times New Roman" w:hAnsi="Times New Roman" w:cs="Times New Roman"/>
          <w:sz w:val="24"/>
        </w:rPr>
        <w:t xml:space="preserve">Beaty-O’Ferrall, M. E., Green, A., &amp; Hanna, F. (2010). Classroom Management Strategies for Difficult Students: Promoting Change through Relationships. </w:t>
      </w:r>
      <w:r w:rsidR="00C3268F" w:rsidRPr="00C3268F">
        <w:rPr>
          <w:rFonts w:ascii="Times New Roman" w:hAnsi="Times New Roman" w:cs="Times New Roman"/>
          <w:i/>
          <w:iCs/>
          <w:sz w:val="24"/>
        </w:rPr>
        <w:t>Middle School Journal (J1)</w:t>
      </w:r>
      <w:r w:rsidR="00C3268F" w:rsidRPr="00C3268F">
        <w:rPr>
          <w:rFonts w:ascii="Times New Roman" w:hAnsi="Times New Roman" w:cs="Times New Roman"/>
          <w:sz w:val="24"/>
        </w:rPr>
        <w:t xml:space="preserve">, </w:t>
      </w:r>
      <w:r w:rsidR="00C3268F" w:rsidRPr="00C3268F">
        <w:rPr>
          <w:rFonts w:ascii="Times New Roman" w:hAnsi="Times New Roman" w:cs="Times New Roman"/>
          <w:i/>
          <w:iCs/>
          <w:sz w:val="24"/>
        </w:rPr>
        <w:t>41</w:t>
      </w:r>
      <w:r w:rsidR="00C3268F" w:rsidRPr="00C3268F">
        <w:rPr>
          <w:rFonts w:ascii="Times New Roman" w:hAnsi="Times New Roman" w:cs="Times New Roman"/>
          <w:sz w:val="24"/>
        </w:rPr>
        <w:t>(4), 4–11.</w:t>
      </w:r>
    </w:p>
    <w:p w14:paraId="0C24D4F0"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t xml:space="preserve">Gegenfurtner, A., Boucheix, J.-M., Gruber, H., Lehtinen, E., &amp; Lowe, R. K. (2020). </w:t>
      </w:r>
      <w:r w:rsidRPr="00C3268F">
        <w:rPr>
          <w:rFonts w:ascii="Times New Roman" w:hAnsi="Times New Roman" w:cs="Times New Roman"/>
          <w:i/>
          <w:iCs/>
          <w:sz w:val="24"/>
        </w:rPr>
        <w:t>The Gaze Relational Index as a Measure of Visual Expertise</w:t>
      </w:r>
      <w:r w:rsidRPr="00C3268F">
        <w:rPr>
          <w:rFonts w:ascii="Times New Roman" w:hAnsi="Times New Roman" w:cs="Times New Roman"/>
          <w:sz w:val="24"/>
        </w:rPr>
        <w:t xml:space="preserve">. </w:t>
      </w:r>
      <w:r w:rsidRPr="00C3268F">
        <w:rPr>
          <w:rFonts w:ascii="Times New Roman" w:hAnsi="Times New Roman" w:cs="Times New Roman"/>
          <w:i/>
          <w:iCs/>
          <w:sz w:val="24"/>
        </w:rPr>
        <w:t>3</w:t>
      </w:r>
      <w:r w:rsidRPr="00C3268F">
        <w:rPr>
          <w:rFonts w:ascii="Times New Roman" w:hAnsi="Times New Roman" w:cs="Times New Roman"/>
          <w:sz w:val="24"/>
        </w:rPr>
        <w:t>.</w:t>
      </w:r>
    </w:p>
    <w:p w14:paraId="7C09B208"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t xml:space="preserve">Gold, B., &amp; Holodynski, M. (2015). Development and Construct Validation of a Situational Judgment Test of Strategic Knowledge of Classroom Management in Elementary Schools. </w:t>
      </w:r>
      <w:r w:rsidRPr="00C3268F">
        <w:rPr>
          <w:rFonts w:ascii="Times New Roman" w:hAnsi="Times New Roman" w:cs="Times New Roman"/>
          <w:i/>
          <w:iCs/>
          <w:sz w:val="24"/>
        </w:rPr>
        <w:t>Educational Assessment</w:t>
      </w:r>
      <w:r w:rsidRPr="00C3268F">
        <w:rPr>
          <w:rFonts w:ascii="Times New Roman" w:hAnsi="Times New Roman" w:cs="Times New Roman"/>
          <w:sz w:val="24"/>
        </w:rPr>
        <w:t xml:space="preserve">, </w:t>
      </w:r>
      <w:r w:rsidRPr="00C3268F">
        <w:rPr>
          <w:rFonts w:ascii="Times New Roman" w:hAnsi="Times New Roman" w:cs="Times New Roman"/>
          <w:i/>
          <w:iCs/>
          <w:sz w:val="24"/>
        </w:rPr>
        <w:t>20</w:t>
      </w:r>
      <w:r w:rsidRPr="00C3268F">
        <w:rPr>
          <w:rFonts w:ascii="Times New Roman" w:hAnsi="Times New Roman" w:cs="Times New Roman"/>
          <w:sz w:val="24"/>
        </w:rPr>
        <w:t>(3), 226–248. https://doi.org/10.1080/10627197.2015.1062087</w:t>
      </w:r>
    </w:p>
    <w:p w14:paraId="1AFFDB9D"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t xml:space="preserve">Grub, A.-S., Biermann, A., &amp; Brünken, R. (2020). </w:t>
      </w:r>
      <w:r w:rsidRPr="00C3268F">
        <w:rPr>
          <w:rFonts w:ascii="Times New Roman" w:hAnsi="Times New Roman" w:cs="Times New Roman"/>
          <w:i/>
          <w:iCs/>
          <w:sz w:val="24"/>
        </w:rPr>
        <w:t>Process-based measurement of professional vision of (prospective) teachers in the field of classroom management. A systematic review</w:t>
      </w:r>
      <w:r w:rsidRPr="00C3268F">
        <w:rPr>
          <w:rFonts w:ascii="Times New Roman" w:hAnsi="Times New Roman" w:cs="Times New Roman"/>
          <w:sz w:val="24"/>
        </w:rPr>
        <w:t>. https://doi.org/10.25656/01:21187</w:t>
      </w:r>
    </w:p>
    <w:p w14:paraId="6498CF81" w14:textId="77777777" w:rsidR="00C3268F" w:rsidRPr="00C3268F" w:rsidRDefault="00C3268F" w:rsidP="00C3268F">
      <w:pPr>
        <w:pStyle w:val="Literaturverzeichnis"/>
        <w:rPr>
          <w:rFonts w:ascii="Times New Roman" w:hAnsi="Times New Roman" w:cs="Times New Roman"/>
          <w:sz w:val="24"/>
          <w:lang w:val="de-DE"/>
        </w:rPr>
      </w:pPr>
      <w:r w:rsidRPr="00C3268F">
        <w:rPr>
          <w:rFonts w:ascii="Times New Roman" w:hAnsi="Times New Roman" w:cs="Times New Roman"/>
          <w:sz w:val="24"/>
        </w:rPr>
        <w:t xml:space="preserve">Helmke, A., Schrader, F.-W., Helmke, T., Lenske, G., Pham, G., Praetorius, A.-K., &amp; Ade-Thurow, M. (2013). </w:t>
      </w:r>
      <w:r w:rsidRPr="00C3268F">
        <w:rPr>
          <w:rFonts w:ascii="Times New Roman" w:hAnsi="Times New Roman" w:cs="Times New Roman"/>
          <w:i/>
          <w:iCs/>
          <w:sz w:val="24"/>
          <w:lang w:val="de-DE"/>
        </w:rPr>
        <w:t>Basisfragebogen EMU - Evidenzbasierte Methoden der Unterrichtsentwicklung</w:t>
      </w:r>
      <w:r w:rsidRPr="00C3268F">
        <w:rPr>
          <w:rFonts w:ascii="Times New Roman" w:hAnsi="Times New Roman" w:cs="Times New Roman"/>
          <w:sz w:val="24"/>
          <w:lang w:val="de-DE"/>
        </w:rPr>
        <w:t>. Unterrichtsdiagnostik. http://www.unterrichtsdiagnostik.info/downloads/fragebogen/</w:t>
      </w:r>
    </w:p>
    <w:p w14:paraId="555D6DEA" w14:textId="77777777" w:rsidR="00C3268F" w:rsidRPr="00C3268F" w:rsidRDefault="00C3268F" w:rsidP="00C3268F">
      <w:pPr>
        <w:pStyle w:val="Literaturverzeichnis"/>
        <w:rPr>
          <w:rFonts w:ascii="Times New Roman" w:hAnsi="Times New Roman" w:cs="Times New Roman"/>
          <w:sz w:val="24"/>
          <w:lang w:val="de-DE"/>
        </w:rPr>
      </w:pPr>
      <w:r w:rsidRPr="00C3268F">
        <w:rPr>
          <w:rFonts w:ascii="Times New Roman" w:hAnsi="Times New Roman" w:cs="Times New Roman"/>
          <w:sz w:val="24"/>
          <w:lang w:val="de-DE"/>
        </w:rPr>
        <w:t xml:space="preserve">Kiel, E., Frey, A., &amp; Weiß, S. (2013). </w:t>
      </w:r>
      <w:r w:rsidRPr="00C3268F">
        <w:rPr>
          <w:rFonts w:ascii="Times New Roman" w:hAnsi="Times New Roman" w:cs="Times New Roman"/>
          <w:i/>
          <w:iCs/>
          <w:sz w:val="24"/>
          <w:lang w:val="de-DE"/>
        </w:rPr>
        <w:t>Trainingsbuch Klassenführung</w:t>
      </w:r>
      <w:r w:rsidRPr="00C3268F">
        <w:rPr>
          <w:rFonts w:ascii="Times New Roman" w:hAnsi="Times New Roman" w:cs="Times New Roman"/>
          <w:sz w:val="24"/>
          <w:lang w:val="de-DE"/>
        </w:rPr>
        <w:t>. Verlag Julius Klinkhardt.</w:t>
      </w:r>
    </w:p>
    <w:p w14:paraId="7C4E92FB" w14:textId="77777777" w:rsidR="00C3268F" w:rsidRPr="00C3268F" w:rsidRDefault="00C3268F" w:rsidP="00C3268F">
      <w:pPr>
        <w:pStyle w:val="Literaturverzeichnis"/>
        <w:rPr>
          <w:rFonts w:ascii="Times New Roman" w:hAnsi="Times New Roman" w:cs="Times New Roman"/>
          <w:sz w:val="24"/>
          <w:lang w:val="de-DE"/>
        </w:rPr>
      </w:pPr>
      <w:r w:rsidRPr="00C3268F">
        <w:rPr>
          <w:rFonts w:ascii="Times New Roman" w:hAnsi="Times New Roman" w:cs="Times New Roman"/>
          <w:sz w:val="24"/>
          <w:lang w:val="de-DE"/>
        </w:rPr>
        <w:t xml:space="preserve">Kounin, J. S. (2006). </w:t>
      </w:r>
      <w:r w:rsidRPr="00C3268F">
        <w:rPr>
          <w:rFonts w:ascii="Times New Roman" w:hAnsi="Times New Roman" w:cs="Times New Roman"/>
          <w:i/>
          <w:iCs/>
          <w:sz w:val="24"/>
          <w:lang w:val="de-DE"/>
        </w:rPr>
        <w:t>Techniken der Klassenführung</w:t>
      </w:r>
      <w:r w:rsidRPr="00C3268F">
        <w:rPr>
          <w:rFonts w:ascii="Times New Roman" w:hAnsi="Times New Roman" w:cs="Times New Roman"/>
          <w:sz w:val="24"/>
          <w:lang w:val="de-DE"/>
        </w:rPr>
        <w:t>. Waxmann Verlag.</w:t>
      </w:r>
    </w:p>
    <w:p w14:paraId="6D699361"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lang w:val="de-DE"/>
        </w:rPr>
        <w:t xml:space="preserve">Lohmann, G., &amp; Meyer, H. (2003). </w:t>
      </w:r>
      <w:r w:rsidRPr="00C3268F">
        <w:rPr>
          <w:rFonts w:ascii="Times New Roman" w:hAnsi="Times New Roman" w:cs="Times New Roman"/>
          <w:i/>
          <w:iCs/>
          <w:sz w:val="24"/>
          <w:lang w:val="de-DE"/>
        </w:rPr>
        <w:t>Mit Sch"ulern klarkommen: Professioneller Umgang mit Unterrichtsst"orungen und Disziplinkonflikten</w:t>
      </w:r>
      <w:r w:rsidRPr="00C3268F">
        <w:rPr>
          <w:rFonts w:ascii="Times New Roman" w:hAnsi="Times New Roman" w:cs="Times New Roman"/>
          <w:sz w:val="24"/>
          <w:lang w:val="de-DE"/>
        </w:rPr>
        <w:t xml:space="preserve">. </w:t>
      </w:r>
      <w:r w:rsidRPr="00C3268F">
        <w:rPr>
          <w:rFonts w:ascii="Times New Roman" w:hAnsi="Times New Roman" w:cs="Times New Roman"/>
          <w:sz w:val="24"/>
        </w:rPr>
        <w:t>Cornelsen-Scriptor.</w:t>
      </w:r>
    </w:p>
    <w:p w14:paraId="0647D52C"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t xml:space="preserve">Marzano, R. J. (2007). </w:t>
      </w:r>
      <w:r w:rsidRPr="00C3268F">
        <w:rPr>
          <w:rFonts w:ascii="Times New Roman" w:hAnsi="Times New Roman" w:cs="Times New Roman"/>
          <w:i/>
          <w:iCs/>
          <w:sz w:val="24"/>
        </w:rPr>
        <w:t>The Art and Science of Teaching: A Comprehensive Framework for Effective Instruction</w:t>
      </w:r>
      <w:r w:rsidRPr="00C3268F">
        <w:rPr>
          <w:rFonts w:ascii="Times New Roman" w:hAnsi="Times New Roman" w:cs="Times New Roman"/>
          <w:sz w:val="24"/>
        </w:rPr>
        <w:t>. ASCD.</w:t>
      </w:r>
    </w:p>
    <w:p w14:paraId="0CC99FE0"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lastRenderedPageBreak/>
        <w:t xml:space="preserve">Onkhar, V., Dodou, D., &amp; de Winter, J. C. F. (2024). Evaluating the Tobii Pro Glasses 2 and 3 in static and dynamic conditions. </w:t>
      </w:r>
      <w:r w:rsidRPr="00C3268F">
        <w:rPr>
          <w:rFonts w:ascii="Times New Roman" w:hAnsi="Times New Roman" w:cs="Times New Roman"/>
          <w:i/>
          <w:iCs/>
          <w:sz w:val="24"/>
        </w:rPr>
        <w:t>Behavior Research Methods</w:t>
      </w:r>
      <w:r w:rsidRPr="00C3268F">
        <w:rPr>
          <w:rFonts w:ascii="Times New Roman" w:hAnsi="Times New Roman" w:cs="Times New Roman"/>
          <w:sz w:val="24"/>
        </w:rPr>
        <w:t xml:space="preserve">, </w:t>
      </w:r>
      <w:r w:rsidRPr="00C3268F">
        <w:rPr>
          <w:rFonts w:ascii="Times New Roman" w:hAnsi="Times New Roman" w:cs="Times New Roman"/>
          <w:i/>
          <w:iCs/>
          <w:sz w:val="24"/>
        </w:rPr>
        <w:t>56</w:t>
      </w:r>
      <w:r w:rsidRPr="00C3268F">
        <w:rPr>
          <w:rFonts w:ascii="Times New Roman" w:hAnsi="Times New Roman" w:cs="Times New Roman"/>
          <w:sz w:val="24"/>
        </w:rPr>
        <w:t>(5), 4221–4238. https://doi.org/10.3758/s13428-023-02173-7</w:t>
      </w:r>
    </w:p>
    <w:p w14:paraId="2E071244"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t xml:space="preserve">RStudio Team. (2020). </w:t>
      </w:r>
      <w:r w:rsidRPr="00C3268F">
        <w:rPr>
          <w:rFonts w:ascii="Times New Roman" w:hAnsi="Times New Roman" w:cs="Times New Roman"/>
          <w:i/>
          <w:iCs/>
          <w:sz w:val="24"/>
        </w:rPr>
        <w:t>RStudio: Integrated Development Environment for R</w:t>
      </w:r>
      <w:r w:rsidRPr="00C3268F">
        <w:rPr>
          <w:rFonts w:ascii="Times New Roman" w:hAnsi="Times New Roman" w:cs="Times New Roman"/>
          <w:sz w:val="24"/>
        </w:rPr>
        <w:t>. RStudio, PBC.</w:t>
      </w:r>
    </w:p>
    <w:p w14:paraId="605495E4" w14:textId="77777777" w:rsidR="00C3268F" w:rsidRPr="00C3268F" w:rsidRDefault="00C3268F" w:rsidP="00C3268F">
      <w:pPr>
        <w:pStyle w:val="Literaturverzeichnis"/>
        <w:rPr>
          <w:rFonts w:ascii="Times New Roman" w:hAnsi="Times New Roman" w:cs="Times New Roman"/>
          <w:sz w:val="24"/>
          <w:lang w:val="de-DE"/>
        </w:rPr>
      </w:pPr>
      <w:r w:rsidRPr="00C3268F">
        <w:rPr>
          <w:rFonts w:ascii="Times New Roman" w:hAnsi="Times New Roman" w:cs="Times New Roman"/>
          <w:sz w:val="24"/>
          <w:lang w:val="de-DE"/>
        </w:rPr>
        <w:t xml:space="preserve">Rüedi, J. (2014). Zur Bedeutung positive Beziehungen für die Klassenführung und den Umgang mit Unterrichtsstörungen. </w:t>
      </w:r>
      <w:r w:rsidRPr="00C3268F">
        <w:rPr>
          <w:rFonts w:ascii="Times New Roman" w:hAnsi="Times New Roman" w:cs="Times New Roman"/>
          <w:i/>
          <w:iCs/>
          <w:sz w:val="24"/>
          <w:lang w:val="de-DE"/>
        </w:rPr>
        <w:t>Beziehungen in Schule Und Unterricht. Teil</w:t>
      </w:r>
      <w:r w:rsidRPr="00C3268F">
        <w:rPr>
          <w:rFonts w:ascii="Times New Roman" w:hAnsi="Times New Roman" w:cs="Times New Roman"/>
          <w:sz w:val="24"/>
          <w:lang w:val="de-DE"/>
        </w:rPr>
        <w:t xml:space="preserve">, </w:t>
      </w:r>
      <w:r w:rsidRPr="00C3268F">
        <w:rPr>
          <w:rFonts w:ascii="Times New Roman" w:hAnsi="Times New Roman" w:cs="Times New Roman"/>
          <w:i/>
          <w:iCs/>
          <w:sz w:val="24"/>
          <w:lang w:val="de-DE"/>
        </w:rPr>
        <w:t>3</w:t>
      </w:r>
      <w:r w:rsidRPr="00C3268F">
        <w:rPr>
          <w:rFonts w:ascii="Times New Roman" w:hAnsi="Times New Roman" w:cs="Times New Roman"/>
          <w:sz w:val="24"/>
          <w:lang w:val="de-DE"/>
        </w:rPr>
        <w:t>, 105–126.</w:t>
      </w:r>
    </w:p>
    <w:p w14:paraId="280727D8" w14:textId="77777777" w:rsidR="00C3268F" w:rsidRPr="00C3268F" w:rsidRDefault="00C3268F" w:rsidP="00C3268F">
      <w:pPr>
        <w:pStyle w:val="Literaturverzeichnis"/>
        <w:rPr>
          <w:rFonts w:ascii="Times New Roman" w:hAnsi="Times New Roman" w:cs="Times New Roman"/>
          <w:sz w:val="24"/>
          <w:lang w:val="de-DE"/>
        </w:rPr>
      </w:pPr>
      <w:r w:rsidRPr="00C3268F">
        <w:rPr>
          <w:rFonts w:ascii="Times New Roman" w:hAnsi="Times New Roman" w:cs="Times New Roman"/>
          <w:sz w:val="24"/>
          <w:lang w:val="de-DE"/>
        </w:rPr>
        <w:t xml:space="preserve">Tobii AB. (2024). </w:t>
      </w:r>
      <w:r w:rsidRPr="00C3268F">
        <w:rPr>
          <w:rFonts w:ascii="Times New Roman" w:hAnsi="Times New Roman" w:cs="Times New Roman"/>
          <w:i/>
          <w:iCs/>
          <w:sz w:val="24"/>
          <w:lang w:val="de-DE"/>
        </w:rPr>
        <w:t>Tobii Pro Lab User Manual v 24.21</w:t>
      </w:r>
      <w:r w:rsidRPr="00C3268F">
        <w:rPr>
          <w:rFonts w:ascii="Times New Roman" w:hAnsi="Times New Roman" w:cs="Times New Roman"/>
          <w:sz w:val="24"/>
          <w:lang w:val="de-DE"/>
        </w:rPr>
        <w:t>. https://go.tobii.com/tobii_pro_lab_user_manual</w:t>
      </w:r>
    </w:p>
    <w:p w14:paraId="35903F0B"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t xml:space="preserve">Wickham, H. (2016). </w:t>
      </w:r>
      <w:r w:rsidRPr="00C3268F">
        <w:rPr>
          <w:rFonts w:ascii="Times New Roman" w:hAnsi="Times New Roman" w:cs="Times New Roman"/>
          <w:i/>
          <w:iCs/>
          <w:sz w:val="24"/>
        </w:rPr>
        <w:t>ggplot2: Elegant Graphics for Data Analysis</w:t>
      </w:r>
      <w:r w:rsidRPr="00C3268F">
        <w:rPr>
          <w:rFonts w:ascii="Times New Roman" w:hAnsi="Times New Roman" w:cs="Times New Roman"/>
          <w:sz w:val="24"/>
        </w:rPr>
        <w:t>. Springer-Verlag New York. https://doi.org/10.1007/978-0-387-98141-3</w:t>
      </w:r>
    </w:p>
    <w:p w14:paraId="48ADE2B6" w14:textId="016A4215" w:rsidR="002A4F59" w:rsidRDefault="00CB5001" w:rsidP="007C555E">
      <w:pPr>
        <w:ind w:firstLine="0"/>
        <w:rPr>
          <w:rFonts w:ascii="Times New Roman" w:hAnsi="Times New Roman" w:cs="Times New Roman"/>
          <w:color w:val="DBDBDB" w:themeColor="accent3" w:themeTint="66"/>
          <w:sz w:val="24"/>
          <w:szCs w:val="24"/>
        </w:rPr>
      </w:pPr>
      <w:r>
        <w:rPr>
          <w:rFonts w:ascii="Times New Roman" w:hAnsi="Times New Roman" w:cs="Times New Roman"/>
          <w:color w:val="DBDBDB" w:themeColor="accent3" w:themeTint="66"/>
          <w:sz w:val="24"/>
          <w:szCs w:val="24"/>
        </w:rPr>
        <w:fldChar w:fldCharType="end"/>
      </w:r>
    </w:p>
    <w:p w14:paraId="7EF8BDD9" w14:textId="77777777" w:rsidR="00671016" w:rsidRPr="00B76258" w:rsidRDefault="00671016" w:rsidP="007C555E">
      <w:pPr>
        <w:ind w:firstLine="0"/>
        <w:rPr>
          <w:rFonts w:ascii="Times New Roman" w:hAnsi="Times New Roman" w:cs="Times New Roman"/>
          <w:color w:val="DBDBDB" w:themeColor="accent3" w:themeTint="66"/>
          <w:sz w:val="24"/>
          <w:szCs w:val="24"/>
        </w:rPr>
      </w:pPr>
    </w:p>
    <w:p w14:paraId="61F95407" w14:textId="77777777" w:rsidR="002A4F59" w:rsidRDefault="002A4F59" w:rsidP="007C555E">
      <w:pPr>
        <w:ind w:firstLine="0"/>
        <w:rPr>
          <w:rFonts w:ascii="Times New Roman" w:hAnsi="Times New Roman" w:cs="Times New Roman"/>
          <w:color w:val="DBDBDB" w:themeColor="accent3" w:themeTint="66"/>
          <w:sz w:val="24"/>
          <w:szCs w:val="24"/>
        </w:rPr>
      </w:pPr>
    </w:p>
    <w:p w14:paraId="5A7E1B0B" w14:textId="77777777" w:rsidR="00671016" w:rsidRDefault="00671016" w:rsidP="007C555E">
      <w:pPr>
        <w:ind w:firstLine="0"/>
        <w:rPr>
          <w:rFonts w:ascii="Times New Roman" w:hAnsi="Times New Roman" w:cs="Times New Roman"/>
          <w:color w:val="DBDBDB" w:themeColor="accent3" w:themeTint="66"/>
          <w:sz w:val="24"/>
          <w:szCs w:val="24"/>
        </w:rPr>
      </w:pPr>
    </w:p>
    <w:p w14:paraId="6453E15C" w14:textId="77777777" w:rsidR="00671016" w:rsidRDefault="00671016" w:rsidP="007C555E">
      <w:pPr>
        <w:ind w:firstLine="0"/>
        <w:rPr>
          <w:rFonts w:ascii="Times New Roman" w:hAnsi="Times New Roman" w:cs="Times New Roman"/>
          <w:color w:val="DBDBDB" w:themeColor="accent3" w:themeTint="66"/>
          <w:sz w:val="24"/>
          <w:szCs w:val="24"/>
        </w:rPr>
      </w:pPr>
    </w:p>
    <w:p w14:paraId="79FA3B7E" w14:textId="77777777" w:rsidR="00671016" w:rsidRDefault="00671016" w:rsidP="007C555E">
      <w:pPr>
        <w:ind w:firstLine="0"/>
        <w:rPr>
          <w:rFonts w:ascii="Times New Roman" w:hAnsi="Times New Roman" w:cs="Times New Roman"/>
          <w:color w:val="DBDBDB" w:themeColor="accent3" w:themeTint="66"/>
          <w:sz w:val="24"/>
          <w:szCs w:val="24"/>
        </w:rPr>
      </w:pPr>
    </w:p>
    <w:p w14:paraId="10DEDA34" w14:textId="77777777" w:rsidR="00671016" w:rsidRDefault="00671016" w:rsidP="007C555E">
      <w:pPr>
        <w:ind w:firstLine="0"/>
        <w:rPr>
          <w:rFonts w:ascii="Times New Roman" w:hAnsi="Times New Roman" w:cs="Times New Roman"/>
          <w:color w:val="DBDBDB" w:themeColor="accent3" w:themeTint="66"/>
          <w:sz w:val="24"/>
          <w:szCs w:val="24"/>
        </w:rPr>
      </w:pPr>
    </w:p>
    <w:p w14:paraId="3838BDFE" w14:textId="77777777" w:rsidR="00671016" w:rsidRPr="00B76258" w:rsidRDefault="00671016" w:rsidP="007C555E">
      <w:pPr>
        <w:ind w:firstLine="0"/>
        <w:rPr>
          <w:rFonts w:ascii="Times New Roman" w:hAnsi="Times New Roman" w:cs="Times New Roman"/>
          <w:color w:val="DBDBDB" w:themeColor="accent3" w:themeTint="66"/>
          <w:sz w:val="24"/>
          <w:szCs w:val="24"/>
        </w:rPr>
      </w:pPr>
    </w:p>
    <w:p w14:paraId="3F636923" w14:textId="40ABCAD8" w:rsidR="00515ACD" w:rsidRPr="00671016" w:rsidRDefault="00515ACD"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w:t>
      </w:r>
    </w:p>
    <w:p w14:paraId="3E288437" w14:textId="78A295A0" w:rsidR="003C2850" w:rsidRPr="00671016" w:rsidRDefault="003C2850"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A</w:t>
      </w:r>
    </w:p>
    <w:p w14:paraId="63C52C18" w14:textId="3A620814"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Table </w:t>
      </w:r>
      <w:r w:rsidR="00447B65" w:rsidRPr="00671016">
        <w:rPr>
          <w:rFonts w:ascii="Times New Roman" w:hAnsi="Times New Roman" w:cs="Times New Roman"/>
          <w:b/>
          <w:bCs/>
          <w:sz w:val="24"/>
          <w:szCs w:val="24"/>
        </w:rPr>
        <w:t>A1</w:t>
      </w:r>
      <w:r w:rsidRPr="00671016">
        <w:rPr>
          <w:rFonts w:ascii="Times New Roman" w:hAnsi="Times New Roman" w:cs="Times New Roman"/>
          <w:b/>
          <w:bCs/>
          <w:sz w:val="24"/>
          <w:szCs w:val="24"/>
        </w:rPr>
        <w:t xml:space="preserve"> </w:t>
      </w:r>
    </w:p>
    <w:p w14:paraId="1E398065" w14:textId="1072031B" w:rsidR="00515ACD" w:rsidRPr="00671016" w:rsidRDefault="00515ACD" w:rsidP="007C555E">
      <w:pPr>
        <w:ind w:firstLine="0"/>
        <w:rPr>
          <w:rFonts w:ascii="Times New Roman" w:hAnsi="Times New Roman" w:cs="Times New Roman"/>
          <w:i/>
          <w:iCs/>
          <w:sz w:val="24"/>
          <w:szCs w:val="24"/>
        </w:rPr>
      </w:pPr>
      <w:r w:rsidRPr="00671016">
        <w:rPr>
          <w:rFonts w:ascii="Times New Roman" w:hAnsi="Times New Roman" w:cs="Times New Roman"/>
          <w:i/>
          <w:iCs/>
          <w:sz w:val="24"/>
          <w:szCs w:val="24"/>
        </w:rPr>
        <w:t xml:space="preserve">Classification </w:t>
      </w:r>
      <w:r w:rsidR="008831F4" w:rsidRPr="00671016">
        <w:rPr>
          <w:rFonts w:ascii="Times New Roman" w:hAnsi="Times New Roman" w:cs="Times New Roman"/>
          <w:i/>
          <w:iCs/>
          <w:sz w:val="24"/>
          <w:szCs w:val="24"/>
        </w:rPr>
        <w:t xml:space="preserve">of Nine Typical Classroom Disruptions According </w:t>
      </w:r>
      <w:r w:rsidR="005044FF" w:rsidRPr="00671016">
        <w:rPr>
          <w:rFonts w:ascii="Times New Roman" w:hAnsi="Times New Roman" w:cs="Times New Roman"/>
          <w:i/>
          <w:iCs/>
          <w:sz w:val="24"/>
          <w:szCs w:val="24"/>
        </w:rPr>
        <w:t>t</w:t>
      </w:r>
      <w:r w:rsidR="008831F4" w:rsidRPr="00671016">
        <w:rPr>
          <w:rFonts w:ascii="Times New Roman" w:hAnsi="Times New Roman" w:cs="Times New Roman"/>
          <w:i/>
          <w:iCs/>
          <w:sz w:val="24"/>
          <w:szCs w:val="24"/>
        </w:rPr>
        <w:t xml:space="preserve">o </w:t>
      </w:r>
      <w:r w:rsidR="001201BF" w:rsidRPr="00671016">
        <w:rPr>
          <w:rFonts w:ascii="Times New Roman" w:hAnsi="Times New Roman" w:cs="Times New Roman"/>
          <w:i/>
          <w:iCs/>
          <w:sz w:val="24"/>
          <w:szCs w:val="24"/>
        </w:rPr>
        <w:fldChar w:fldCharType="begin"/>
      </w:r>
      <w:r w:rsidR="007742E6" w:rsidRPr="00671016">
        <w:rPr>
          <w:rFonts w:ascii="Times New Roman" w:hAnsi="Times New Roman" w:cs="Times New Roman"/>
          <w:i/>
          <w:iCs/>
          <w:sz w:val="24"/>
          <w:szCs w:val="24"/>
        </w:rPr>
        <w:instrText xml:space="preserve"> ADDIN ZOTERO_ITEM CSL_CITATION {"citationID":"PM9x2qin","properties":{"formattedCitation":"(Lohmann &amp; Meyer, 2003)","plainCitation":"(Lohmann &amp; Meyer, 2003)","dontUpdate":true,"noteIndex":0},"citationItems":[{"id":803,"uris":["http://zotero.org/groups/5349517/items/W9DMGN77"],"itemData":{"id":803,"type":"book","publisher":"Cornelsen-Scriptor","title":"Mit Sch\"ulern klarkommen: Professioneller Umgang mit Unterrichtsst\"orungen und Disziplinkonflikten","author":[{"family":"Lohmann","given":"Gert"},{"family":"Meyer","given":"Hilbert"}],"issued":{"date-parts":[["2003"]]}}}],"schema":"https://github.com/citation-style-language/schema/raw/master/csl-citation.json"} </w:instrText>
      </w:r>
      <w:r w:rsidR="001201BF" w:rsidRPr="00671016">
        <w:rPr>
          <w:rFonts w:ascii="Times New Roman" w:hAnsi="Times New Roman" w:cs="Times New Roman"/>
          <w:i/>
          <w:iCs/>
          <w:sz w:val="24"/>
          <w:szCs w:val="24"/>
        </w:rPr>
        <w:fldChar w:fldCharType="separate"/>
      </w:r>
      <w:r w:rsidR="001201BF" w:rsidRPr="00671016">
        <w:rPr>
          <w:rFonts w:ascii="Times New Roman" w:hAnsi="Times New Roman" w:cs="Times New Roman"/>
          <w:i/>
          <w:iCs/>
          <w:sz w:val="24"/>
          <w:szCs w:val="24"/>
        </w:rPr>
        <w:t xml:space="preserve">Lohmann </w:t>
      </w:r>
      <w:r w:rsidR="008831F4" w:rsidRPr="00671016">
        <w:rPr>
          <w:rFonts w:ascii="Times New Roman" w:hAnsi="Times New Roman" w:cs="Times New Roman"/>
          <w:i/>
          <w:iCs/>
          <w:sz w:val="24"/>
          <w:szCs w:val="24"/>
        </w:rPr>
        <w:t xml:space="preserve">&amp; </w:t>
      </w:r>
      <w:r w:rsidR="001201BF" w:rsidRPr="00671016">
        <w:rPr>
          <w:rFonts w:ascii="Times New Roman" w:hAnsi="Times New Roman" w:cs="Times New Roman"/>
          <w:i/>
          <w:iCs/>
          <w:sz w:val="24"/>
          <w:szCs w:val="24"/>
        </w:rPr>
        <w:t xml:space="preserve">Meyer </w:t>
      </w:r>
      <w:r w:rsidR="008831F4" w:rsidRPr="00671016">
        <w:rPr>
          <w:rFonts w:ascii="Times New Roman" w:hAnsi="Times New Roman" w:cs="Times New Roman"/>
          <w:i/>
          <w:iCs/>
          <w:sz w:val="24"/>
          <w:szCs w:val="24"/>
        </w:rPr>
        <w:t>(2003)</w:t>
      </w:r>
      <w:r w:rsidR="001201BF" w:rsidRPr="00671016">
        <w:rPr>
          <w:rFonts w:ascii="Times New Roman" w:hAnsi="Times New Roman" w:cs="Times New Roman"/>
          <w:i/>
          <w:iCs/>
          <w:sz w:val="24"/>
          <w:szCs w:val="24"/>
        </w:rPr>
        <w:fldChar w:fldCharType="end"/>
      </w:r>
      <w:r w:rsidR="008831F4" w:rsidRPr="00671016">
        <w:rPr>
          <w:rFonts w:ascii="Times New Roman" w:hAnsi="Times New Roman" w:cs="Times New Roman"/>
          <w:i/>
          <w:iCs/>
          <w:sz w:val="24"/>
          <w:szCs w:val="24"/>
        </w:rPr>
        <w:t xml:space="preserve"> Performed </w:t>
      </w:r>
      <w:r w:rsidR="005044FF" w:rsidRPr="00671016">
        <w:rPr>
          <w:rFonts w:ascii="Times New Roman" w:hAnsi="Times New Roman" w:cs="Times New Roman"/>
          <w:i/>
          <w:iCs/>
          <w:sz w:val="24"/>
          <w:szCs w:val="24"/>
        </w:rPr>
        <w:t>i</w:t>
      </w:r>
      <w:r w:rsidR="008831F4" w:rsidRPr="00671016">
        <w:rPr>
          <w:rFonts w:ascii="Times New Roman" w:hAnsi="Times New Roman" w:cs="Times New Roman"/>
          <w:i/>
          <w:iCs/>
          <w:sz w:val="24"/>
          <w:szCs w:val="24"/>
        </w:rPr>
        <w:t xml:space="preserve">n The Micro-Teaching Unit </w:t>
      </w:r>
      <w:r w:rsidR="005044FF" w:rsidRPr="00671016">
        <w:rPr>
          <w:rFonts w:ascii="Times New Roman" w:hAnsi="Times New Roman" w:cs="Times New Roman"/>
          <w:i/>
          <w:iCs/>
          <w:sz w:val="24"/>
          <w:szCs w:val="24"/>
        </w:rPr>
        <w:t>b</w:t>
      </w:r>
      <w:r w:rsidR="008831F4" w:rsidRPr="00671016">
        <w:rPr>
          <w:rFonts w:ascii="Times New Roman" w:hAnsi="Times New Roman" w:cs="Times New Roman"/>
          <w:i/>
          <w:iCs/>
          <w:sz w:val="24"/>
          <w:szCs w:val="24"/>
        </w:rPr>
        <w:t>y Actors</w:t>
      </w:r>
    </w:p>
    <w:tbl>
      <w:tblPr>
        <w:tblStyle w:val="EinfacheTabelle2"/>
        <w:tblW w:w="5000" w:type="pct"/>
        <w:tblLook w:val="04A0" w:firstRow="1" w:lastRow="0" w:firstColumn="1" w:lastColumn="0" w:noHBand="0" w:noVBand="1"/>
      </w:tblPr>
      <w:tblGrid>
        <w:gridCol w:w="2724"/>
        <w:gridCol w:w="2920"/>
        <w:gridCol w:w="3716"/>
      </w:tblGrid>
      <w:tr w:rsidR="00671016" w:rsidRPr="00671016" w14:paraId="139B5445" w14:textId="77777777" w:rsidTr="009658D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single" w:sz="4" w:space="0" w:color="7F7F7F" w:themeColor="text1" w:themeTint="80"/>
              <w:left w:val="nil"/>
              <w:bottom w:val="single" w:sz="4" w:space="0" w:color="auto"/>
              <w:right w:val="nil"/>
            </w:tcBorders>
            <w:vAlign w:val="bottom"/>
            <w:hideMark/>
          </w:tcPr>
          <w:p w14:paraId="1EFF56D8" w14:textId="77777777" w:rsidR="00515ACD" w:rsidRPr="00671016" w:rsidRDefault="00515ACD" w:rsidP="007C555E">
            <w:pPr>
              <w:ind w:firstLine="0"/>
              <w:rPr>
                <w:rFonts w:ascii="Times New Roman" w:hAnsi="Times New Roman" w:cs="Times New Roman"/>
                <w:sz w:val="24"/>
                <w:szCs w:val="24"/>
                <w:lang w:val="de-DE"/>
              </w:rPr>
            </w:pPr>
            <w:r w:rsidRPr="00671016">
              <w:rPr>
                <w:rFonts w:ascii="Times New Roman" w:hAnsi="Times New Roman" w:cs="Times New Roman"/>
                <w:sz w:val="24"/>
                <w:szCs w:val="24"/>
              </w:rPr>
              <w:lastRenderedPageBreak/>
              <w:t>Verbal disruptions</w:t>
            </w:r>
          </w:p>
        </w:tc>
        <w:tc>
          <w:tcPr>
            <w:tcW w:w="1560" w:type="pct"/>
            <w:tcBorders>
              <w:top w:val="single" w:sz="4" w:space="0" w:color="7F7F7F" w:themeColor="text1" w:themeTint="80"/>
              <w:left w:val="nil"/>
              <w:bottom w:val="single" w:sz="4" w:space="0" w:color="auto"/>
              <w:right w:val="nil"/>
            </w:tcBorders>
            <w:vAlign w:val="bottom"/>
            <w:hideMark/>
          </w:tcPr>
          <w:p w14:paraId="44B36021" w14:textId="77777777" w:rsidR="00515ACD" w:rsidRPr="00671016" w:rsidRDefault="00515ACD" w:rsidP="007C555E">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rPr>
              <w:t>Physical disruptions</w:t>
            </w:r>
          </w:p>
        </w:tc>
        <w:tc>
          <w:tcPr>
            <w:tcW w:w="1985" w:type="pct"/>
            <w:tcBorders>
              <w:top w:val="single" w:sz="4" w:space="0" w:color="7F7F7F" w:themeColor="text1" w:themeTint="80"/>
              <w:left w:val="nil"/>
              <w:bottom w:val="single" w:sz="4" w:space="0" w:color="auto"/>
              <w:right w:val="nil"/>
            </w:tcBorders>
            <w:vAlign w:val="bottom"/>
            <w:hideMark/>
          </w:tcPr>
          <w:p w14:paraId="307BACA7" w14:textId="77777777" w:rsidR="00515ACD" w:rsidRPr="00671016" w:rsidRDefault="00515ACD" w:rsidP="007C555E">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016">
              <w:rPr>
                <w:rFonts w:ascii="Times New Roman" w:hAnsi="Times New Roman" w:cs="Times New Roman"/>
                <w:sz w:val="24"/>
                <w:szCs w:val="24"/>
              </w:rPr>
              <w:t>Lack of eagerness to learn</w:t>
            </w:r>
          </w:p>
        </w:tc>
      </w:tr>
      <w:tr w:rsidR="00671016" w:rsidRPr="00671016" w14:paraId="4C86983E" w14:textId="77777777" w:rsidTr="009658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single" w:sz="4" w:space="0" w:color="auto"/>
              <w:left w:val="nil"/>
              <w:bottom w:val="nil"/>
              <w:right w:val="nil"/>
            </w:tcBorders>
            <w:vAlign w:val="bottom"/>
            <w:hideMark/>
          </w:tcPr>
          <w:p w14:paraId="48FC8720" w14:textId="0F384CD5"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Heckling</w:t>
            </w:r>
            <w:proofErr w:type="spellEnd"/>
          </w:p>
        </w:tc>
        <w:tc>
          <w:tcPr>
            <w:tcW w:w="1560" w:type="pct"/>
            <w:tcBorders>
              <w:top w:val="single" w:sz="4" w:space="0" w:color="auto"/>
              <w:left w:val="nil"/>
              <w:bottom w:val="nil"/>
              <w:right w:val="nil"/>
            </w:tcBorders>
            <w:vAlign w:val="bottom"/>
            <w:hideMark/>
          </w:tcPr>
          <w:p w14:paraId="1AD8A8F9"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Clicking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pen</w:t>
            </w:r>
            <w:proofErr w:type="spellEnd"/>
          </w:p>
        </w:tc>
        <w:tc>
          <w:tcPr>
            <w:tcW w:w="1985" w:type="pct"/>
            <w:tcBorders>
              <w:top w:val="single" w:sz="4" w:space="0" w:color="auto"/>
              <w:left w:val="nil"/>
              <w:bottom w:val="nil"/>
              <w:right w:val="nil"/>
            </w:tcBorders>
            <w:vAlign w:val="bottom"/>
            <w:hideMark/>
          </w:tcPr>
          <w:p w14:paraId="04D723D7"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 xml:space="preserve">Looking at </w:t>
            </w:r>
            <w:proofErr w:type="spellStart"/>
            <w:r w:rsidRPr="00671016">
              <w:rPr>
                <w:rFonts w:ascii="Times New Roman" w:hAnsi="Times New Roman" w:cs="Times New Roman"/>
                <w:sz w:val="24"/>
                <w:szCs w:val="24"/>
                <w:lang w:val="de-DE"/>
              </w:rPr>
              <w:t>phone</w:t>
            </w:r>
            <w:proofErr w:type="spellEnd"/>
          </w:p>
        </w:tc>
      </w:tr>
      <w:tr w:rsidR="00671016" w:rsidRPr="00671016" w14:paraId="4814E46C" w14:textId="77777777" w:rsidTr="009658DD">
        <w:trPr>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nil"/>
              <w:left w:val="nil"/>
              <w:bottom w:val="nil"/>
              <w:right w:val="nil"/>
            </w:tcBorders>
            <w:vAlign w:val="bottom"/>
            <w:hideMark/>
          </w:tcPr>
          <w:p w14:paraId="628B51A5" w14:textId="77777777"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Chatting</w:t>
            </w:r>
            <w:proofErr w:type="spellEnd"/>
          </w:p>
        </w:tc>
        <w:tc>
          <w:tcPr>
            <w:tcW w:w="1560" w:type="pct"/>
            <w:tcBorders>
              <w:top w:val="nil"/>
              <w:left w:val="nil"/>
              <w:bottom w:val="nil"/>
              <w:right w:val="nil"/>
            </w:tcBorders>
            <w:vAlign w:val="bottom"/>
            <w:hideMark/>
          </w:tcPr>
          <w:p w14:paraId="15C81FF4" w14:textId="77777777" w:rsidR="00515ACD" w:rsidRPr="00671016" w:rsidRDefault="00515ACD" w:rsidP="007C55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Snipping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hands</w:t>
            </w:r>
            <w:proofErr w:type="spellEnd"/>
          </w:p>
        </w:tc>
        <w:tc>
          <w:tcPr>
            <w:tcW w:w="1985" w:type="pct"/>
            <w:tcBorders>
              <w:top w:val="nil"/>
              <w:left w:val="nil"/>
              <w:bottom w:val="nil"/>
              <w:right w:val="nil"/>
            </w:tcBorders>
            <w:vAlign w:val="bottom"/>
            <w:hideMark/>
          </w:tcPr>
          <w:p w14:paraId="397E9487" w14:textId="77777777" w:rsidR="00515ACD" w:rsidRPr="00671016" w:rsidRDefault="00515ACD" w:rsidP="007C55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Drawing</w:t>
            </w:r>
          </w:p>
        </w:tc>
      </w:tr>
      <w:tr w:rsidR="00671016" w:rsidRPr="00671016" w14:paraId="169DDC09" w14:textId="77777777" w:rsidTr="009658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nil"/>
              <w:left w:val="nil"/>
              <w:bottom w:val="single" w:sz="4" w:space="0" w:color="auto"/>
              <w:right w:val="nil"/>
            </w:tcBorders>
            <w:vAlign w:val="bottom"/>
            <w:hideMark/>
          </w:tcPr>
          <w:p w14:paraId="648BD3DB" w14:textId="77777777"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Whispering</w:t>
            </w:r>
            <w:proofErr w:type="spellEnd"/>
          </w:p>
        </w:tc>
        <w:tc>
          <w:tcPr>
            <w:tcW w:w="1560" w:type="pct"/>
            <w:tcBorders>
              <w:top w:val="nil"/>
              <w:left w:val="nil"/>
              <w:bottom w:val="single" w:sz="4" w:space="0" w:color="auto"/>
              <w:right w:val="nil"/>
            </w:tcBorders>
            <w:vAlign w:val="bottom"/>
            <w:hideMark/>
          </w:tcPr>
          <w:p w14:paraId="634B637B"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Drumming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hands</w:t>
            </w:r>
            <w:proofErr w:type="spellEnd"/>
          </w:p>
        </w:tc>
        <w:tc>
          <w:tcPr>
            <w:tcW w:w="1985" w:type="pct"/>
            <w:tcBorders>
              <w:top w:val="nil"/>
              <w:left w:val="nil"/>
              <w:bottom w:val="single" w:sz="4" w:space="0" w:color="auto"/>
              <w:right w:val="nil"/>
            </w:tcBorders>
            <w:vAlign w:val="bottom"/>
            <w:hideMark/>
          </w:tcPr>
          <w:p w14:paraId="5E34473D" w14:textId="7DE84CD5"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 xml:space="preserve">Head on </w:t>
            </w:r>
            <w:proofErr w:type="spellStart"/>
            <w:r w:rsidRPr="00671016">
              <w:rPr>
                <w:rFonts w:ascii="Times New Roman" w:hAnsi="Times New Roman" w:cs="Times New Roman"/>
                <w:sz w:val="24"/>
                <w:szCs w:val="24"/>
                <w:lang w:val="de-DE"/>
              </w:rPr>
              <w:t>table</w:t>
            </w:r>
            <w:proofErr w:type="spellEnd"/>
          </w:p>
        </w:tc>
      </w:tr>
    </w:tbl>
    <w:p w14:paraId="410EF5D3" w14:textId="362AB611" w:rsidR="00515ACD" w:rsidRPr="00671016" w:rsidRDefault="004079A1" w:rsidP="007C555E">
      <w:pPr>
        <w:spacing w:before="240" w:line="240" w:lineRule="auto"/>
        <w:ind w:firstLine="0"/>
        <w:rPr>
          <w:rFonts w:ascii="Times New Roman" w:hAnsi="Times New Roman" w:cs="Times New Roman"/>
          <w:i/>
          <w:iCs/>
          <w:szCs w:val="22"/>
        </w:rPr>
      </w:pPr>
      <w:r w:rsidRPr="00671016">
        <w:rPr>
          <w:rFonts w:ascii="Times New Roman" w:hAnsi="Times New Roman" w:cs="Times New Roman"/>
          <w:i/>
          <w:iCs/>
          <w:szCs w:val="22"/>
        </w:rPr>
        <w:t xml:space="preserve">Note. </w:t>
      </w:r>
      <w:r w:rsidRPr="00671016">
        <w:rPr>
          <w:rFonts w:ascii="Times New Roman" w:hAnsi="Times New Roman" w:cs="Times New Roman"/>
          <w:szCs w:val="22"/>
        </w:rPr>
        <w:t xml:space="preserve">Disruptions were classified based on the typology provided by </w:t>
      </w:r>
      <w:r w:rsidRPr="00671016">
        <w:rPr>
          <w:rFonts w:ascii="Times New Roman" w:hAnsi="Times New Roman" w:cs="Times New Roman"/>
          <w:szCs w:val="22"/>
        </w:rPr>
        <w:fldChar w:fldCharType="begin"/>
      </w:r>
      <w:r w:rsidR="007742E6" w:rsidRPr="00671016">
        <w:rPr>
          <w:rFonts w:ascii="Times New Roman" w:hAnsi="Times New Roman" w:cs="Times New Roman"/>
          <w:szCs w:val="22"/>
        </w:rPr>
        <w:instrText xml:space="preserve"> ADDIN ZOTERO_ITEM CSL_CITATION {"citationID":"g08ULVNG","properties":{"formattedCitation":"(Lohmann &amp; Meyer, 2003)","plainCitation":"(Lohmann &amp; Meyer, 2003)","dontUpdate":true,"noteIndex":0},"citationItems":[{"id":803,"uris":["http://zotero.org/groups/5349517/items/W9DMGN77"],"itemData":{"id":803,"type":"book","publisher":"Cornelsen-Scriptor","title":"Mit Sch\"ulern klarkommen: Professioneller Umgang mit Unterrichtsst\"orungen und Disziplinkonflikten","author":[{"family":"Lohmann","given":"Gert"},{"family":"Meyer","given":"Hilbert"}],"issued":{"date-parts":[["2003"]]}}}],"schema":"https://github.com/citation-style-language/schema/raw/master/csl-citation.json"} </w:instrText>
      </w:r>
      <w:r w:rsidRPr="00671016">
        <w:rPr>
          <w:rFonts w:ascii="Times New Roman" w:hAnsi="Times New Roman" w:cs="Times New Roman"/>
          <w:szCs w:val="22"/>
        </w:rPr>
        <w:fldChar w:fldCharType="separate"/>
      </w:r>
      <w:r w:rsidRPr="00671016">
        <w:rPr>
          <w:rFonts w:ascii="Times New Roman" w:hAnsi="Times New Roman" w:cs="Times New Roman"/>
          <w:szCs w:val="22"/>
        </w:rPr>
        <w:t>Lohmann &amp; Meyer (2003)</w:t>
      </w:r>
      <w:r w:rsidRPr="00671016">
        <w:rPr>
          <w:rFonts w:ascii="Times New Roman" w:hAnsi="Times New Roman" w:cs="Times New Roman"/>
          <w:szCs w:val="22"/>
        </w:rPr>
        <w:fldChar w:fldCharType="end"/>
      </w:r>
      <w:r w:rsidRPr="00671016">
        <w:rPr>
          <w:rFonts w:ascii="Times New Roman" w:hAnsi="Times New Roman" w:cs="Times New Roman"/>
          <w:i/>
          <w:iCs/>
          <w:szCs w:val="22"/>
        </w:rPr>
        <w:t xml:space="preserve">. </w:t>
      </w:r>
      <w:r w:rsidRPr="00671016">
        <w:rPr>
          <w:rFonts w:ascii="Times New Roman" w:hAnsi="Times New Roman" w:cs="Times New Roman"/>
          <w:szCs w:val="22"/>
        </w:rPr>
        <w:t>Categories include verbal, physical, and disengagement-related behaviors performed during the micro-teaching unit.</w:t>
      </w:r>
      <w:r w:rsidR="001F464C" w:rsidRPr="00671016">
        <w:rPr>
          <w:rFonts w:ascii="Times New Roman" w:hAnsi="Times New Roman" w:cs="Times New Roman"/>
          <w:szCs w:val="22"/>
        </w:rPr>
        <w:t xml:space="preserve"> The order of the performing actors and the disruptions was fully balanced using Latin squares.</w:t>
      </w:r>
    </w:p>
    <w:p w14:paraId="75F96E19" w14:textId="77777777" w:rsidR="00515ACD" w:rsidRPr="00B76258" w:rsidRDefault="00515ACD" w:rsidP="007C555E">
      <w:pPr>
        <w:ind w:firstLine="0"/>
        <w:rPr>
          <w:rFonts w:ascii="Times New Roman" w:hAnsi="Times New Roman" w:cs="Times New Roman"/>
          <w:b/>
          <w:bCs/>
          <w:color w:val="DBDBDB" w:themeColor="accent3" w:themeTint="66"/>
          <w:sz w:val="24"/>
          <w:szCs w:val="24"/>
        </w:rPr>
      </w:pPr>
    </w:p>
    <w:p w14:paraId="771A2F4D"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7C9CA87B"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73947B36"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34D46CEF" w14:textId="480BAAEE" w:rsidR="00447B65" w:rsidRPr="00B76258" w:rsidRDefault="00447B65" w:rsidP="007C555E">
      <w:pPr>
        <w:ind w:firstLine="0"/>
        <w:rPr>
          <w:rFonts w:ascii="Times New Roman" w:hAnsi="Times New Roman" w:cs="Times New Roman"/>
          <w:b/>
          <w:bCs/>
          <w:color w:val="DBDBDB" w:themeColor="accent3" w:themeTint="66"/>
          <w:sz w:val="24"/>
          <w:szCs w:val="24"/>
        </w:rPr>
      </w:pPr>
    </w:p>
    <w:p w14:paraId="02A93B11" w14:textId="77777777" w:rsidR="00B51FFE" w:rsidRPr="00B76258" w:rsidRDefault="00B51FFE" w:rsidP="007C555E">
      <w:pPr>
        <w:ind w:firstLine="0"/>
        <w:rPr>
          <w:rFonts w:ascii="Times New Roman" w:hAnsi="Times New Roman" w:cs="Times New Roman"/>
          <w:b/>
          <w:bCs/>
          <w:color w:val="DBDBDB" w:themeColor="accent3" w:themeTint="66"/>
          <w:sz w:val="24"/>
          <w:szCs w:val="24"/>
        </w:rPr>
      </w:pPr>
    </w:p>
    <w:p w14:paraId="158C90D7"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497ED838"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C7C0A53"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73B4C46"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C4153A3"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532B697F"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01F92754" w14:textId="786E41AC" w:rsidR="00980054"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B</w:t>
      </w:r>
    </w:p>
    <w:p w14:paraId="48BBC7C2" w14:textId="0C889EE7" w:rsidR="00447B65"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 xml:space="preserve">Laboratory </w:t>
      </w:r>
      <w:r w:rsidR="009F7567" w:rsidRPr="00671016">
        <w:rPr>
          <w:rFonts w:ascii="Times New Roman" w:hAnsi="Times New Roman" w:cs="Times New Roman"/>
          <w:sz w:val="24"/>
          <w:szCs w:val="24"/>
        </w:rPr>
        <w:t>Setting of The Study</w:t>
      </w:r>
    </w:p>
    <w:p w14:paraId="7D01BC19" w14:textId="1B1D577E"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Figure </w:t>
      </w:r>
      <w:r w:rsidR="00980054" w:rsidRPr="00671016">
        <w:rPr>
          <w:rFonts w:ascii="Times New Roman" w:hAnsi="Times New Roman" w:cs="Times New Roman"/>
          <w:b/>
          <w:bCs/>
          <w:sz w:val="24"/>
          <w:szCs w:val="24"/>
        </w:rPr>
        <w:t>B1</w:t>
      </w:r>
    </w:p>
    <w:p w14:paraId="20872C0F" w14:textId="384CED5D" w:rsidR="00515ACD" w:rsidRPr="00671016" w:rsidRDefault="00515ACD"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lastRenderedPageBreak/>
        <w:t xml:space="preserve">Laboratory </w:t>
      </w:r>
      <w:r w:rsidR="009F7567" w:rsidRPr="00671016">
        <w:rPr>
          <w:rFonts w:ascii="Times New Roman" w:hAnsi="Times New Roman" w:cs="Times New Roman"/>
          <w:i/>
          <w:iCs/>
          <w:sz w:val="24"/>
          <w:szCs w:val="24"/>
        </w:rPr>
        <w:t xml:space="preserve">Setting of The Micro-Teaching Unit. </w:t>
      </w:r>
      <w:r w:rsidRPr="00671016">
        <w:rPr>
          <w:rFonts w:ascii="Times New Roman" w:hAnsi="Times New Roman" w:cs="Times New Roman"/>
          <w:i/>
          <w:noProof/>
          <w:sz w:val="24"/>
          <w:szCs w:val="24"/>
          <w:lang w:val="de-DE"/>
        </w:rPr>
        <w:drawing>
          <wp:inline distT="0" distB="0" distL="0" distR="0" wp14:anchorId="79E2D4B5" wp14:editId="6F741BDB">
            <wp:extent cx="5758180" cy="3314700"/>
            <wp:effectExtent l="19050" t="19050" r="13970" b="19050"/>
            <wp:docPr id="15" name="Grafik 15"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Ein Bild, das Mobiliar, Stuhl, Kleidung, Schuhwerk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t="2475" b="2084"/>
                    <a:stretch>
                      <a:fillRect/>
                    </a:stretch>
                  </pic:blipFill>
                  <pic:spPr bwMode="auto">
                    <a:xfrm>
                      <a:off x="0" y="0"/>
                      <a:ext cx="5758180" cy="3314700"/>
                    </a:xfrm>
                    <a:prstGeom prst="rect">
                      <a:avLst/>
                    </a:prstGeom>
                    <a:noFill/>
                    <a:ln>
                      <a:solidFill>
                        <a:schemeClr val="tx1"/>
                      </a:solidFill>
                    </a:ln>
                  </pic:spPr>
                </pic:pic>
              </a:graphicData>
            </a:graphic>
          </wp:inline>
        </w:drawing>
      </w:r>
    </w:p>
    <w:p w14:paraId="7CB20420" w14:textId="329CA38B" w:rsidR="00515ACD" w:rsidRPr="00671016" w:rsidRDefault="00CC5C41"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Note</w:t>
      </w:r>
      <w:r w:rsidRPr="00671016">
        <w:rPr>
          <w:rFonts w:ascii="Times New Roman" w:hAnsi="Times New Roman" w:cs="Times New Roman"/>
          <w:sz w:val="24"/>
          <w:szCs w:val="24"/>
        </w:rPr>
        <w:t>. The setting included three actors as the class (left) and a teacher (participant, right).</w:t>
      </w:r>
    </w:p>
    <w:p w14:paraId="5E243E3F" w14:textId="77777777" w:rsidR="00447B65" w:rsidRPr="00671016" w:rsidRDefault="00447B65" w:rsidP="007C555E">
      <w:pPr>
        <w:ind w:firstLine="0"/>
        <w:rPr>
          <w:rFonts w:ascii="Times New Roman" w:hAnsi="Times New Roman" w:cs="Times New Roman"/>
          <w:b/>
          <w:bCs/>
          <w:sz w:val="24"/>
          <w:szCs w:val="24"/>
        </w:rPr>
      </w:pPr>
    </w:p>
    <w:p w14:paraId="3038D894" w14:textId="77777777" w:rsidR="00447B65" w:rsidRPr="00671016" w:rsidRDefault="00447B65" w:rsidP="007C555E">
      <w:pPr>
        <w:ind w:firstLine="0"/>
        <w:rPr>
          <w:rFonts w:ascii="Times New Roman" w:hAnsi="Times New Roman" w:cs="Times New Roman"/>
          <w:b/>
          <w:bCs/>
          <w:sz w:val="24"/>
          <w:szCs w:val="24"/>
        </w:rPr>
      </w:pPr>
    </w:p>
    <w:p w14:paraId="24CD9CD2" w14:textId="77777777" w:rsidR="00447B65" w:rsidRPr="00671016" w:rsidRDefault="00447B65" w:rsidP="007C555E">
      <w:pPr>
        <w:ind w:firstLine="0"/>
        <w:rPr>
          <w:rFonts w:ascii="Times New Roman" w:hAnsi="Times New Roman" w:cs="Times New Roman"/>
          <w:b/>
          <w:bCs/>
          <w:sz w:val="24"/>
          <w:szCs w:val="24"/>
        </w:rPr>
      </w:pPr>
    </w:p>
    <w:p w14:paraId="20F94BEF" w14:textId="77777777" w:rsidR="00447B65" w:rsidRPr="00671016" w:rsidRDefault="00447B65" w:rsidP="007C555E">
      <w:pPr>
        <w:ind w:firstLine="0"/>
        <w:rPr>
          <w:rFonts w:ascii="Times New Roman" w:hAnsi="Times New Roman" w:cs="Times New Roman"/>
          <w:b/>
          <w:bCs/>
          <w:sz w:val="24"/>
          <w:szCs w:val="24"/>
        </w:rPr>
      </w:pPr>
    </w:p>
    <w:p w14:paraId="170BD463" w14:textId="77777777" w:rsidR="00447B65" w:rsidRPr="00671016" w:rsidRDefault="00447B65" w:rsidP="007C555E">
      <w:pPr>
        <w:ind w:firstLine="0"/>
        <w:rPr>
          <w:rFonts w:ascii="Times New Roman" w:hAnsi="Times New Roman" w:cs="Times New Roman"/>
          <w:b/>
          <w:bCs/>
          <w:sz w:val="24"/>
          <w:szCs w:val="24"/>
        </w:rPr>
      </w:pPr>
    </w:p>
    <w:p w14:paraId="0967838E" w14:textId="77777777" w:rsidR="00447B65" w:rsidRPr="00671016" w:rsidRDefault="00447B65" w:rsidP="007C555E">
      <w:pPr>
        <w:ind w:firstLine="0"/>
        <w:rPr>
          <w:rFonts w:ascii="Times New Roman" w:hAnsi="Times New Roman" w:cs="Times New Roman"/>
          <w:b/>
          <w:bCs/>
          <w:sz w:val="24"/>
          <w:szCs w:val="24"/>
        </w:rPr>
      </w:pPr>
    </w:p>
    <w:p w14:paraId="0D867766" w14:textId="77777777" w:rsidR="00447B65" w:rsidRPr="00671016" w:rsidRDefault="00447B65" w:rsidP="007C555E">
      <w:pPr>
        <w:ind w:firstLine="0"/>
        <w:rPr>
          <w:rFonts w:ascii="Times New Roman" w:hAnsi="Times New Roman" w:cs="Times New Roman"/>
          <w:b/>
          <w:bCs/>
          <w:sz w:val="24"/>
          <w:szCs w:val="24"/>
        </w:rPr>
      </w:pPr>
    </w:p>
    <w:p w14:paraId="59346920" w14:textId="77777777" w:rsidR="00447B65" w:rsidRPr="00671016" w:rsidRDefault="00447B65" w:rsidP="007C555E">
      <w:pPr>
        <w:ind w:firstLine="0"/>
        <w:rPr>
          <w:rFonts w:ascii="Times New Roman" w:hAnsi="Times New Roman" w:cs="Times New Roman"/>
          <w:b/>
          <w:bCs/>
          <w:sz w:val="24"/>
          <w:szCs w:val="24"/>
        </w:rPr>
      </w:pPr>
    </w:p>
    <w:p w14:paraId="5455472B" w14:textId="4777EDEA"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Figure </w:t>
      </w:r>
      <w:r w:rsidR="00980054" w:rsidRPr="00671016">
        <w:rPr>
          <w:rFonts w:ascii="Times New Roman" w:hAnsi="Times New Roman" w:cs="Times New Roman"/>
          <w:b/>
          <w:bCs/>
          <w:sz w:val="24"/>
          <w:szCs w:val="24"/>
        </w:rPr>
        <w:t>B2</w:t>
      </w:r>
    </w:p>
    <w:p w14:paraId="66982D16" w14:textId="509C099E" w:rsidR="00515ACD" w:rsidRPr="00671016" w:rsidRDefault="00515ACD" w:rsidP="007C555E">
      <w:pPr>
        <w:ind w:firstLine="0"/>
        <w:rPr>
          <w:rFonts w:ascii="Times New Roman" w:hAnsi="Times New Roman" w:cs="Times New Roman"/>
          <w:i/>
          <w:iCs/>
          <w:sz w:val="24"/>
          <w:szCs w:val="24"/>
        </w:rPr>
      </w:pPr>
      <w:r w:rsidRPr="00671016">
        <w:rPr>
          <w:rFonts w:ascii="Times New Roman" w:hAnsi="Times New Roman" w:cs="Times New Roman"/>
          <w:i/>
          <w:iCs/>
          <w:sz w:val="24"/>
          <w:szCs w:val="24"/>
        </w:rPr>
        <w:t xml:space="preserve">Laboratory </w:t>
      </w:r>
      <w:r w:rsidR="009F7567" w:rsidRPr="00671016">
        <w:rPr>
          <w:rFonts w:ascii="Times New Roman" w:hAnsi="Times New Roman" w:cs="Times New Roman"/>
          <w:i/>
          <w:iCs/>
          <w:sz w:val="24"/>
          <w:szCs w:val="24"/>
        </w:rPr>
        <w:t xml:space="preserve">Setting of The Interview. </w:t>
      </w:r>
    </w:p>
    <w:p w14:paraId="7706977B" w14:textId="74F5A439" w:rsidR="00515ACD" w:rsidRPr="00671016" w:rsidRDefault="00515ACD" w:rsidP="007C555E">
      <w:pPr>
        <w:ind w:firstLine="0"/>
        <w:rPr>
          <w:rFonts w:ascii="Times New Roman" w:hAnsi="Times New Roman" w:cs="Times New Roman"/>
          <w:sz w:val="24"/>
          <w:szCs w:val="24"/>
        </w:rPr>
      </w:pPr>
      <w:r w:rsidRPr="00671016">
        <w:rPr>
          <w:rFonts w:ascii="Times New Roman" w:hAnsi="Times New Roman" w:cs="Times New Roman"/>
          <w:noProof/>
          <w:sz w:val="24"/>
          <w:szCs w:val="24"/>
          <w:lang w:val="de-DE"/>
        </w:rPr>
        <w:lastRenderedPageBreak/>
        <w:drawing>
          <wp:inline distT="0" distB="0" distL="0" distR="0" wp14:anchorId="0E070BFC" wp14:editId="3A494C0A">
            <wp:extent cx="5762625" cy="3481705"/>
            <wp:effectExtent l="19050" t="19050" r="28575" b="23495"/>
            <wp:docPr id="13" name="Grafik 13"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Ein Bild, das Mobiliar, Zeichnung, Entwurf, Tisch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481705"/>
                    </a:xfrm>
                    <a:prstGeom prst="rect">
                      <a:avLst/>
                    </a:prstGeom>
                    <a:noFill/>
                    <a:ln>
                      <a:solidFill>
                        <a:schemeClr val="tx1"/>
                      </a:solidFill>
                    </a:ln>
                  </pic:spPr>
                </pic:pic>
              </a:graphicData>
            </a:graphic>
          </wp:inline>
        </w:drawing>
      </w:r>
    </w:p>
    <w:p w14:paraId="52EE3880" w14:textId="6697EB6B" w:rsidR="00515ACD" w:rsidRPr="00671016" w:rsidRDefault="00980054"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Note</w:t>
      </w:r>
      <w:r w:rsidRPr="00671016">
        <w:rPr>
          <w:rFonts w:ascii="Times New Roman" w:hAnsi="Times New Roman" w:cs="Times New Roman"/>
          <w:sz w:val="24"/>
          <w:szCs w:val="24"/>
        </w:rPr>
        <w:t>. The experimenter and participant watched the previously taught micro-teaching unit on video.</w:t>
      </w:r>
    </w:p>
    <w:p w14:paraId="709D9BD2" w14:textId="77777777" w:rsidR="00515ACD" w:rsidRPr="00671016" w:rsidRDefault="00515ACD" w:rsidP="007C555E">
      <w:pPr>
        <w:ind w:firstLine="0"/>
        <w:rPr>
          <w:rFonts w:ascii="Times New Roman" w:hAnsi="Times New Roman" w:cs="Times New Roman"/>
          <w:sz w:val="24"/>
          <w:szCs w:val="24"/>
        </w:rPr>
      </w:pPr>
    </w:p>
    <w:p w14:paraId="7B8E53F8" w14:textId="77777777" w:rsidR="00980054" w:rsidRPr="00671016" w:rsidRDefault="00980054" w:rsidP="007C555E">
      <w:pPr>
        <w:ind w:firstLine="0"/>
        <w:rPr>
          <w:rFonts w:ascii="Times New Roman" w:hAnsi="Times New Roman" w:cs="Times New Roman"/>
          <w:sz w:val="24"/>
          <w:szCs w:val="24"/>
        </w:rPr>
      </w:pPr>
    </w:p>
    <w:p w14:paraId="6E3DE8D7" w14:textId="77777777" w:rsidR="00980054" w:rsidRPr="00671016" w:rsidRDefault="00980054" w:rsidP="007C555E">
      <w:pPr>
        <w:ind w:firstLine="0"/>
        <w:rPr>
          <w:rFonts w:ascii="Times New Roman" w:hAnsi="Times New Roman" w:cs="Times New Roman"/>
          <w:sz w:val="24"/>
          <w:szCs w:val="24"/>
        </w:rPr>
      </w:pPr>
    </w:p>
    <w:p w14:paraId="0771F9CC" w14:textId="77777777" w:rsidR="00980054" w:rsidRPr="00671016" w:rsidRDefault="00980054" w:rsidP="007C555E">
      <w:pPr>
        <w:ind w:firstLine="0"/>
        <w:rPr>
          <w:rFonts w:ascii="Times New Roman" w:hAnsi="Times New Roman" w:cs="Times New Roman"/>
          <w:sz w:val="24"/>
          <w:szCs w:val="24"/>
        </w:rPr>
      </w:pPr>
    </w:p>
    <w:p w14:paraId="2C05EBAC" w14:textId="77777777" w:rsidR="00980054" w:rsidRPr="00B76258" w:rsidRDefault="00980054" w:rsidP="007C555E">
      <w:pPr>
        <w:ind w:firstLine="0"/>
        <w:rPr>
          <w:rFonts w:ascii="Times New Roman" w:hAnsi="Times New Roman" w:cs="Times New Roman"/>
          <w:color w:val="DBDBDB" w:themeColor="accent3" w:themeTint="66"/>
          <w:sz w:val="24"/>
          <w:szCs w:val="24"/>
        </w:rPr>
      </w:pPr>
    </w:p>
    <w:p w14:paraId="75E0DD86" w14:textId="314B9D0B" w:rsidR="00980054" w:rsidRPr="00B76258" w:rsidRDefault="00980054" w:rsidP="007C555E">
      <w:pPr>
        <w:ind w:firstLine="0"/>
        <w:rPr>
          <w:rFonts w:ascii="Times New Roman" w:hAnsi="Times New Roman" w:cs="Times New Roman"/>
          <w:color w:val="DBDBDB" w:themeColor="accent3" w:themeTint="66"/>
          <w:sz w:val="24"/>
          <w:szCs w:val="24"/>
        </w:rPr>
      </w:pPr>
    </w:p>
    <w:p w14:paraId="3123F583" w14:textId="77777777" w:rsidR="00B51FFE" w:rsidRPr="00B76258" w:rsidRDefault="00B51FFE" w:rsidP="007C555E">
      <w:pPr>
        <w:ind w:firstLine="0"/>
        <w:rPr>
          <w:rFonts w:ascii="Times New Roman" w:hAnsi="Times New Roman" w:cs="Times New Roman"/>
          <w:color w:val="DBDBDB" w:themeColor="accent3" w:themeTint="66"/>
          <w:sz w:val="24"/>
          <w:szCs w:val="24"/>
        </w:rPr>
      </w:pPr>
    </w:p>
    <w:p w14:paraId="40599E0F" w14:textId="391C033C" w:rsidR="002A4F59" w:rsidRPr="00B76258" w:rsidRDefault="002A4F59" w:rsidP="007C555E">
      <w:pPr>
        <w:ind w:firstLine="0"/>
        <w:rPr>
          <w:rFonts w:ascii="Times New Roman" w:hAnsi="Times New Roman" w:cs="Times New Roman"/>
          <w:color w:val="DBDBDB" w:themeColor="accent3" w:themeTint="66"/>
          <w:sz w:val="24"/>
          <w:szCs w:val="24"/>
        </w:rPr>
      </w:pPr>
    </w:p>
    <w:p w14:paraId="02B4E13A" w14:textId="77777777" w:rsidR="00997A8E" w:rsidRPr="00B76258" w:rsidRDefault="00997A8E" w:rsidP="007C555E">
      <w:pPr>
        <w:ind w:firstLine="0"/>
        <w:rPr>
          <w:rFonts w:ascii="Times New Roman" w:hAnsi="Times New Roman" w:cs="Times New Roman"/>
          <w:color w:val="DBDBDB" w:themeColor="accent3" w:themeTint="66"/>
          <w:sz w:val="24"/>
          <w:szCs w:val="24"/>
        </w:rPr>
      </w:pPr>
    </w:p>
    <w:p w14:paraId="35A2267A" w14:textId="35B6B400" w:rsidR="00980054"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C</w:t>
      </w:r>
    </w:p>
    <w:p w14:paraId="5063BD83" w14:textId="77777777" w:rsidR="00980054" w:rsidRPr="00B76258" w:rsidRDefault="00980054" w:rsidP="007C555E">
      <w:pPr>
        <w:ind w:firstLine="0"/>
        <w:rPr>
          <w:rFonts w:ascii="Times New Roman" w:hAnsi="Times New Roman" w:cs="Times New Roman"/>
          <w:color w:val="DBDBDB" w:themeColor="accent3" w:themeTint="66"/>
          <w:sz w:val="24"/>
          <w:szCs w:val="24"/>
        </w:rPr>
      </w:pPr>
    </w:p>
    <w:sectPr w:rsidR="00980054" w:rsidRPr="00B76258" w:rsidSect="00E23B06">
      <w:headerReference w:type="default" r:id="rId28"/>
      <w:foot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5-01-16T07:19:00Z" w:initials="MK">
    <w:p w14:paraId="0FF6ED45" w14:textId="77777777" w:rsidR="00551144" w:rsidRDefault="00551144">
      <w:pPr>
        <w:pStyle w:val="Kommentartext"/>
        <w:rPr>
          <w:lang w:val="de-DE"/>
        </w:rPr>
      </w:pPr>
      <w:r>
        <w:rPr>
          <w:rStyle w:val="Kommentarzeichen"/>
        </w:rPr>
        <w:annotationRef/>
      </w:r>
      <w:r w:rsidRPr="00551144">
        <w:rPr>
          <w:lang w:val="de-DE"/>
        </w:rPr>
        <w:t>Das ist die vorläufige</w:t>
      </w:r>
      <w:r w:rsidR="003409D1">
        <w:rPr>
          <w:lang w:val="de-DE"/>
        </w:rPr>
        <w:t>, grobe</w:t>
      </w:r>
      <w:r w:rsidRPr="00551144">
        <w:rPr>
          <w:lang w:val="de-DE"/>
        </w:rPr>
        <w:t xml:space="preserve"> G</w:t>
      </w:r>
      <w:r>
        <w:rPr>
          <w:lang w:val="de-DE"/>
        </w:rPr>
        <w:t xml:space="preserve">liederung der Theorie. </w:t>
      </w:r>
    </w:p>
    <w:p w14:paraId="6E32FEF9" w14:textId="2D034A1B" w:rsidR="002A6E1F" w:rsidRPr="00551144" w:rsidRDefault="002A6E1F">
      <w:pPr>
        <w:pStyle w:val="Kommentartext"/>
        <w:rPr>
          <w:lang w:val="de-DE"/>
        </w:rPr>
      </w:pPr>
      <w:r>
        <w:rPr>
          <w:lang w:val="de-DE"/>
        </w:rPr>
        <w:t>Ich habe mich dabei an der Diss von Ann-Sophie Grub orientiert. Inwiefern ist so was in Ordnung?</w:t>
      </w:r>
    </w:p>
  </w:comment>
  <w:comment w:id="1" w:author="Mandy Klatt" w:date="2025-01-24T14:46:00Z" w:initials="MK">
    <w:p w14:paraId="38CCCCA8" w14:textId="48507D1B" w:rsidR="00AA4A47" w:rsidRDefault="00AA4A47">
      <w:pPr>
        <w:pStyle w:val="Kommentartext"/>
      </w:pPr>
      <w:r>
        <w:rPr>
          <w:rStyle w:val="Kommentarzeichen"/>
        </w:rPr>
        <w:annotationRef/>
      </w:r>
      <w:proofErr w:type="spellStart"/>
      <w:r>
        <w:t>Weglassen</w:t>
      </w:r>
      <w:proofErr w:type="spellEnd"/>
      <w:r>
        <w:t>?</w:t>
      </w:r>
    </w:p>
  </w:comment>
  <w:comment w:id="2" w:author="Lotz, Christin" w:date="2025-01-23T11:19:00Z" w:initials="LC">
    <w:p w14:paraId="6E3DC3CA" w14:textId="43221462" w:rsidR="00656EA6" w:rsidRPr="00656EA6" w:rsidRDefault="00656EA6">
      <w:pPr>
        <w:pStyle w:val="Kommentartext"/>
        <w:rPr>
          <w:lang w:val="de-DE"/>
        </w:rPr>
      </w:pPr>
      <w:r>
        <w:rPr>
          <w:rStyle w:val="Kommentarzeichen"/>
        </w:rPr>
        <w:annotationRef/>
      </w:r>
      <w:r w:rsidRPr="00656EA6">
        <w:rPr>
          <w:lang w:val="de-DE"/>
        </w:rPr>
        <w:t>Es ist g</w:t>
      </w:r>
      <w:r>
        <w:rPr>
          <w:lang w:val="de-DE"/>
        </w:rPr>
        <w:t xml:space="preserve">ut, dass die Hypothese 2 mit einem Einleitungssatz beginnt. Es wäre gut, wenn du hier nicht nur den </w:t>
      </w:r>
      <w:proofErr w:type="gramStart"/>
      <w:r>
        <w:rPr>
          <w:lang w:val="de-DE"/>
        </w:rPr>
        <w:t>GRI</w:t>
      </w:r>
      <w:proofErr w:type="gramEnd"/>
      <w:r>
        <w:rPr>
          <w:lang w:val="de-DE"/>
        </w:rPr>
        <w:t xml:space="preserve"> sondern auch die anderen Maße schon erwähnst. Die kommen sonst etwas überraschend.</w:t>
      </w:r>
    </w:p>
  </w:comment>
  <w:comment w:id="3" w:author="Lotz, Christin" w:date="2025-01-23T11:17:00Z" w:initials="LC">
    <w:p w14:paraId="56762BF4" w14:textId="77777777" w:rsidR="00656EA6" w:rsidRDefault="00656EA6">
      <w:pPr>
        <w:pStyle w:val="Kommentartext"/>
        <w:rPr>
          <w:lang w:val="de-DE"/>
        </w:rPr>
      </w:pPr>
      <w:r>
        <w:rPr>
          <w:rStyle w:val="Kommentarzeichen"/>
        </w:rPr>
        <w:annotationRef/>
      </w:r>
      <w:r w:rsidRPr="00656EA6">
        <w:rPr>
          <w:lang w:val="de-DE"/>
        </w:rPr>
        <w:t>Hier noch nicht. Verwirrt an</w:t>
      </w:r>
      <w:r>
        <w:rPr>
          <w:lang w:val="de-DE"/>
        </w:rPr>
        <w:t xml:space="preserve"> der Stelle nur.</w:t>
      </w:r>
    </w:p>
    <w:p w14:paraId="40E8F0C9" w14:textId="6D72F56A" w:rsidR="00656EA6" w:rsidRPr="00656EA6" w:rsidRDefault="00656EA6">
      <w:pPr>
        <w:pStyle w:val="Kommentartext"/>
        <w:rPr>
          <w:lang w:val="de-DE"/>
        </w:rPr>
      </w:pPr>
      <w:r>
        <w:rPr>
          <w:lang w:val="de-DE"/>
        </w:rPr>
        <w:t xml:space="preserve">Vielleicht kann man das auch eher </w:t>
      </w:r>
      <w:proofErr w:type="spellStart"/>
      <w:r>
        <w:rPr>
          <w:lang w:val="de-DE"/>
        </w:rPr>
        <w:t>inhaltich</w:t>
      </w:r>
      <w:proofErr w:type="spellEnd"/>
      <w:r>
        <w:rPr>
          <w:lang w:val="de-DE"/>
        </w:rPr>
        <w:t xml:space="preserve"> framen = relevante Bereiche wie z.B. </w:t>
      </w:r>
      <w:proofErr w:type="spellStart"/>
      <w:r>
        <w:rPr>
          <w:lang w:val="de-DE"/>
        </w:rPr>
        <w:t>students</w:t>
      </w:r>
      <w:proofErr w:type="spellEnd"/>
      <w:r>
        <w:rPr>
          <w:lang w:val="de-DE"/>
        </w:rPr>
        <w:t>.</w:t>
      </w:r>
    </w:p>
  </w:comment>
  <w:comment w:id="4" w:author="Lotz, Christin" w:date="2025-01-23T11:21:00Z" w:initials="LC">
    <w:p w14:paraId="13C57D22" w14:textId="77777777" w:rsidR="00656EA6" w:rsidRDefault="00656EA6">
      <w:pPr>
        <w:pStyle w:val="Kommentartext"/>
        <w:rPr>
          <w:lang w:val="de-DE"/>
        </w:rPr>
      </w:pPr>
      <w:r>
        <w:rPr>
          <w:rStyle w:val="Kommentarzeichen"/>
        </w:rPr>
        <w:annotationRef/>
      </w:r>
      <w:r w:rsidRPr="00656EA6">
        <w:rPr>
          <w:lang w:val="de-DE"/>
        </w:rPr>
        <w:t xml:space="preserve">Würde ich </w:t>
      </w:r>
      <w:proofErr w:type="spellStart"/>
      <w:r w:rsidRPr="00656EA6">
        <w:rPr>
          <w:lang w:val="de-DE"/>
        </w:rPr>
        <w:t>ne</w:t>
      </w:r>
      <w:proofErr w:type="spellEnd"/>
      <w:r w:rsidRPr="00656EA6">
        <w:rPr>
          <w:lang w:val="de-DE"/>
        </w:rPr>
        <w:t xml:space="preserve"> neue </w:t>
      </w:r>
      <w:proofErr w:type="spellStart"/>
      <w:r>
        <w:rPr>
          <w:lang w:val="de-DE"/>
        </w:rPr>
        <w:t>ResearchQuestion</w:t>
      </w:r>
      <w:proofErr w:type="spellEnd"/>
      <w:r>
        <w:rPr>
          <w:lang w:val="de-DE"/>
        </w:rPr>
        <w:t xml:space="preserve"> machen.</w:t>
      </w:r>
    </w:p>
    <w:p w14:paraId="0D74DB3B" w14:textId="70BB2A1F" w:rsidR="00656EA6" w:rsidRPr="00656EA6" w:rsidRDefault="00656EA6">
      <w:pPr>
        <w:pStyle w:val="Kommentartext"/>
        <w:rPr>
          <w:lang w:val="de-DE"/>
        </w:rPr>
      </w:pPr>
      <w:r>
        <w:rPr>
          <w:lang w:val="de-DE"/>
        </w:rPr>
        <w:t xml:space="preserve">Das Thema ist zu groß, als dass es hier einfach so als </w:t>
      </w:r>
      <w:proofErr w:type="spellStart"/>
      <w:r>
        <w:rPr>
          <w:lang w:val="de-DE"/>
        </w:rPr>
        <w:t>add</w:t>
      </w:r>
      <w:proofErr w:type="spellEnd"/>
      <w:r>
        <w:rPr>
          <w:lang w:val="de-DE"/>
        </w:rPr>
        <w:t>-on zu 2. Mitlaufen kann.</w:t>
      </w:r>
    </w:p>
  </w:comment>
  <w:comment w:id="5" w:author="Lotz, Christin" w:date="2025-01-23T11:23:00Z" w:initials="LC">
    <w:p w14:paraId="35517CF1" w14:textId="3D87DFDF" w:rsidR="005E3944" w:rsidRPr="00F416DD" w:rsidRDefault="005E3944">
      <w:pPr>
        <w:pStyle w:val="Kommentartext"/>
        <w:rPr>
          <w:lang w:val="de-DE"/>
        </w:rPr>
      </w:pPr>
      <w:r>
        <w:rPr>
          <w:rStyle w:val="Kommentarzeichen"/>
        </w:rPr>
        <w:annotationRef/>
      </w:r>
      <w:r w:rsidRPr="00F416DD">
        <w:rPr>
          <w:lang w:val="de-DE"/>
        </w:rPr>
        <w:t xml:space="preserve">Werden in 3. keine </w:t>
      </w:r>
      <w:proofErr w:type="spellStart"/>
      <w:r w:rsidRPr="00F416DD">
        <w:rPr>
          <w:lang w:val="de-DE"/>
        </w:rPr>
        <w:t>Experstise</w:t>
      </w:r>
      <w:proofErr w:type="spellEnd"/>
      <w:r w:rsidRPr="00F416DD">
        <w:rPr>
          <w:lang w:val="de-DE"/>
        </w:rPr>
        <w:t>-Unterschiede mehr betrachtet?</w:t>
      </w:r>
    </w:p>
  </w:comment>
  <w:comment w:id="6" w:author="Lotz, Christin" w:date="2025-01-23T11:29:00Z" w:initials="LC">
    <w:p w14:paraId="4135E8A3" w14:textId="2493C956" w:rsidR="004A4B15" w:rsidRPr="00CE69F2" w:rsidRDefault="004A4B15">
      <w:pPr>
        <w:pStyle w:val="Kommentartext"/>
        <w:rPr>
          <w:lang w:val="de-DE"/>
        </w:rPr>
      </w:pPr>
      <w:r>
        <w:rPr>
          <w:rStyle w:val="Kommentarzeichen"/>
        </w:rPr>
        <w:annotationRef/>
      </w:r>
      <w:r w:rsidRPr="00CE69F2">
        <w:rPr>
          <w:lang w:val="de-DE"/>
        </w:rPr>
        <w:t xml:space="preserve">Irgendwo </w:t>
      </w:r>
      <w:proofErr w:type="gramStart"/>
      <w:r w:rsidRPr="00CE69F2">
        <w:rPr>
          <w:lang w:val="de-DE"/>
        </w:rPr>
        <w:t>sagen</w:t>
      </w:r>
      <w:proofErr w:type="gramEnd"/>
      <w:r w:rsidRPr="00CE69F2">
        <w:rPr>
          <w:lang w:val="de-DE"/>
        </w:rPr>
        <w:t xml:space="preserve"> dass </w:t>
      </w:r>
      <w:proofErr w:type="spellStart"/>
      <w:r w:rsidRPr="00CE69F2">
        <w:rPr>
          <w:lang w:val="de-DE"/>
        </w:rPr>
        <w:t>class</w:t>
      </w:r>
      <w:proofErr w:type="spellEnd"/>
      <w:r w:rsidRPr="00CE69F2">
        <w:rPr>
          <w:lang w:val="de-DE"/>
        </w:rPr>
        <w:t xml:space="preserve"> = 3 </w:t>
      </w:r>
      <w:proofErr w:type="spellStart"/>
      <w:r w:rsidRPr="00CE69F2">
        <w:rPr>
          <w:lang w:val="de-DE"/>
        </w:rPr>
        <w:t>actors</w:t>
      </w:r>
      <w:proofErr w:type="spellEnd"/>
      <w:r w:rsidRPr="00CE69F2">
        <w:rPr>
          <w:lang w:val="de-DE"/>
        </w:rPr>
        <w:t xml:space="preserve"> = </w:t>
      </w:r>
      <w:proofErr w:type="spellStart"/>
      <w:r w:rsidRPr="00CE69F2">
        <w:rPr>
          <w:lang w:val="de-DE"/>
        </w:rPr>
        <w:t>students</w:t>
      </w:r>
      <w:proofErr w:type="spellEnd"/>
    </w:p>
  </w:comment>
  <w:comment w:id="7" w:author="Lotz, Christin" w:date="2025-01-23T11:30:00Z" w:initials="LC">
    <w:p w14:paraId="7E8F4C02" w14:textId="77777777" w:rsidR="004A4B15" w:rsidRDefault="004A4B15">
      <w:pPr>
        <w:pStyle w:val="Kommentartext"/>
        <w:rPr>
          <w:lang w:val="de-DE"/>
        </w:rPr>
      </w:pPr>
      <w:r>
        <w:rPr>
          <w:rStyle w:val="Kommentarzeichen"/>
        </w:rPr>
        <w:annotationRef/>
      </w:r>
      <w:r w:rsidRPr="004A4B15">
        <w:rPr>
          <w:lang w:val="de-DE"/>
        </w:rPr>
        <w:t>Da die</w:t>
      </w:r>
      <w:r>
        <w:rPr>
          <w:lang w:val="de-DE"/>
        </w:rPr>
        <w:t xml:space="preserve"> Unterteilung der</w:t>
      </w:r>
      <w:r w:rsidRPr="004A4B15">
        <w:rPr>
          <w:lang w:val="de-DE"/>
        </w:rPr>
        <w:t xml:space="preserve"> </w:t>
      </w:r>
      <w:proofErr w:type="spellStart"/>
      <w:r w:rsidRPr="004A4B15">
        <w:rPr>
          <w:lang w:val="de-DE"/>
        </w:rPr>
        <w:t>disruptions</w:t>
      </w:r>
      <w:proofErr w:type="spellEnd"/>
      <w:r w:rsidRPr="004A4B15">
        <w:rPr>
          <w:lang w:val="de-DE"/>
        </w:rPr>
        <w:t xml:space="preserve"> Teil der Hypothese</w:t>
      </w:r>
      <w:r>
        <w:rPr>
          <w:lang w:val="de-DE"/>
        </w:rPr>
        <w:t xml:space="preserve"> ist, brauchen die mehr Aufmerksamkeit und sollten explizit vorgestellt werden. </w:t>
      </w:r>
    </w:p>
    <w:p w14:paraId="61F29E11" w14:textId="4C64B9C0" w:rsidR="004A4B15" w:rsidRPr="004A4B15" w:rsidRDefault="004A4B15">
      <w:pPr>
        <w:pStyle w:val="Kommentartext"/>
        <w:rPr>
          <w:lang w:val="de-DE"/>
        </w:rPr>
      </w:pPr>
      <w:r>
        <w:rPr>
          <w:lang w:val="de-DE"/>
        </w:rPr>
        <w:t>Aber wahrscheinlich sollte das schon im Theorieteil erfolgen.</w:t>
      </w:r>
    </w:p>
  </w:comment>
  <w:comment w:id="8" w:author="Lotz, Christin" w:date="2025-01-23T11:32:00Z" w:initials="LC">
    <w:p w14:paraId="27CA7473" w14:textId="647B948A" w:rsidR="00A44A61" w:rsidRPr="00A44A61" w:rsidRDefault="00A44A61">
      <w:pPr>
        <w:pStyle w:val="Kommentartext"/>
        <w:rPr>
          <w:lang w:val="de-DE"/>
        </w:rPr>
      </w:pPr>
      <w:r>
        <w:rPr>
          <w:rStyle w:val="Kommentarzeichen"/>
        </w:rPr>
        <w:annotationRef/>
      </w:r>
      <w:r w:rsidRPr="00A44A61">
        <w:rPr>
          <w:lang w:val="de-DE"/>
        </w:rPr>
        <w:t>Braucht man die Info s</w:t>
      </w:r>
      <w:r>
        <w:rPr>
          <w:lang w:val="de-DE"/>
        </w:rPr>
        <w:t>päter nochmal?</w:t>
      </w:r>
    </w:p>
  </w:comment>
  <w:comment w:id="9" w:author="Lotz, Christin" w:date="2025-01-23T11:37:00Z" w:initials="LC">
    <w:p w14:paraId="31B40C5C" w14:textId="486748C7" w:rsidR="00A44A61" w:rsidRPr="00A44A61" w:rsidRDefault="00A44A61">
      <w:pPr>
        <w:pStyle w:val="Kommentartext"/>
        <w:rPr>
          <w:lang w:val="de-DE"/>
        </w:rPr>
      </w:pPr>
      <w:r>
        <w:rPr>
          <w:rStyle w:val="Kommentarzeichen"/>
        </w:rPr>
        <w:annotationRef/>
      </w:r>
      <w:r w:rsidRPr="00A44A61">
        <w:rPr>
          <w:lang w:val="de-DE"/>
        </w:rPr>
        <w:t>Wahrschlich b</w:t>
      </w:r>
      <w:r>
        <w:rPr>
          <w:lang w:val="de-DE"/>
        </w:rPr>
        <w:t xml:space="preserve">raucht es das meiste davon auch </w:t>
      </w:r>
      <w:proofErr w:type="spellStart"/>
      <w:r>
        <w:rPr>
          <w:lang w:val="de-DE"/>
        </w:rPr>
        <w:t>hööööchstens</w:t>
      </w:r>
      <w:proofErr w:type="spellEnd"/>
      <w:r>
        <w:rPr>
          <w:lang w:val="de-DE"/>
        </w:rPr>
        <w:t xml:space="preserve"> im Anhang und nicht im Paper.</w:t>
      </w:r>
    </w:p>
  </w:comment>
  <w:comment w:id="11" w:author="Lotz, Christin" w:date="2025-01-23T11:40:00Z" w:initials="LC">
    <w:p w14:paraId="372F8914" w14:textId="4E2BD0F8" w:rsidR="00C767BB" w:rsidRPr="00C767BB" w:rsidRDefault="00C767BB">
      <w:pPr>
        <w:pStyle w:val="Kommentartext"/>
        <w:rPr>
          <w:lang w:val="de-DE"/>
        </w:rPr>
      </w:pPr>
      <w:r>
        <w:rPr>
          <w:rStyle w:val="Kommentarzeichen"/>
        </w:rPr>
        <w:annotationRef/>
      </w:r>
      <w:r w:rsidRPr="00C767BB">
        <w:rPr>
          <w:lang w:val="de-DE"/>
        </w:rPr>
        <w:t>Im Ansatz d</w:t>
      </w:r>
      <w:r>
        <w:rPr>
          <w:lang w:val="de-DE"/>
        </w:rPr>
        <w:t xml:space="preserve">rüber ist es AOIs hier nur noch AOI. Was ist </w:t>
      </w:r>
      <w:proofErr w:type="spellStart"/>
      <w:r>
        <w:rPr>
          <w:lang w:val="de-DE"/>
        </w:rPr>
        <w:t>richig</w:t>
      </w:r>
      <w:proofErr w:type="spellEnd"/>
      <w:r>
        <w:rPr>
          <w:lang w:val="de-DE"/>
        </w:rPr>
        <w:t>?</w:t>
      </w:r>
    </w:p>
  </w:comment>
  <w:comment w:id="12" w:author="Lotz, Christin" w:date="2025-01-23T11:43:00Z" w:initials="LC">
    <w:p w14:paraId="22F7903D" w14:textId="12ED938E" w:rsidR="00C336B9" w:rsidRPr="00C336B9" w:rsidRDefault="00C336B9">
      <w:pPr>
        <w:pStyle w:val="Kommentartext"/>
        <w:rPr>
          <w:lang w:val="de-DE"/>
        </w:rPr>
      </w:pPr>
      <w:r>
        <w:rPr>
          <w:rStyle w:val="Kommentarzeichen"/>
        </w:rPr>
        <w:annotationRef/>
      </w:r>
      <w:r w:rsidRPr="00C336B9">
        <w:rPr>
          <w:lang w:val="de-DE"/>
        </w:rPr>
        <w:t>Kann m</w:t>
      </w:r>
      <w:r>
        <w:rPr>
          <w:lang w:val="de-DE"/>
        </w:rPr>
        <w:t xml:space="preserve">an den Parameter dann nicht gleich </w:t>
      </w:r>
      <w:proofErr w:type="spellStart"/>
      <w:r>
        <w:rPr>
          <w:lang w:val="de-DE"/>
        </w:rPr>
        <w:t>fixations</w:t>
      </w:r>
      <w:proofErr w:type="spellEnd"/>
      <w:r>
        <w:rPr>
          <w:lang w:val="de-DE"/>
        </w:rPr>
        <w:t xml:space="preserve"> per Minute nennen?</w:t>
      </w:r>
    </w:p>
  </w:comment>
  <w:comment w:id="13" w:author="Mandy Klatt" w:date="2025-01-24T14:18:00Z" w:initials="MK">
    <w:p w14:paraId="07ED8F14" w14:textId="38A51EC1" w:rsidR="00DA6120" w:rsidRPr="00DA6120" w:rsidRDefault="00DA6120">
      <w:pPr>
        <w:pStyle w:val="Kommentartext"/>
        <w:rPr>
          <w:lang w:val="de-DE"/>
        </w:rPr>
      </w:pPr>
      <w:r>
        <w:rPr>
          <w:rStyle w:val="Kommentarzeichen"/>
        </w:rPr>
        <w:annotationRef/>
      </w:r>
      <w:r w:rsidRPr="00DA6120">
        <w:rPr>
          <w:lang w:val="de-DE"/>
        </w:rPr>
        <w:t>Würde ich nic</w:t>
      </w:r>
      <w:r>
        <w:rPr>
          <w:lang w:val="de-DE"/>
        </w:rPr>
        <w:t xml:space="preserve">ht tun, da wir ja auch mit der </w:t>
      </w:r>
      <w:proofErr w:type="spellStart"/>
      <w:r>
        <w:rPr>
          <w:lang w:val="de-DE"/>
        </w:rPr>
        <w:t>fixation</w:t>
      </w:r>
      <w:proofErr w:type="spellEnd"/>
      <w:r>
        <w:rPr>
          <w:lang w:val="de-DE"/>
        </w:rPr>
        <w:t xml:space="preserve"> </w:t>
      </w:r>
      <w:proofErr w:type="spellStart"/>
      <w:r>
        <w:rPr>
          <w:lang w:val="de-DE"/>
        </w:rPr>
        <w:t>number</w:t>
      </w:r>
      <w:proofErr w:type="spellEnd"/>
      <w:r>
        <w:rPr>
          <w:lang w:val="de-DE"/>
        </w:rPr>
        <w:t xml:space="preserve"> per </w:t>
      </w:r>
      <w:proofErr w:type="spellStart"/>
      <w:r>
        <w:rPr>
          <w:lang w:val="de-DE"/>
        </w:rPr>
        <w:t>seconds</w:t>
      </w:r>
      <w:proofErr w:type="spellEnd"/>
      <w:r>
        <w:rPr>
          <w:lang w:val="de-DE"/>
        </w:rPr>
        <w:t xml:space="preserve"> bspw. gearbeitet haben bei der AOI Disruptive Person.</w:t>
      </w:r>
    </w:p>
  </w:comment>
  <w:comment w:id="14" w:author="Mandy Klatt" w:date="2025-01-20T12:18:00Z" w:initials="MK">
    <w:p w14:paraId="3D008E55" w14:textId="0CD09B25" w:rsidR="0038704D" w:rsidRPr="00412AD9" w:rsidRDefault="0038704D">
      <w:pPr>
        <w:pStyle w:val="Kommentartext"/>
        <w:rPr>
          <w:lang w:val="de-DE"/>
        </w:rPr>
      </w:pPr>
      <w:r>
        <w:rPr>
          <w:rStyle w:val="Kommentarzeichen"/>
        </w:rPr>
        <w:annotationRef/>
      </w:r>
      <w:r w:rsidRPr="00412AD9">
        <w:rPr>
          <w:lang w:val="de-DE"/>
        </w:rPr>
        <w:t>Auch streichen?</w:t>
      </w:r>
    </w:p>
  </w:comment>
  <w:comment w:id="15" w:author="Lotz, Christin" w:date="2025-01-23T11:47:00Z" w:initials="LC">
    <w:p w14:paraId="44E67392" w14:textId="45D63C47" w:rsidR="00C336B9" w:rsidRPr="00C336B9" w:rsidRDefault="00C336B9">
      <w:pPr>
        <w:pStyle w:val="Kommentartext"/>
        <w:rPr>
          <w:lang w:val="de-DE"/>
        </w:rPr>
      </w:pPr>
      <w:r>
        <w:rPr>
          <w:rStyle w:val="Kommentarzeichen"/>
        </w:rPr>
        <w:annotationRef/>
      </w:r>
      <w:r w:rsidRPr="00C336B9">
        <w:rPr>
          <w:lang w:val="de-DE"/>
        </w:rPr>
        <w:t xml:space="preserve">Siehe </w:t>
      </w:r>
      <w:r>
        <w:rPr>
          <w:lang w:val="de-DE"/>
        </w:rPr>
        <w:t>oben.</w:t>
      </w:r>
    </w:p>
  </w:comment>
  <w:comment w:id="18" w:author="Lotz, Christin" w:date="2025-01-23T11:55:00Z" w:initials="LC">
    <w:p w14:paraId="02AEEF13" w14:textId="27D38BEB" w:rsidR="00246433" w:rsidRPr="00246433" w:rsidRDefault="00246433">
      <w:pPr>
        <w:pStyle w:val="Kommentartext"/>
        <w:rPr>
          <w:lang w:val="de-DE"/>
        </w:rPr>
      </w:pPr>
      <w:r>
        <w:rPr>
          <w:rStyle w:val="Kommentarzeichen"/>
        </w:rPr>
        <w:annotationRef/>
      </w:r>
      <w:r w:rsidRPr="00246433">
        <w:rPr>
          <w:lang w:val="de-DE"/>
        </w:rPr>
        <w:t>Nur das braucht es. A</w:t>
      </w:r>
      <w:r>
        <w:rPr>
          <w:lang w:val="de-DE"/>
        </w:rPr>
        <w:t xml:space="preserve">ber vielleicht lieber unter </w:t>
      </w:r>
      <w:proofErr w:type="spellStart"/>
      <w:r>
        <w:rPr>
          <w:lang w:val="de-DE"/>
        </w:rPr>
        <w:t>aparatus</w:t>
      </w:r>
      <w:proofErr w:type="spellEnd"/>
    </w:p>
  </w:comment>
  <w:comment w:id="20" w:author="Mandy Klatt" w:date="2025-01-21T18:32:00Z" w:initials="MK">
    <w:p w14:paraId="0F4B8435" w14:textId="1AF74EFC" w:rsidR="002F4959" w:rsidRPr="00785C13" w:rsidRDefault="002F4959">
      <w:pPr>
        <w:pStyle w:val="Kommentartext"/>
        <w:rPr>
          <w:lang w:val="de-DE"/>
        </w:rPr>
      </w:pPr>
      <w:r>
        <w:rPr>
          <w:rStyle w:val="Kommentarzeichen"/>
        </w:rPr>
        <w:annotationRef/>
      </w:r>
      <w:r w:rsidRPr="00785C13">
        <w:rPr>
          <w:lang w:val="de-DE"/>
        </w:rPr>
        <w:t xml:space="preserve">An welcher Stelle berichte </w:t>
      </w:r>
      <w:r w:rsidR="00785C13" w:rsidRPr="00785C13">
        <w:rPr>
          <w:lang w:val="de-DE"/>
        </w:rPr>
        <w:t>ich die</w:t>
      </w:r>
      <w:r w:rsidR="00785C13">
        <w:rPr>
          <w:lang w:val="de-DE"/>
        </w:rPr>
        <w:t xml:space="preserve"> Letter Search Variablen? </w:t>
      </w:r>
    </w:p>
  </w:comment>
  <w:comment w:id="21" w:author="Mandy Klatt" w:date="2025-01-23T00:01:00Z" w:initials="MK">
    <w:p w14:paraId="3AA5DD08" w14:textId="47E31368" w:rsidR="00E27588" w:rsidRPr="00E27588" w:rsidRDefault="00E27588">
      <w:pPr>
        <w:pStyle w:val="Kommentartext"/>
        <w:rPr>
          <w:lang w:val="de-DE"/>
        </w:rPr>
      </w:pPr>
      <w:r>
        <w:rPr>
          <w:rStyle w:val="Kommentarzeichen"/>
        </w:rPr>
        <w:annotationRef/>
      </w:r>
      <w:r w:rsidRPr="00E27588">
        <w:rPr>
          <w:lang w:val="de-DE"/>
        </w:rPr>
        <w:t>Ich würde diese Monstertabelle eher in den Anhang packen… Habe sie erstmal hierher kopiert, damit sie leicht auffindbar ist an der passenden Stelle.</w:t>
      </w:r>
    </w:p>
  </w:comment>
  <w:comment w:id="22" w:author="Mandy Klatt" w:date="2025-01-23T08:53:00Z" w:initials="MK">
    <w:p w14:paraId="615F87C1" w14:textId="77777777" w:rsidR="0072391A" w:rsidRDefault="0072391A">
      <w:pPr>
        <w:pStyle w:val="Kommentartext"/>
        <w:rPr>
          <w:lang w:val="de-DE"/>
        </w:rPr>
      </w:pPr>
      <w:r>
        <w:rPr>
          <w:rStyle w:val="Kommentarzeichen"/>
        </w:rPr>
        <w:annotationRef/>
      </w:r>
      <w:r w:rsidRPr="0072391A">
        <w:rPr>
          <w:lang w:val="de-DE"/>
        </w:rPr>
        <w:t xml:space="preserve">Muss ich </w:t>
      </w:r>
      <w:r>
        <w:rPr>
          <w:lang w:val="de-DE"/>
        </w:rPr>
        <w:t xml:space="preserve">in die Note auch noch die M, SD, </w:t>
      </w:r>
      <w:r w:rsidRPr="0072391A">
        <w:rPr>
          <w:lang w:val="de-DE"/>
        </w:rPr>
        <w:t xml:space="preserve">p und d Werte </w:t>
      </w:r>
      <w:r>
        <w:rPr>
          <w:lang w:val="de-DE"/>
        </w:rPr>
        <w:t>hinzufügen als Beschreibung?</w:t>
      </w:r>
    </w:p>
    <w:p w14:paraId="6486816D" w14:textId="77777777" w:rsidR="00A33D17" w:rsidRDefault="00A33D17">
      <w:pPr>
        <w:pStyle w:val="Kommentartext"/>
        <w:rPr>
          <w:lang w:val="de-DE"/>
        </w:rPr>
      </w:pPr>
    </w:p>
    <w:p w14:paraId="5E64F211" w14:textId="6A59FC7F" w:rsidR="00A33D17" w:rsidRPr="0072391A" w:rsidRDefault="00A33D17">
      <w:pPr>
        <w:pStyle w:val="Kommentartext"/>
        <w:rPr>
          <w:lang w:val="de-DE"/>
        </w:rPr>
      </w:pPr>
      <w:r>
        <w:rPr>
          <w:lang w:val="de-DE"/>
        </w:rPr>
        <w:t>Und ich glaube</w:t>
      </w:r>
      <w:r w:rsidR="001678FA">
        <w:rPr>
          <w:lang w:val="de-DE"/>
        </w:rPr>
        <w:t>, es macht mehr Sinn, diese ganzen Abbildungen auch in den Appendix zu packen, ansonsten sprengt das hier zu sehr den Rahmen, oder?</w:t>
      </w:r>
    </w:p>
  </w:comment>
  <w:comment w:id="23" w:author="Mandy Klatt" w:date="2025-01-23T09:46:00Z" w:initials="MK">
    <w:p w14:paraId="4E8AB358" w14:textId="0BF10001" w:rsidR="00D81B2E" w:rsidRPr="00D81B2E" w:rsidRDefault="00834D8D">
      <w:pPr>
        <w:pStyle w:val="Kommentartext"/>
        <w:rPr>
          <w:rStyle w:val="Kommentarzeichen"/>
          <w:lang w:val="de-DE"/>
        </w:rPr>
      </w:pPr>
      <w:r>
        <w:rPr>
          <w:rStyle w:val="Kommentarzeichen"/>
        </w:rPr>
        <w:annotationRef/>
      </w:r>
      <w:r w:rsidR="00D81B2E" w:rsidRPr="00D81B2E">
        <w:rPr>
          <w:rStyle w:val="Kommentarzeichen"/>
          <w:lang w:val="de-DE"/>
        </w:rPr>
        <w:t xml:space="preserve">Hier würde ich jetzt das Gleiche darstellen wie oben für die AOI </w:t>
      </w:r>
      <w:proofErr w:type="spellStart"/>
      <w:r w:rsidR="00D81B2E" w:rsidRPr="00D81B2E">
        <w:rPr>
          <w:rStyle w:val="Kommentarzeichen"/>
          <w:lang w:val="de-DE"/>
        </w:rPr>
        <w:t>Students</w:t>
      </w:r>
      <w:proofErr w:type="spellEnd"/>
      <w:r w:rsidR="00D81B2E">
        <w:rPr>
          <w:rStyle w:val="Kommentarzeichen"/>
          <w:lang w:val="de-DE"/>
        </w:rPr>
        <w:t xml:space="preserve">, also </w:t>
      </w:r>
      <w:proofErr w:type="spellStart"/>
      <w:r w:rsidR="00D81B2E">
        <w:rPr>
          <w:rStyle w:val="Kommentarzeichen"/>
          <w:lang w:val="de-DE"/>
        </w:rPr>
        <w:t>fixation</w:t>
      </w:r>
      <w:proofErr w:type="spellEnd"/>
      <w:r w:rsidR="00D81B2E">
        <w:rPr>
          <w:rStyle w:val="Kommentarzeichen"/>
          <w:lang w:val="de-DE"/>
        </w:rPr>
        <w:t xml:space="preserve"> </w:t>
      </w:r>
      <w:proofErr w:type="spellStart"/>
      <w:r w:rsidR="00D81B2E">
        <w:rPr>
          <w:rStyle w:val="Kommentarzeichen"/>
          <w:lang w:val="de-DE"/>
        </w:rPr>
        <w:t>number</w:t>
      </w:r>
      <w:proofErr w:type="spellEnd"/>
      <w:r w:rsidR="00D81B2E">
        <w:rPr>
          <w:rStyle w:val="Kommentarzeichen"/>
          <w:lang w:val="de-DE"/>
        </w:rPr>
        <w:t xml:space="preserve"> and </w:t>
      </w:r>
      <w:proofErr w:type="spellStart"/>
      <w:r w:rsidR="00D81B2E">
        <w:rPr>
          <w:rStyle w:val="Kommentarzeichen"/>
          <w:lang w:val="de-DE"/>
        </w:rPr>
        <w:t>duration</w:t>
      </w:r>
      <w:proofErr w:type="spellEnd"/>
      <w:r w:rsidR="00D81B2E">
        <w:rPr>
          <w:rStyle w:val="Kommentarzeichen"/>
          <w:lang w:val="de-DE"/>
        </w:rPr>
        <w:t xml:space="preserve"> </w:t>
      </w:r>
      <w:r w:rsidR="004E5260">
        <w:rPr>
          <w:rStyle w:val="Kommentarzeichen"/>
          <w:lang w:val="de-DE"/>
        </w:rPr>
        <w:t>für AOI Disruptive Person.</w:t>
      </w:r>
    </w:p>
    <w:p w14:paraId="712C8E0A" w14:textId="77777777" w:rsidR="00D81B2E" w:rsidRDefault="00D81B2E">
      <w:pPr>
        <w:pStyle w:val="Kommentartext"/>
        <w:rPr>
          <w:rStyle w:val="Kommentarzeichen"/>
          <w:lang w:val="de-DE"/>
        </w:rPr>
      </w:pPr>
    </w:p>
    <w:p w14:paraId="34325A83" w14:textId="25860D58" w:rsidR="00FA491A" w:rsidRDefault="00D81B2E">
      <w:pPr>
        <w:pStyle w:val="Kommentartext"/>
        <w:rPr>
          <w:rStyle w:val="Kommentarzeichen"/>
          <w:lang w:val="de-DE"/>
        </w:rPr>
      </w:pPr>
      <w:r w:rsidRPr="00FA491A">
        <w:rPr>
          <w:rStyle w:val="Kommentarzeichen"/>
          <w:lang w:val="de-DE"/>
        </w:rPr>
        <w:t xml:space="preserve">Danach folgt </w:t>
      </w:r>
      <w:r w:rsidRPr="002F6A10">
        <w:rPr>
          <w:rStyle w:val="Kommentarzeichen"/>
          <w:b/>
          <w:bCs/>
          <w:lang w:val="de-DE"/>
        </w:rPr>
        <w:t>Hypothese</w:t>
      </w:r>
      <w:r w:rsidR="004E5260" w:rsidRPr="002F6A10">
        <w:rPr>
          <w:rStyle w:val="Kommentarzeichen"/>
          <w:b/>
          <w:bCs/>
          <w:lang w:val="de-DE"/>
        </w:rPr>
        <w:t xml:space="preserve"> 2c</w:t>
      </w:r>
      <w:r w:rsidR="004E5260" w:rsidRPr="00FA491A">
        <w:rPr>
          <w:rStyle w:val="Kommentarzeichen"/>
          <w:lang w:val="de-DE"/>
        </w:rPr>
        <w:t xml:space="preserve">, </w:t>
      </w:r>
      <w:r w:rsidR="00FA491A" w:rsidRPr="00FA491A">
        <w:rPr>
          <w:rStyle w:val="Kommentarzeichen"/>
          <w:lang w:val="de-DE"/>
        </w:rPr>
        <w:t>bei der noch</w:t>
      </w:r>
      <w:r w:rsidR="00FA491A">
        <w:rPr>
          <w:rStyle w:val="Kommentarzeichen"/>
          <w:lang w:val="de-DE"/>
        </w:rPr>
        <w:t xml:space="preserve">mal das Gleiche getan wird, nur für den Parameter „time to </w:t>
      </w:r>
      <w:proofErr w:type="spellStart"/>
      <w:r w:rsidR="00FA491A">
        <w:rPr>
          <w:rStyle w:val="Kommentarzeichen"/>
          <w:lang w:val="de-DE"/>
        </w:rPr>
        <w:t>first</w:t>
      </w:r>
      <w:proofErr w:type="spellEnd"/>
      <w:r w:rsidR="00FA491A">
        <w:rPr>
          <w:rStyle w:val="Kommentarzeichen"/>
          <w:lang w:val="de-DE"/>
        </w:rPr>
        <w:t xml:space="preserve"> </w:t>
      </w:r>
      <w:proofErr w:type="spellStart"/>
      <w:r w:rsidR="00FA491A">
        <w:rPr>
          <w:rStyle w:val="Kommentarzeichen"/>
          <w:lang w:val="de-DE"/>
        </w:rPr>
        <w:t>fixation</w:t>
      </w:r>
      <w:proofErr w:type="spellEnd"/>
      <w:r w:rsidR="00FA491A">
        <w:rPr>
          <w:rStyle w:val="Kommentarzeichen"/>
          <w:lang w:val="de-DE"/>
        </w:rPr>
        <w:t>“</w:t>
      </w:r>
      <w:r w:rsidR="009D219B">
        <w:rPr>
          <w:rStyle w:val="Kommentarzeichen"/>
          <w:lang w:val="de-DE"/>
        </w:rPr>
        <w:t xml:space="preserve"> (TTFF).</w:t>
      </w:r>
    </w:p>
    <w:p w14:paraId="57170000" w14:textId="77777777" w:rsidR="00FA491A" w:rsidRDefault="00FA491A">
      <w:pPr>
        <w:pStyle w:val="Kommentartext"/>
        <w:rPr>
          <w:rStyle w:val="Kommentarzeichen"/>
          <w:lang w:val="de-DE"/>
        </w:rPr>
      </w:pPr>
    </w:p>
    <w:p w14:paraId="36C5F49E" w14:textId="5613B0D6" w:rsidR="00FA491A" w:rsidRPr="00FA491A" w:rsidRDefault="00FA491A">
      <w:pPr>
        <w:pStyle w:val="Kommentartext"/>
        <w:rPr>
          <w:rStyle w:val="Kommentarzeichen"/>
          <w:lang w:val="de-DE"/>
        </w:rPr>
      </w:pPr>
      <w:r>
        <w:rPr>
          <w:rStyle w:val="Kommentarzeichen"/>
          <w:lang w:val="de-DE"/>
        </w:rPr>
        <w:t xml:space="preserve">Und </w:t>
      </w:r>
      <w:proofErr w:type="spellStart"/>
      <w:r>
        <w:rPr>
          <w:rStyle w:val="Kommentarzeichen"/>
          <w:lang w:val="de-DE"/>
        </w:rPr>
        <w:t>daaanach</w:t>
      </w:r>
      <w:proofErr w:type="spellEnd"/>
      <w:r>
        <w:rPr>
          <w:rStyle w:val="Kommentarzeichen"/>
          <w:lang w:val="de-DE"/>
        </w:rPr>
        <w:t xml:space="preserve"> würde ich </w:t>
      </w:r>
      <w:r w:rsidR="009D219B">
        <w:rPr>
          <w:rStyle w:val="Kommentarzeichen"/>
          <w:lang w:val="de-DE"/>
        </w:rPr>
        <w:t xml:space="preserve">die </w:t>
      </w:r>
      <w:proofErr w:type="spellStart"/>
      <w:r w:rsidR="009D219B">
        <w:rPr>
          <w:rStyle w:val="Kommentarzeichen"/>
          <w:lang w:val="de-DE"/>
        </w:rPr>
        <w:t>Number</w:t>
      </w:r>
      <w:proofErr w:type="spellEnd"/>
      <w:r w:rsidR="009D219B">
        <w:rPr>
          <w:rStyle w:val="Kommentarzeichen"/>
          <w:lang w:val="de-DE"/>
        </w:rPr>
        <w:t xml:space="preserve"> + Duration + TTFF für die einzelnen Störungskategorien aufsplitten</w:t>
      </w:r>
      <w:r w:rsidR="002F6A10">
        <w:rPr>
          <w:rStyle w:val="Kommentarzeichen"/>
          <w:lang w:val="de-DE"/>
        </w:rPr>
        <w:t xml:space="preserve"> (</w:t>
      </w:r>
      <w:r w:rsidR="002F6A10" w:rsidRPr="002F6A10">
        <w:rPr>
          <w:rStyle w:val="Kommentarzeichen"/>
          <w:b/>
          <w:bCs/>
          <w:lang w:val="de-DE"/>
        </w:rPr>
        <w:t>Hypothese 2d</w:t>
      </w:r>
      <w:r w:rsidR="002F6A10">
        <w:rPr>
          <w:rStyle w:val="Kommentarzeichen"/>
          <w:lang w:val="de-DE"/>
        </w:rPr>
        <w:t>)</w:t>
      </w:r>
      <w:r w:rsidR="009D219B">
        <w:rPr>
          <w:rStyle w:val="Kommentarzeichen"/>
          <w:lang w:val="de-DE"/>
        </w:rPr>
        <w:t xml:space="preserve">. </w:t>
      </w:r>
    </w:p>
    <w:p w14:paraId="45736EA6" w14:textId="77777777" w:rsidR="00D81B2E" w:rsidRPr="00FA491A" w:rsidRDefault="00D81B2E">
      <w:pPr>
        <w:pStyle w:val="Kommentartext"/>
        <w:rPr>
          <w:rStyle w:val="Kommentarzeichen"/>
          <w:lang w:val="de-DE"/>
        </w:rPr>
      </w:pPr>
    </w:p>
    <w:p w14:paraId="350511C2" w14:textId="77777777" w:rsidR="00D81B2E" w:rsidRPr="002F6A10" w:rsidRDefault="00D81B2E">
      <w:pPr>
        <w:pStyle w:val="Kommentartext"/>
        <w:rPr>
          <w:lang w:val="de-DE"/>
        </w:rPr>
      </w:pPr>
    </w:p>
    <w:p w14:paraId="4DC5658F" w14:textId="25EFF45E" w:rsidR="0028607B" w:rsidRPr="0028607B" w:rsidRDefault="009D219B">
      <w:pPr>
        <w:pStyle w:val="Kommentartext"/>
        <w:rPr>
          <w:lang w:val="de-DE"/>
        </w:rPr>
      </w:pPr>
      <w:r w:rsidRPr="0028607B">
        <w:rPr>
          <w:lang w:val="de-DE"/>
        </w:rPr>
        <w:t xml:space="preserve">Bei der </w:t>
      </w:r>
      <w:r w:rsidRPr="002F6A10">
        <w:rPr>
          <w:b/>
          <w:bCs/>
          <w:lang w:val="de-DE"/>
        </w:rPr>
        <w:t>Hypothese 3</w:t>
      </w:r>
      <w:r w:rsidRPr="0028607B">
        <w:rPr>
          <w:lang w:val="de-DE"/>
        </w:rPr>
        <w:t xml:space="preserve"> bin </w:t>
      </w:r>
      <w:r w:rsidR="0028607B" w:rsidRPr="0028607B">
        <w:rPr>
          <w:lang w:val="de-DE"/>
        </w:rPr>
        <w:t>mir t</w:t>
      </w:r>
      <w:r w:rsidR="0028607B">
        <w:rPr>
          <w:lang w:val="de-DE"/>
        </w:rPr>
        <w:t xml:space="preserve">atsächlich sehr unsicher, was die Darstellung betrifft. Was, von den einzelnen </w:t>
      </w:r>
      <w:proofErr w:type="spellStart"/>
      <w:r w:rsidR="0028607B">
        <w:rPr>
          <w:lang w:val="de-DE"/>
        </w:rPr>
        <w:t>Measures</w:t>
      </w:r>
      <w:proofErr w:type="spellEnd"/>
      <w:r w:rsidR="0028607B">
        <w:rPr>
          <w:lang w:val="de-DE"/>
        </w:rPr>
        <w:t xml:space="preserve"> stelle ich wie da? Ich kann ja nicht alle Plots für alle </w:t>
      </w:r>
      <w:proofErr w:type="spellStart"/>
      <w:r w:rsidR="0028607B">
        <w:rPr>
          <w:lang w:val="de-DE"/>
        </w:rPr>
        <w:t>Measures</w:t>
      </w:r>
      <w:proofErr w:type="spellEnd"/>
      <w:r w:rsidR="0028607B">
        <w:rPr>
          <w:lang w:val="de-DE"/>
        </w:rPr>
        <w:t xml:space="preserve"> hier </w:t>
      </w:r>
      <w:r w:rsidR="00C9622F">
        <w:rPr>
          <w:lang w:val="de-DE"/>
        </w:rPr>
        <w:t>reinpacken</w:t>
      </w:r>
      <w:r w:rsidR="0028607B">
        <w:rPr>
          <w:lang w:val="de-DE"/>
        </w:rPr>
        <w:t xml:space="preserve">, oder? Dann eher alles in den Appendix und nur kurz erwähnen, wie die </w:t>
      </w:r>
      <w:proofErr w:type="spellStart"/>
      <w:r w:rsidR="00C9622F">
        <w:rPr>
          <w:lang w:val="de-DE"/>
        </w:rPr>
        <w:t>experienced</w:t>
      </w:r>
      <w:proofErr w:type="spellEnd"/>
      <w:r w:rsidR="00C9622F">
        <w:rPr>
          <w:lang w:val="de-DE"/>
        </w:rPr>
        <w:t xml:space="preserve"> / </w:t>
      </w:r>
      <w:proofErr w:type="spellStart"/>
      <w:r w:rsidR="00C9622F">
        <w:rPr>
          <w:lang w:val="de-DE"/>
        </w:rPr>
        <w:t>inexperienced</w:t>
      </w:r>
      <w:proofErr w:type="spellEnd"/>
      <w:r w:rsidR="00C9622F">
        <w:rPr>
          <w:lang w:val="de-DE"/>
        </w:rPr>
        <w:t xml:space="preserve"> </w:t>
      </w:r>
      <w:r w:rsidR="0028607B">
        <w:rPr>
          <w:lang w:val="de-DE"/>
        </w:rPr>
        <w:t>Lehrpersonen abgeschnitten haben? Und dann auf die Korrelation von GRI mit den anderen CM-</w:t>
      </w:r>
      <w:proofErr w:type="spellStart"/>
      <w:r w:rsidR="0028607B">
        <w:rPr>
          <w:lang w:val="de-DE"/>
        </w:rPr>
        <w:t>Measures</w:t>
      </w:r>
      <w:proofErr w:type="spellEnd"/>
      <w:r w:rsidR="0028607B">
        <w:rPr>
          <w:lang w:val="de-DE"/>
        </w:rPr>
        <w:t xml:space="preserve"> eingehen?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32FEF9" w15:done="0"/>
  <w15:commentEx w15:paraId="38CCCCA8" w15:done="0"/>
  <w15:commentEx w15:paraId="6E3DC3CA" w15:done="0"/>
  <w15:commentEx w15:paraId="40E8F0C9" w15:done="0"/>
  <w15:commentEx w15:paraId="0D74DB3B" w15:done="0"/>
  <w15:commentEx w15:paraId="35517CF1" w15:done="0"/>
  <w15:commentEx w15:paraId="4135E8A3" w15:done="0"/>
  <w15:commentEx w15:paraId="61F29E11" w15:done="0"/>
  <w15:commentEx w15:paraId="27CA7473" w15:done="0"/>
  <w15:commentEx w15:paraId="31B40C5C" w15:done="0"/>
  <w15:commentEx w15:paraId="372F8914" w15:done="0"/>
  <w15:commentEx w15:paraId="22F7903D" w15:done="0"/>
  <w15:commentEx w15:paraId="07ED8F14" w15:paraIdParent="22F7903D" w15:done="0"/>
  <w15:commentEx w15:paraId="3D008E55" w15:done="0"/>
  <w15:commentEx w15:paraId="44E67392" w15:paraIdParent="3D008E55" w15:done="0"/>
  <w15:commentEx w15:paraId="02AEEF13" w15:done="0"/>
  <w15:commentEx w15:paraId="0F4B8435" w15:done="0"/>
  <w15:commentEx w15:paraId="3AA5DD08" w15:done="0"/>
  <w15:commentEx w15:paraId="5E64F211" w15:done="0"/>
  <w15:commentEx w15:paraId="4DC565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333167" w16cex:dateUtc="2025-01-16T06:19:00Z"/>
  <w16cex:commentExtensible w16cex:durableId="2B3E2640" w16cex:dateUtc="2025-01-24T13:46:00Z"/>
  <w16cex:commentExtensible w16cex:durableId="2B3CA457" w16cex:dateUtc="2025-01-23T10:19:00Z"/>
  <w16cex:commentExtensible w16cex:durableId="2B3CA3AE" w16cex:dateUtc="2025-01-23T10:17:00Z"/>
  <w16cex:commentExtensible w16cex:durableId="2B3CA4AC" w16cex:dateUtc="2025-01-23T10:21:00Z"/>
  <w16cex:commentExtensible w16cex:durableId="2B3CA515" w16cex:dateUtc="2025-01-23T10:23:00Z"/>
  <w16cex:commentExtensible w16cex:durableId="2B3CA6AD" w16cex:dateUtc="2025-01-23T10:29:00Z"/>
  <w16cex:commentExtensible w16cex:durableId="2B3CA6D0" w16cex:dateUtc="2025-01-23T10:30:00Z"/>
  <w16cex:commentExtensible w16cex:durableId="2B3CA761" w16cex:dateUtc="2025-01-23T10:32:00Z"/>
  <w16cex:commentExtensible w16cex:durableId="2B3CA862" w16cex:dateUtc="2025-01-23T10:37:00Z"/>
  <w16cex:commentExtensible w16cex:durableId="2B3CA92D" w16cex:dateUtc="2025-01-23T10:40:00Z"/>
  <w16cex:commentExtensible w16cex:durableId="2B3CA9DA" w16cex:dateUtc="2025-01-23T10:43:00Z"/>
  <w16cex:commentExtensible w16cex:durableId="2B3E1FAA" w16cex:dateUtc="2025-01-24T13:18:00Z"/>
  <w16cex:commentExtensible w16cex:durableId="2B38BDAB" w16cex:dateUtc="2025-01-20T11:18:00Z"/>
  <w16cex:commentExtensible w16cex:durableId="2B3CAAE0" w16cex:dateUtc="2025-01-23T10:47:00Z"/>
  <w16cex:commentExtensible w16cex:durableId="2B3CACAD" w16cex:dateUtc="2025-01-23T10:55:00Z"/>
  <w16cex:commentExtensible w16cex:durableId="2B3A66B2" w16cex:dateUtc="2025-01-21T17:32:00Z"/>
  <w16cex:commentExtensible w16cex:durableId="2B3C0547" w16cex:dateUtc="2025-01-22T23:01:00Z"/>
  <w16cex:commentExtensible w16cex:durableId="2B3C81F0" w16cex:dateUtc="2025-01-23T07:53:00Z"/>
  <w16cex:commentExtensible w16cex:durableId="2B3C8E92" w16cex:dateUtc="2025-01-23T0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32FEF9" w16cid:durableId="2B333167"/>
  <w16cid:commentId w16cid:paraId="38CCCCA8" w16cid:durableId="2B3E2640"/>
  <w16cid:commentId w16cid:paraId="6E3DC3CA" w16cid:durableId="2B3CA457"/>
  <w16cid:commentId w16cid:paraId="40E8F0C9" w16cid:durableId="2B3CA3AE"/>
  <w16cid:commentId w16cid:paraId="0D74DB3B" w16cid:durableId="2B3CA4AC"/>
  <w16cid:commentId w16cid:paraId="35517CF1" w16cid:durableId="2B3CA515"/>
  <w16cid:commentId w16cid:paraId="4135E8A3" w16cid:durableId="2B3CA6AD"/>
  <w16cid:commentId w16cid:paraId="61F29E11" w16cid:durableId="2B3CA6D0"/>
  <w16cid:commentId w16cid:paraId="27CA7473" w16cid:durableId="2B3CA761"/>
  <w16cid:commentId w16cid:paraId="31B40C5C" w16cid:durableId="2B3CA862"/>
  <w16cid:commentId w16cid:paraId="372F8914" w16cid:durableId="2B3CA92D"/>
  <w16cid:commentId w16cid:paraId="22F7903D" w16cid:durableId="2B3CA9DA"/>
  <w16cid:commentId w16cid:paraId="07ED8F14" w16cid:durableId="2B3E1FAA"/>
  <w16cid:commentId w16cid:paraId="3D008E55" w16cid:durableId="2B38BDAB"/>
  <w16cid:commentId w16cid:paraId="44E67392" w16cid:durableId="2B3CAAE0"/>
  <w16cid:commentId w16cid:paraId="02AEEF13" w16cid:durableId="2B3CACAD"/>
  <w16cid:commentId w16cid:paraId="0F4B8435" w16cid:durableId="2B3A66B2"/>
  <w16cid:commentId w16cid:paraId="3AA5DD08" w16cid:durableId="2B3C0547"/>
  <w16cid:commentId w16cid:paraId="5E64F211" w16cid:durableId="2B3C81F0"/>
  <w16cid:commentId w16cid:paraId="4DC5658F" w16cid:durableId="2B3C8E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C1272" w14:textId="77777777" w:rsidR="00195184" w:rsidRDefault="00195184" w:rsidP="00E102C3">
      <w:r>
        <w:separator/>
      </w:r>
    </w:p>
    <w:p w14:paraId="22EC5BA9" w14:textId="77777777" w:rsidR="00195184" w:rsidRDefault="00195184" w:rsidP="00E102C3"/>
  </w:endnote>
  <w:endnote w:type="continuationSeparator" w:id="0">
    <w:p w14:paraId="6CDE5B18" w14:textId="77777777" w:rsidR="00195184" w:rsidRDefault="00195184" w:rsidP="00E102C3">
      <w:r>
        <w:continuationSeparator/>
      </w:r>
    </w:p>
    <w:p w14:paraId="2959A1C7" w14:textId="77777777" w:rsidR="00195184" w:rsidRDefault="00195184" w:rsidP="00E102C3"/>
  </w:endnote>
  <w:endnote w:type="continuationNotice" w:id="1">
    <w:p w14:paraId="10BB9603" w14:textId="77777777" w:rsidR="00195184" w:rsidRDefault="001951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D41279A" w14:paraId="16C95B3E" w14:textId="77777777" w:rsidTr="7D41279A">
      <w:trPr>
        <w:trHeight w:val="300"/>
      </w:trPr>
      <w:tc>
        <w:tcPr>
          <w:tcW w:w="3120" w:type="dxa"/>
        </w:tcPr>
        <w:p w14:paraId="081EFFAA" w14:textId="5323AFB3" w:rsidR="7D41279A" w:rsidRDefault="7D41279A" w:rsidP="7D41279A">
          <w:pPr>
            <w:pStyle w:val="Kopfzeile"/>
            <w:ind w:left="-115"/>
          </w:pPr>
        </w:p>
      </w:tc>
      <w:tc>
        <w:tcPr>
          <w:tcW w:w="3120" w:type="dxa"/>
        </w:tcPr>
        <w:p w14:paraId="040F6534" w14:textId="4946AF57" w:rsidR="7D41279A" w:rsidRDefault="7D41279A" w:rsidP="7D41279A">
          <w:pPr>
            <w:pStyle w:val="Kopfzeile"/>
            <w:jc w:val="center"/>
          </w:pPr>
        </w:p>
      </w:tc>
      <w:tc>
        <w:tcPr>
          <w:tcW w:w="3120" w:type="dxa"/>
        </w:tcPr>
        <w:p w14:paraId="15A71D40" w14:textId="3286DCC4" w:rsidR="7D41279A" w:rsidRDefault="7D41279A" w:rsidP="7D41279A">
          <w:pPr>
            <w:pStyle w:val="Kopfzeile"/>
            <w:ind w:right="-115"/>
            <w:jc w:val="right"/>
          </w:pPr>
        </w:p>
      </w:tc>
    </w:tr>
  </w:tbl>
  <w:p w14:paraId="27573963" w14:textId="3C870CFC" w:rsidR="007F3347" w:rsidRDefault="007F334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DDF8F" w14:textId="77777777" w:rsidR="00195184" w:rsidRDefault="00195184" w:rsidP="00E102C3">
      <w:r>
        <w:separator/>
      </w:r>
    </w:p>
    <w:p w14:paraId="4D66562D" w14:textId="77777777" w:rsidR="00195184" w:rsidRDefault="00195184" w:rsidP="00E102C3"/>
  </w:footnote>
  <w:footnote w:type="continuationSeparator" w:id="0">
    <w:p w14:paraId="58E426BA" w14:textId="77777777" w:rsidR="00195184" w:rsidRDefault="00195184" w:rsidP="00E102C3">
      <w:r>
        <w:continuationSeparator/>
      </w:r>
    </w:p>
    <w:p w14:paraId="43AE8A42" w14:textId="77777777" w:rsidR="00195184" w:rsidRDefault="00195184" w:rsidP="00E102C3"/>
  </w:footnote>
  <w:footnote w:type="continuationNotice" w:id="1">
    <w:p w14:paraId="46A01B29" w14:textId="77777777" w:rsidR="00195184" w:rsidRDefault="00195184">
      <w:pPr>
        <w:spacing w:line="240" w:lineRule="auto"/>
      </w:pPr>
    </w:p>
  </w:footnote>
  <w:footnote w:id="2">
    <w:p w14:paraId="6BA89F51" w14:textId="35C40CFA" w:rsidR="005433BC" w:rsidRPr="00C423D6" w:rsidRDefault="005433BC">
      <w:pPr>
        <w:pStyle w:val="Funotentext"/>
        <w:rPr>
          <w:rFonts w:ascii="Times New Roman" w:hAnsi="Times New Roman" w:cs="Times New Roman"/>
        </w:rPr>
      </w:pPr>
      <w:r w:rsidRPr="00C423D6">
        <w:rPr>
          <w:rStyle w:val="Funotenzeichen"/>
          <w:rFonts w:ascii="Times New Roman" w:hAnsi="Times New Roman" w:cs="Times New Roman"/>
        </w:rPr>
        <w:footnoteRef/>
      </w:r>
      <w:r w:rsidRPr="00C423D6">
        <w:rPr>
          <w:rFonts w:ascii="Times New Roman" w:hAnsi="Times New Roman" w:cs="Times New Roman"/>
        </w:rPr>
        <w:t xml:space="preserve"> </w:t>
      </w:r>
      <w:r w:rsidR="00BA4471" w:rsidRPr="00C423D6">
        <w:rPr>
          <w:rFonts w:ascii="Times New Roman" w:hAnsi="Times New Roman" w:cs="Times New Roman"/>
        </w:rPr>
        <w:t>As our focus was on gaze behavior directed toward the disruptive person, instances where the gaze was already fixated on the disruptive person</w:t>
      </w:r>
      <w:ins w:id="16" w:author="Lotz, Christin" w:date="2025-01-23T11:51:00Z">
        <w:r w:rsidR="00C336B9">
          <w:rPr>
            <w:rFonts w:ascii="Times New Roman" w:hAnsi="Times New Roman" w:cs="Times New Roman"/>
          </w:rPr>
          <w:t>, when the event started,</w:t>
        </w:r>
      </w:ins>
      <w:r w:rsidR="00BA4471" w:rsidRPr="00C423D6">
        <w:rPr>
          <w:rFonts w:ascii="Times New Roman" w:hAnsi="Times New Roman" w:cs="Times New Roman"/>
        </w:rPr>
        <w:t xml:space="preserve"> were excluded from the analysis.</w:t>
      </w:r>
    </w:p>
  </w:footnote>
  <w:footnote w:id="3">
    <w:p w14:paraId="175901A9" w14:textId="6F410C24" w:rsidR="006D459A" w:rsidRPr="00C423D6" w:rsidRDefault="006D459A">
      <w:pPr>
        <w:pStyle w:val="Funotentext"/>
      </w:pPr>
      <w:r w:rsidRPr="00C423D6">
        <w:rPr>
          <w:rStyle w:val="Funotenzeichen"/>
          <w:rFonts w:ascii="Times New Roman" w:hAnsi="Times New Roman" w:cs="Times New Roman"/>
        </w:rPr>
        <w:footnoteRef/>
      </w:r>
      <w:r w:rsidRPr="00C423D6">
        <w:rPr>
          <w:rFonts w:ascii="Times New Roman" w:hAnsi="Times New Roman" w:cs="Times New Roman"/>
        </w:rPr>
        <w:t xml:space="preserve"> </w:t>
      </w:r>
      <w:r w:rsidR="00C423D6" w:rsidRPr="00C423D6">
        <w:rPr>
          <w:rFonts w:ascii="Times New Roman" w:hAnsi="Times New Roman" w:cs="Times New Roman"/>
        </w:rPr>
        <w:t>Fixation times beyond 30 seconds were excluded, as they exceeded the duration of the scripted disruptions.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286383"/>
      <w:docPartObj>
        <w:docPartGallery w:val="Page Numbers (Top of Page)"/>
        <w:docPartUnique/>
      </w:docPartObj>
    </w:sdtPr>
    <w:sdtEndPr>
      <w:rPr>
        <w:rFonts w:ascii="Times New Roman" w:hAnsi="Times New Roman" w:cs="Times New Roman"/>
      </w:rPr>
    </w:sdtEndPr>
    <w:sdtContent>
      <w:p w14:paraId="1CE7028B" w14:textId="2B8427CC" w:rsidR="007B42B7" w:rsidRPr="007B42B7" w:rsidRDefault="007B42B7" w:rsidP="007B42B7">
        <w:pPr>
          <w:pStyle w:val="Kopfzeile"/>
          <w:jc w:val="right"/>
          <w:rPr>
            <w:rFonts w:ascii="Times New Roman" w:hAnsi="Times New Roman" w:cs="Times New Roman"/>
          </w:rPr>
        </w:pPr>
        <w:r w:rsidRPr="007B42B7">
          <w:rPr>
            <w:rFonts w:ascii="Times New Roman" w:hAnsi="Times New Roman" w:cs="Times New Roman"/>
          </w:rPr>
          <w:fldChar w:fldCharType="begin"/>
        </w:r>
        <w:r w:rsidRPr="007B42B7">
          <w:rPr>
            <w:rFonts w:ascii="Times New Roman" w:hAnsi="Times New Roman" w:cs="Times New Roman"/>
          </w:rPr>
          <w:instrText>PAGE   \* MERGEFORMAT</w:instrText>
        </w:r>
        <w:r w:rsidRPr="007B42B7">
          <w:rPr>
            <w:rFonts w:ascii="Times New Roman" w:hAnsi="Times New Roman" w:cs="Times New Roman"/>
          </w:rPr>
          <w:fldChar w:fldCharType="separate"/>
        </w:r>
        <w:r w:rsidRPr="007B42B7">
          <w:rPr>
            <w:rFonts w:ascii="Times New Roman" w:hAnsi="Times New Roman" w:cs="Times New Roman"/>
            <w:lang w:val="de-DE"/>
          </w:rPr>
          <w:t>2</w:t>
        </w:r>
        <w:r w:rsidRPr="007B42B7">
          <w:rPr>
            <w:rFonts w:ascii="Times New Roman" w:hAnsi="Times New Roman" w:cs="Times New Roman"/>
          </w:rPr>
          <w:fldChar w:fldCharType="end"/>
        </w:r>
      </w:p>
    </w:sdtContent>
  </w:sdt>
  <w:p w14:paraId="4676793A" w14:textId="30BC7C2C" w:rsidR="00EC63D6" w:rsidRPr="007B42B7" w:rsidRDefault="007B42B7" w:rsidP="00E102C3">
    <w:pPr>
      <w:pStyle w:val="Kopfzeile"/>
      <w:rPr>
        <w:rFonts w:ascii="Times New Roman" w:hAnsi="Times New Roman" w:cs="Times New Roman"/>
        <w:szCs w:val="22"/>
      </w:rPr>
    </w:pPr>
    <w:r w:rsidRPr="007B42B7">
      <w:rPr>
        <w:rFonts w:ascii="Times New Roman" w:hAnsi="Times New Roman" w:cs="Times New Roman"/>
        <w:szCs w:val="22"/>
      </w:rPr>
      <w:t>EXPERTISE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7DA5"/>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82E6D49"/>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640294"/>
    <w:multiLevelType w:val="multilevel"/>
    <w:tmpl w:val="0FE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32AEF"/>
    <w:multiLevelType w:val="multilevel"/>
    <w:tmpl w:val="974E1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719DB"/>
    <w:multiLevelType w:val="hybridMultilevel"/>
    <w:tmpl w:val="4AB80D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6706EF3"/>
    <w:multiLevelType w:val="hybridMultilevel"/>
    <w:tmpl w:val="1EB69A4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A6C4DDE"/>
    <w:multiLevelType w:val="multilevel"/>
    <w:tmpl w:val="10CEF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9040C"/>
    <w:multiLevelType w:val="hybridMultilevel"/>
    <w:tmpl w:val="59FC8C64"/>
    <w:lvl w:ilvl="0" w:tplc="04070011">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24825641"/>
    <w:multiLevelType w:val="hybridMultilevel"/>
    <w:tmpl w:val="9078B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535261E"/>
    <w:multiLevelType w:val="hybridMultilevel"/>
    <w:tmpl w:val="22EC21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387E3B"/>
    <w:multiLevelType w:val="hybridMultilevel"/>
    <w:tmpl w:val="3642D59E"/>
    <w:lvl w:ilvl="0" w:tplc="04070011">
      <w:start w:val="1"/>
      <w:numFmt w:val="decimal"/>
      <w:lvlText w:val="%1)"/>
      <w:lvlJc w:val="left"/>
      <w:pPr>
        <w:ind w:left="360" w:hanging="360"/>
      </w:pPr>
      <w:rPr>
        <w:rFonts w:hint="default"/>
        <w:color w:val="auto"/>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853212D"/>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E2B7073"/>
    <w:multiLevelType w:val="hybridMultilevel"/>
    <w:tmpl w:val="ECECA1C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BA564A0"/>
    <w:multiLevelType w:val="multilevel"/>
    <w:tmpl w:val="244C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92DAD"/>
    <w:multiLevelType w:val="hybridMultilevel"/>
    <w:tmpl w:val="C90EAE3C"/>
    <w:lvl w:ilvl="0" w:tplc="04070015">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46D77B0F"/>
    <w:multiLevelType w:val="hybridMultilevel"/>
    <w:tmpl w:val="9D7E58F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820480B"/>
    <w:multiLevelType w:val="hybridMultilevel"/>
    <w:tmpl w:val="47EC7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04A463C"/>
    <w:multiLevelType w:val="multilevel"/>
    <w:tmpl w:val="4A4EFA3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D01197F"/>
    <w:multiLevelType w:val="multilevel"/>
    <w:tmpl w:val="AAB43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5"/>
  </w:num>
  <w:num w:numId="4">
    <w:abstractNumId w:val="12"/>
  </w:num>
  <w:num w:numId="5">
    <w:abstractNumId w:val="14"/>
  </w:num>
  <w:num w:numId="6">
    <w:abstractNumId w:val="4"/>
  </w:num>
  <w:num w:numId="7">
    <w:abstractNumId w:val="0"/>
  </w:num>
  <w:num w:numId="8">
    <w:abstractNumId w:val="1"/>
  </w:num>
  <w:num w:numId="9">
    <w:abstractNumId w:val="11"/>
  </w:num>
  <w:num w:numId="10">
    <w:abstractNumId w:val="15"/>
  </w:num>
  <w:num w:numId="11">
    <w:abstractNumId w:val="7"/>
  </w:num>
  <w:num w:numId="12">
    <w:abstractNumId w:val="10"/>
  </w:num>
  <w:num w:numId="13">
    <w:abstractNumId w:val="8"/>
  </w:num>
  <w:num w:numId="14">
    <w:abstractNumId w:val="9"/>
  </w:num>
  <w:num w:numId="15">
    <w:abstractNumId w:val="18"/>
  </w:num>
  <w:num w:numId="16">
    <w:abstractNumId w:val="16"/>
  </w:num>
  <w:num w:numId="17">
    <w:abstractNumId w:val="6"/>
  </w:num>
  <w:num w:numId="18">
    <w:abstractNumId w:val="2"/>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rson w15:author="Lotz, Christin">
    <w15:presenceInfo w15:providerId="AD" w15:userId="S-1-5-21-2361800232-213331468-3115616407-3116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NotTrackFormatting/>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2C3"/>
    <w:rsid w:val="000000FC"/>
    <w:rsid w:val="000064B8"/>
    <w:rsid w:val="00006918"/>
    <w:rsid w:val="0001120A"/>
    <w:rsid w:val="00011A5F"/>
    <w:rsid w:val="00015A52"/>
    <w:rsid w:val="00017709"/>
    <w:rsid w:val="00023276"/>
    <w:rsid w:val="00023EB1"/>
    <w:rsid w:val="00023F33"/>
    <w:rsid w:val="000251D5"/>
    <w:rsid w:val="0002597B"/>
    <w:rsid w:val="00027743"/>
    <w:rsid w:val="00027D49"/>
    <w:rsid w:val="000315B3"/>
    <w:rsid w:val="00033065"/>
    <w:rsid w:val="0003794B"/>
    <w:rsid w:val="000413E6"/>
    <w:rsid w:val="00043713"/>
    <w:rsid w:val="000442C9"/>
    <w:rsid w:val="00045FE6"/>
    <w:rsid w:val="00051337"/>
    <w:rsid w:val="000533E9"/>
    <w:rsid w:val="00054D2E"/>
    <w:rsid w:val="00055B3A"/>
    <w:rsid w:val="00055EBE"/>
    <w:rsid w:val="0005674A"/>
    <w:rsid w:val="00057D2C"/>
    <w:rsid w:val="00060CC4"/>
    <w:rsid w:val="00061062"/>
    <w:rsid w:val="00061D18"/>
    <w:rsid w:val="00063F67"/>
    <w:rsid w:val="000643EA"/>
    <w:rsid w:val="00066475"/>
    <w:rsid w:val="00070592"/>
    <w:rsid w:val="00073180"/>
    <w:rsid w:val="0007360B"/>
    <w:rsid w:val="00073832"/>
    <w:rsid w:val="00074DC1"/>
    <w:rsid w:val="00076281"/>
    <w:rsid w:val="00077C08"/>
    <w:rsid w:val="0008031E"/>
    <w:rsid w:val="00080587"/>
    <w:rsid w:val="00083FCC"/>
    <w:rsid w:val="00085298"/>
    <w:rsid w:val="00085748"/>
    <w:rsid w:val="00090CDD"/>
    <w:rsid w:val="00092297"/>
    <w:rsid w:val="0009623B"/>
    <w:rsid w:val="00096EC7"/>
    <w:rsid w:val="00097278"/>
    <w:rsid w:val="000A1209"/>
    <w:rsid w:val="000A5A29"/>
    <w:rsid w:val="000A67B0"/>
    <w:rsid w:val="000A7152"/>
    <w:rsid w:val="000A7AF5"/>
    <w:rsid w:val="000B06C9"/>
    <w:rsid w:val="000B3FB2"/>
    <w:rsid w:val="000C0275"/>
    <w:rsid w:val="000C27B5"/>
    <w:rsid w:val="000C2A6B"/>
    <w:rsid w:val="000C6346"/>
    <w:rsid w:val="000C64B8"/>
    <w:rsid w:val="000D01B9"/>
    <w:rsid w:val="000D0C8D"/>
    <w:rsid w:val="000D5316"/>
    <w:rsid w:val="000D577D"/>
    <w:rsid w:val="000D654D"/>
    <w:rsid w:val="000D7686"/>
    <w:rsid w:val="000E0616"/>
    <w:rsid w:val="000E3D6F"/>
    <w:rsid w:val="000E71EA"/>
    <w:rsid w:val="000E7667"/>
    <w:rsid w:val="000E7BD6"/>
    <w:rsid w:val="000F3599"/>
    <w:rsid w:val="000F4166"/>
    <w:rsid w:val="000F6AEF"/>
    <w:rsid w:val="000F6BB7"/>
    <w:rsid w:val="000F7714"/>
    <w:rsid w:val="000F7749"/>
    <w:rsid w:val="001009E9"/>
    <w:rsid w:val="00102D21"/>
    <w:rsid w:val="00103A39"/>
    <w:rsid w:val="00104158"/>
    <w:rsid w:val="001043B9"/>
    <w:rsid w:val="00105880"/>
    <w:rsid w:val="00106B5D"/>
    <w:rsid w:val="00107902"/>
    <w:rsid w:val="00107944"/>
    <w:rsid w:val="00114554"/>
    <w:rsid w:val="001156AC"/>
    <w:rsid w:val="001201BF"/>
    <w:rsid w:val="00120442"/>
    <w:rsid w:val="00120A65"/>
    <w:rsid w:val="00122B25"/>
    <w:rsid w:val="0012374E"/>
    <w:rsid w:val="00123C09"/>
    <w:rsid w:val="001263C3"/>
    <w:rsid w:val="0012687D"/>
    <w:rsid w:val="0012701A"/>
    <w:rsid w:val="00130A3E"/>
    <w:rsid w:val="00132939"/>
    <w:rsid w:val="001333B9"/>
    <w:rsid w:val="00140CA6"/>
    <w:rsid w:val="001437B3"/>
    <w:rsid w:val="00147635"/>
    <w:rsid w:val="00153807"/>
    <w:rsid w:val="00153A3D"/>
    <w:rsid w:val="00157B3C"/>
    <w:rsid w:val="00160361"/>
    <w:rsid w:val="00161C27"/>
    <w:rsid w:val="00162C01"/>
    <w:rsid w:val="00166444"/>
    <w:rsid w:val="00167027"/>
    <w:rsid w:val="001678FA"/>
    <w:rsid w:val="00167F5B"/>
    <w:rsid w:val="00170C89"/>
    <w:rsid w:val="0017154C"/>
    <w:rsid w:val="00171FB6"/>
    <w:rsid w:val="00175E16"/>
    <w:rsid w:val="00177102"/>
    <w:rsid w:val="001806CC"/>
    <w:rsid w:val="001807C7"/>
    <w:rsid w:val="001824C1"/>
    <w:rsid w:val="00183262"/>
    <w:rsid w:val="00186984"/>
    <w:rsid w:val="0019381D"/>
    <w:rsid w:val="00193901"/>
    <w:rsid w:val="00193C8B"/>
    <w:rsid w:val="00195184"/>
    <w:rsid w:val="00197A3C"/>
    <w:rsid w:val="00197DFD"/>
    <w:rsid w:val="001A4121"/>
    <w:rsid w:val="001A436E"/>
    <w:rsid w:val="001A47C2"/>
    <w:rsid w:val="001A52DF"/>
    <w:rsid w:val="001A6792"/>
    <w:rsid w:val="001B12C1"/>
    <w:rsid w:val="001B1E56"/>
    <w:rsid w:val="001B29C1"/>
    <w:rsid w:val="001B3075"/>
    <w:rsid w:val="001B3150"/>
    <w:rsid w:val="001B3B2A"/>
    <w:rsid w:val="001B4EE9"/>
    <w:rsid w:val="001B5080"/>
    <w:rsid w:val="001C1C88"/>
    <w:rsid w:val="001C2344"/>
    <w:rsid w:val="001C29B0"/>
    <w:rsid w:val="001C4CDF"/>
    <w:rsid w:val="001C554E"/>
    <w:rsid w:val="001C7F49"/>
    <w:rsid w:val="001D47E5"/>
    <w:rsid w:val="001D5623"/>
    <w:rsid w:val="001D6361"/>
    <w:rsid w:val="001D6A04"/>
    <w:rsid w:val="001D6E56"/>
    <w:rsid w:val="001D772A"/>
    <w:rsid w:val="001D7F11"/>
    <w:rsid w:val="001E060F"/>
    <w:rsid w:val="001E4E30"/>
    <w:rsid w:val="001E4EFD"/>
    <w:rsid w:val="001E7569"/>
    <w:rsid w:val="001E7830"/>
    <w:rsid w:val="001F0012"/>
    <w:rsid w:val="001F0C2D"/>
    <w:rsid w:val="001F19CB"/>
    <w:rsid w:val="001F1EF2"/>
    <w:rsid w:val="001F29E3"/>
    <w:rsid w:val="001F3D80"/>
    <w:rsid w:val="001F464C"/>
    <w:rsid w:val="001F4777"/>
    <w:rsid w:val="001F4788"/>
    <w:rsid w:val="001F5086"/>
    <w:rsid w:val="00201437"/>
    <w:rsid w:val="00202B49"/>
    <w:rsid w:val="002035AD"/>
    <w:rsid w:val="00203AA4"/>
    <w:rsid w:val="00204334"/>
    <w:rsid w:val="002050A6"/>
    <w:rsid w:val="00206F8D"/>
    <w:rsid w:val="00207B37"/>
    <w:rsid w:val="00211B56"/>
    <w:rsid w:val="00213717"/>
    <w:rsid w:val="00213D88"/>
    <w:rsid w:val="00215C69"/>
    <w:rsid w:val="002168CD"/>
    <w:rsid w:val="0021772D"/>
    <w:rsid w:val="00217D65"/>
    <w:rsid w:val="0022005D"/>
    <w:rsid w:val="00221181"/>
    <w:rsid w:val="00222052"/>
    <w:rsid w:val="00222A35"/>
    <w:rsid w:val="00223BFF"/>
    <w:rsid w:val="00223F0B"/>
    <w:rsid w:val="002240C9"/>
    <w:rsid w:val="002272D2"/>
    <w:rsid w:val="00230AFF"/>
    <w:rsid w:val="00234569"/>
    <w:rsid w:val="00234A36"/>
    <w:rsid w:val="00234A84"/>
    <w:rsid w:val="002353AB"/>
    <w:rsid w:val="002357BD"/>
    <w:rsid w:val="00236E04"/>
    <w:rsid w:val="002409D6"/>
    <w:rsid w:val="00241CE3"/>
    <w:rsid w:val="00242431"/>
    <w:rsid w:val="002425E0"/>
    <w:rsid w:val="00243366"/>
    <w:rsid w:val="00243626"/>
    <w:rsid w:val="002443EB"/>
    <w:rsid w:val="00244A81"/>
    <w:rsid w:val="00244E4B"/>
    <w:rsid w:val="00246433"/>
    <w:rsid w:val="002478D1"/>
    <w:rsid w:val="00250E79"/>
    <w:rsid w:val="00251A05"/>
    <w:rsid w:val="00252040"/>
    <w:rsid w:val="0025255F"/>
    <w:rsid w:val="00255E78"/>
    <w:rsid w:val="00257476"/>
    <w:rsid w:val="002663B8"/>
    <w:rsid w:val="002727C8"/>
    <w:rsid w:val="00273ADB"/>
    <w:rsid w:val="002749C2"/>
    <w:rsid w:val="0027612D"/>
    <w:rsid w:val="00276DB0"/>
    <w:rsid w:val="002859F1"/>
    <w:rsid w:val="0028607B"/>
    <w:rsid w:val="00286455"/>
    <w:rsid w:val="00287B00"/>
    <w:rsid w:val="00290A3E"/>
    <w:rsid w:val="00290C63"/>
    <w:rsid w:val="0029125E"/>
    <w:rsid w:val="00291E36"/>
    <w:rsid w:val="0029237C"/>
    <w:rsid w:val="002923C6"/>
    <w:rsid w:val="00296CF5"/>
    <w:rsid w:val="002975AD"/>
    <w:rsid w:val="002A02F9"/>
    <w:rsid w:val="002A0996"/>
    <w:rsid w:val="002A18AB"/>
    <w:rsid w:val="002A3C6F"/>
    <w:rsid w:val="002A4450"/>
    <w:rsid w:val="002A4F59"/>
    <w:rsid w:val="002A6E1F"/>
    <w:rsid w:val="002A6F75"/>
    <w:rsid w:val="002B2117"/>
    <w:rsid w:val="002B56EF"/>
    <w:rsid w:val="002B6473"/>
    <w:rsid w:val="002B69AF"/>
    <w:rsid w:val="002C0E8D"/>
    <w:rsid w:val="002C1212"/>
    <w:rsid w:val="002C12EB"/>
    <w:rsid w:val="002C18D1"/>
    <w:rsid w:val="002C1F59"/>
    <w:rsid w:val="002C211E"/>
    <w:rsid w:val="002C2186"/>
    <w:rsid w:val="002C41B0"/>
    <w:rsid w:val="002C6546"/>
    <w:rsid w:val="002D3CD3"/>
    <w:rsid w:val="002D48DD"/>
    <w:rsid w:val="002D64F1"/>
    <w:rsid w:val="002D686C"/>
    <w:rsid w:val="002D6EA3"/>
    <w:rsid w:val="002E4344"/>
    <w:rsid w:val="002E4FFA"/>
    <w:rsid w:val="002E5BA2"/>
    <w:rsid w:val="002F04BB"/>
    <w:rsid w:val="002F4959"/>
    <w:rsid w:val="002F4C4B"/>
    <w:rsid w:val="002F5057"/>
    <w:rsid w:val="002F6198"/>
    <w:rsid w:val="002F6753"/>
    <w:rsid w:val="002F6A10"/>
    <w:rsid w:val="002F7641"/>
    <w:rsid w:val="0030116C"/>
    <w:rsid w:val="00302E11"/>
    <w:rsid w:val="00303171"/>
    <w:rsid w:val="00303776"/>
    <w:rsid w:val="00303C06"/>
    <w:rsid w:val="00304AE7"/>
    <w:rsid w:val="00305899"/>
    <w:rsid w:val="0030771F"/>
    <w:rsid w:val="003166C3"/>
    <w:rsid w:val="00322A54"/>
    <w:rsid w:val="00324402"/>
    <w:rsid w:val="0032546B"/>
    <w:rsid w:val="00326B49"/>
    <w:rsid w:val="00327270"/>
    <w:rsid w:val="00327853"/>
    <w:rsid w:val="0033200C"/>
    <w:rsid w:val="003325A6"/>
    <w:rsid w:val="0033418B"/>
    <w:rsid w:val="00340295"/>
    <w:rsid w:val="003409D1"/>
    <w:rsid w:val="00340AE8"/>
    <w:rsid w:val="0034141C"/>
    <w:rsid w:val="0034182B"/>
    <w:rsid w:val="00342C89"/>
    <w:rsid w:val="00343A48"/>
    <w:rsid w:val="00343FFD"/>
    <w:rsid w:val="00345DED"/>
    <w:rsid w:val="003507C6"/>
    <w:rsid w:val="0035201C"/>
    <w:rsid w:val="00353863"/>
    <w:rsid w:val="00356876"/>
    <w:rsid w:val="00357698"/>
    <w:rsid w:val="003612AE"/>
    <w:rsid w:val="0036274E"/>
    <w:rsid w:val="00362D96"/>
    <w:rsid w:val="003649CB"/>
    <w:rsid w:val="00364BB9"/>
    <w:rsid w:val="00365ACF"/>
    <w:rsid w:val="00367564"/>
    <w:rsid w:val="003712F4"/>
    <w:rsid w:val="00371ADF"/>
    <w:rsid w:val="00374868"/>
    <w:rsid w:val="00374C0C"/>
    <w:rsid w:val="00376335"/>
    <w:rsid w:val="0038199D"/>
    <w:rsid w:val="00383E9D"/>
    <w:rsid w:val="00385036"/>
    <w:rsid w:val="0038704D"/>
    <w:rsid w:val="003876CA"/>
    <w:rsid w:val="0039003C"/>
    <w:rsid w:val="0039084A"/>
    <w:rsid w:val="00391141"/>
    <w:rsid w:val="0039268B"/>
    <w:rsid w:val="00395FD6"/>
    <w:rsid w:val="00396577"/>
    <w:rsid w:val="00396A34"/>
    <w:rsid w:val="0039772C"/>
    <w:rsid w:val="003A08C2"/>
    <w:rsid w:val="003A2F36"/>
    <w:rsid w:val="003A3821"/>
    <w:rsid w:val="003A71C8"/>
    <w:rsid w:val="003B0188"/>
    <w:rsid w:val="003B03BF"/>
    <w:rsid w:val="003B097A"/>
    <w:rsid w:val="003B20D6"/>
    <w:rsid w:val="003B48B3"/>
    <w:rsid w:val="003B6444"/>
    <w:rsid w:val="003B68AC"/>
    <w:rsid w:val="003C0037"/>
    <w:rsid w:val="003C1D00"/>
    <w:rsid w:val="003C22EA"/>
    <w:rsid w:val="003C2850"/>
    <w:rsid w:val="003C5C48"/>
    <w:rsid w:val="003C70D1"/>
    <w:rsid w:val="003C724B"/>
    <w:rsid w:val="003D2B62"/>
    <w:rsid w:val="003E0E1E"/>
    <w:rsid w:val="003E1BB9"/>
    <w:rsid w:val="003E374D"/>
    <w:rsid w:val="003E4E08"/>
    <w:rsid w:val="003E70CA"/>
    <w:rsid w:val="003F1DC5"/>
    <w:rsid w:val="003F2AC0"/>
    <w:rsid w:val="00401866"/>
    <w:rsid w:val="004019B3"/>
    <w:rsid w:val="004023D1"/>
    <w:rsid w:val="00403390"/>
    <w:rsid w:val="00404D82"/>
    <w:rsid w:val="00406FA2"/>
    <w:rsid w:val="004079A1"/>
    <w:rsid w:val="00410648"/>
    <w:rsid w:val="00412AD9"/>
    <w:rsid w:val="004131EE"/>
    <w:rsid w:val="00414A49"/>
    <w:rsid w:val="00416392"/>
    <w:rsid w:val="004172EC"/>
    <w:rsid w:val="004209A1"/>
    <w:rsid w:val="00421D4A"/>
    <w:rsid w:val="00422DC9"/>
    <w:rsid w:val="004232F5"/>
    <w:rsid w:val="00425BBF"/>
    <w:rsid w:val="00425C56"/>
    <w:rsid w:val="00430077"/>
    <w:rsid w:val="004309B4"/>
    <w:rsid w:val="00431D00"/>
    <w:rsid w:val="0043329E"/>
    <w:rsid w:val="004348FF"/>
    <w:rsid w:val="00442A26"/>
    <w:rsid w:val="00445135"/>
    <w:rsid w:val="00445751"/>
    <w:rsid w:val="00447B65"/>
    <w:rsid w:val="0045343E"/>
    <w:rsid w:val="00453CA7"/>
    <w:rsid w:val="0046015F"/>
    <w:rsid w:val="00460EAB"/>
    <w:rsid w:val="00462878"/>
    <w:rsid w:val="00465D2C"/>
    <w:rsid w:val="00467C1D"/>
    <w:rsid w:val="00470BC1"/>
    <w:rsid w:val="004718E7"/>
    <w:rsid w:val="00472492"/>
    <w:rsid w:val="00475FFE"/>
    <w:rsid w:val="00476B52"/>
    <w:rsid w:val="00477945"/>
    <w:rsid w:val="00480102"/>
    <w:rsid w:val="004809A5"/>
    <w:rsid w:val="00484F4A"/>
    <w:rsid w:val="00486B99"/>
    <w:rsid w:val="0048783C"/>
    <w:rsid w:val="0049021E"/>
    <w:rsid w:val="00490A60"/>
    <w:rsid w:val="004924CA"/>
    <w:rsid w:val="004934A8"/>
    <w:rsid w:val="00494677"/>
    <w:rsid w:val="00496083"/>
    <w:rsid w:val="0049784B"/>
    <w:rsid w:val="004A123E"/>
    <w:rsid w:val="004A1D3D"/>
    <w:rsid w:val="004A25BE"/>
    <w:rsid w:val="004A3049"/>
    <w:rsid w:val="004A4B15"/>
    <w:rsid w:val="004A53CE"/>
    <w:rsid w:val="004A65F6"/>
    <w:rsid w:val="004A7F2C"/>
    <w:rsid w:val="004B0012"/>
    <w:rsid w:val="004B20CE"/>
    <w:rsid w:val="004B25A3"/>
    <w:rsid w:val="004B274A"/>
    <w:rsid w:val="004B3715"/>
    <w:rsid w:val="004B46D1"/>
    <w:rsid w:val="004B4BE2"/>
    <w:rsid w:val="004B64D8"/>
    <w:rsid w:val="004B793F"/>
    <w:rsid w:val="004C4BC8"/>
    <w:rsid w:val="004C700C"/>
    <w:rsid w:val="004D01F1"/>
    <w:rsid w:val="004D1C17"/>
    <w:rsid w:val="004D3AAC"/>
    <w:rsid w:val="004E34EA"/>
    <w:rsid w:val="004E3984"/>
    <w:rsid w:val="004E4279"/>
    <w:rsid w:val="004E47AC"/>
    <w:rsid w:val="004E4CB2"/>
    <w:rsid w:val="004E5260"/>
    <w:rsid w:val="004E56A8"/>
    <w:rsid w:val="004E602A"/>
    <w:rsid w:val="004E6A96"/>
    <w:rsid w:val="004E6B89"/>
    <w:rsid w:val="004E6DEC"/>
    <w:rsid w:val="004E7395"/>
    <w:rsid w:val="004E7527"/>
    <w:rsid w:val="004F1668"/>
    <w:rsid w:val="004F52E5"/>
    <w:rsid w:val="004F58B0"/>
    <w:rsid w:val="004F63CE"/>
    <w:rsid w:val="005003F1"/>
    <w:rsid w:val="00500AF2"/>
    <w:rsid w:val="00500EB3"/>
    <w:rsid w:val="00502697"/>
    <w:rsid w:val="005044FF"/>
    <w:rsid w:val="00504CFD"/>
    <w:rsid w:val="00505B4F"/>
    <w:rsid w:val="00506FE7"/>
    <w:rsid w:val="00511E4A"/>
    <w:rsid w:val="0051240B"/>
    <w:rsid w:val="0051386A"/>
    <w:rsid w:val="00515ACD"/>
    <w:rsid w:val="00515ADE"/>
    <w:rsid w:val="0051642E"/>
    <w:rsid w:val="00517272"/>
    <w:rsid w:val="00520416"/>
    <w:rsid w:val="00520B4B"/>
    <w:rsid w:val="005224AC"/>
    <w:rsid w:val="00522656"/>
    <w:rsid w:val="00523B6B"/>
    <w:rsid w:val="00523ED4"/>
    <w:rsid w:val="00525330"/>
    <w:rsid w:val="00526287"/>
    <w:rsid w:val="0052673C"/>
    <w:rsid w:val="00527C29"/>
    <w:rsid w:val="0053428F"/>
    <w:rsid w:val="0053442A"/>
    <w:rsid w:val="00536A0D"/>
    <w:rsid w:val="00540642"/>
    <w:rsid w:val="00540A1D"/>
    <w:rsid w:val="00540FC4"/>
    <w:rsid w:val="005433BC"/>
    <w:rsid w:val="0054478E"/>
    <w:rsid w:val="0054535A"/>
    <w:rsid w:val="005460B2"/>
    <w:rsid w:val="00551144"/>
    <w:rsid w:val="005635E4"/>
    <w:rsid w:val="00563C85"/>
    <w:rsid w:val="00563D94"/>
    <w:rsid w:val="005649DC"/>
    <w:rsid w:val="00570131"/>
    <w:rsid w:val="005708CF"/>
    <w:rsid w:val="0057203B"/>
    <w:rsid w:val="00572621"/>
    <w:rsid w:val="0057328B"/>
    <w:rsid w:val="00574E71"/>
    <w:rsid w:val="0057654C"/>
    <w:rsid w:val="00582191"/>
    <w:rsid w:val="0058224E"/>
    <w:rsid w:val="00587A01"/>
    <w:rsid w:val="005919A7"/>
    <w:rsid w:val="0059226A"/>
    <w:rsid w:val="005922A9"/>
    <w:rsid w:val="0059587A"/>
    <w:rsid w:val="00597451"/>
    <w:rsid w:val="005A47F0"/>
    <w:rsid w:val="005B00BD"/>
    <w:rsid w:val="005B02C8"/>
    <w:rsid w:val="005C0D94"/>
    <w:rsid w:val="005C4549"/>
    <w:rsid w:val="005C4840"/>
    <w:rsid w:val="005C55B8"/>
    <w:rsid w:val="005C737E"/>
    <w:rsid w:val="005D0BA6"/>
    <w:rsid w:val="005D44A0"/>
    <w:rsid w:val="005D4500"/>
    <w:rsid w:val="005D4F62"/>
    <w:rsid w:val="005D5F0F"/>
    <w:rsid w:val="005E0AE4"/>
    <w:rsid w:val="005E2C36"/>
    <w:rsid w:val="005E3944"/>
    <w:rsid w:val="005E4313"/>
    <w:rsid w:val="005E478E"/>
    <w:rsid w:val="005E484C"/>
    <w:rsid w:val="005E499D"/>
    <w:rsid w:val="005E7564"/>
    <w:rsid w:val="005F05D3"/>
    <w:rsid w:val="005F0ED6"/>
    <w:rsid w:val="005F2D67"/>
    <w:rsid w:val="005F2F3E"/>
    <w:rsid w:val="005F6271"/>
    <w:rsid w:val="005F6775"/>
    <w:rsid w:val="0060023D"/>
    <w:rsid w:val="006023F3"/>
    <w:rsid w:val="00602E1C"/>
    <w:rsid w:val="0060384E"/>
    <w:rsid w:val="00603C2E"/>
    <w:rsid w:val="00603DB7"/>
    <w:rsid w:val="00605E2C"/>
    <w:rsid w:val="0060620A"/>
    <w:rsid w:val="00607CFD"/>
    <w:rsid w:val="006101D2"/>
    <w:rsid w:val="006102E6"/>
    <w:rsid w:val="00610C51"/>
    <w:rsid w:val="006110AB"/>
    <w:rsid w:val="00611607"/>
    <w:rsid w:val="006116A2"/>
    <w:rsid w:val="006117B0"/>
    <w:rsid w:val="00611E10"/>
    <w:rsid w:val="006134AA"/>
    <w:rsid w:val="00616377"/>
    <w:rsid w:val="00621080"/>
    <w:rsid w:val="0062128F"/>
    <w:rsid w:val="00621921"/>
    <w:rsid w:val="006225CF"/>
    <w:rsid w:val="00622DC6"/>
    <w:rsid w:val="00624E49"/>
    <w:rsid w:val="006274E0"/>
    <w:rsid w:val="00627586"/>
    <w:rsid w:val="00631225"/>
    <w:rsid w:val="00631F3A"/>
    <w:rsid w:val="00632987"/>
    <w:rsid w:val="00634C0A"/>
    <w:rsid w:val="00636B33"/>
    <w:rsid w:val="00640711"/>
    <w:rsid w:val="0064101C"/>
    <w:rsid w:val="0064172F"/>
    <w:rsid w:val="006423FF"/>
    <w:rsid w:val="00643113"/>
    <w:rsid w:val="006503B7"/>
    <w:rsid w:val="006548DC"/>
    <w:rsid w:val="00656C07"/>
    <w:rsid w:val="00656EA6"/>
    <w:rsid w:val="00660AEB"/>
    <w:rsid w:val="0066263B"/>
    <w:rsid w:val="00662CE6"/>
    <w:rsid w:val="0066304D"/>
    <w:rsid w:val="006635AD"/>
    <w:rsid w:val="0066388E"/>
    <w:rsid w:val="00664F38"/>
    <w:rsid w:val="0066643F"/>
    <w:rsid w:val="00666591"/>
    <w:rsid w:val="00666C4D"/>
    <w:rsid w:val="00671016"/>
    <w:rsid w:val="00672324"/>
    <w:rsid w:val="00672C2A"/>
    <w:rsid w:val="00674056"/>
    <w:rsid w:val="00674BAE"/>
    <w:rsid w:val="006751D3"/>
    <w:rsid w:val="006772CF"/>
    <w:rsid w:val="006813D5"/>
    <w:rsid w:val="0068150F"/>
    <w:rsid w:val="00683E83"/>
    <w:rsid w:val="00683F39"/>
    <w:rsid w:val="006842ED"/>
    <w:rsid w:val="006845E2"/>
    <w:rsid w:val="006856CB"/>
    <w:rsid w:val="00686A6E"/>
    <w:rsid w:val="00686D0C"/>
    <w:rsid w:val="00692781"/>
    <w:rsid w:val="00692CE9"/>
    <w:rsid w:val="006933BA"/>
    <w:rsid w:val="00693A52"/>
    <w:rsid w:val="00695FEE"/>
    <w:rsid w:val="006A1190"/>
    <w:rsid w:val="006A2EA3"/>
    <w:rsid w:val="006A474F"/>
    <w:rsid w:val="006A7935"/>
    <w:rsid w:val="006B043D"/>
    <w:rsid w:val="006B1D17"/>
    <w:rsid w:val="006B2894"/>
    <w:rsid w:val="006B657A"/>
    <w:rsid w:val="006B74E2"/>
    <w:rsid w:val="006C4574"/>
    <w:rsid w:val="006C5021"/>
    <w:rsid w:val="006C6083"/>
    <w:rsid w:val="006C7749"/>
    <w:rsid w:val="006C7E28"/>
    <w:rsid w:val="006D1C40"/>
    <w:rsid w:val="006D1EE5"/>
    <w:rsid w:val="006D2592"/>
    <w:rsid w:val="006D459A"/>
    <w:rsid w:val="006D475F"/>
    <w:rsid w:val="006D6336"/>
    <w:rsid w:val="006D786F"/>
    <w:rsid w:val="006E0116"/>
    <w:rsid w:val="006E1314"/>
    <w:rsid w:val="006E2EC8"/>
    <w:rsid w:val="006E496E"/>
    <w:rsid w:val="006E64CF"/>
    <w:rsid w:val="006E6B60"/>
    <w:rsid w:val="006E7541"/>
    <w:rsid w:val="006F33AD"/>
    <w:rsid w:val="006F3DD3"/>
    <w:rsid w:val="006F455C"/>
    <w:rsid w:val="006F5D31"/>
    <w:rsid w:val="006F6B15"/>
    <w:rsid w:val="00700473"/>
    <w:rsid w:val="007006F3"/>
    <w:rsid w:val="00702734"/>
    <w:rsid w:val="007050DD"/>
    <w:rsid w:val="00705F80"/>
    <w:rsid w:val="00706082"/>
    <w:rsid w:val="00710294"/>
    <w:rsid w:val="0071068A"/>
    <w:rsid w:val="00714A71"/>
    <w:rsid w:val="007151EF"/>
    <w:rsid w:val="00716F35"/>
    <w:rsid w:val="0072391A"/>
    <w:rsid w:val="00724B51"/>
    <w:rsid w:val="00724C35"/>
    <w:rsid w:val="007258E8"/>
    <w:rsid w:val="0072626A"/>
    <w:rsid w:val="007274A6"/>
    <w:rsid w:val="00731CAC"/>
    <w:rsid w:val="0073246A"/>
    <w:rsid w:val="00736896"/>
    <w:rsid w:val="00736B4A"/>
    <w:rsid w:val="00742259"/>
    <w:rsid w:val="00743146"/>
    <w:rsid w:val="00745A49"/>
    <w:rsid w:val="00747E14"/>
    <w:rsid w:val="00750D4C"/>
    <w:rsid w:val="00750FCF"/>
    <w:rsid w:val="0075106E"/>
    <w:rsid w:val="0075135C"/>
    <w:rsid w:val="00751E83"/>
    <w:rsid w:val="00753189"/>
    <w:rsid w:val="007533D1"/>
    <w:rsid w:val="007551B6"/>
    <w:rsid w:val="00755B69"/>
    <w:rsid w:val="0075614C"/>
    <w:rsid w:val="00756C63"/>
    <w:rsid w:val="00757BBD"/>
    <w:rsid w:val="00760F0E"/>
    <w:rsid w:val="00761567"/>
    <w:rsid w:val="007617BF"/>
    <w:rsid w:val="00763564"/>
    <w:rsid w:val="00767BFD"/>
    <w:rsid w:val="007742E6"/>
    <w:rsid w:val="00776374"/>
    <w:rsid w:val="00776557"/>
    <w:rsid w:val="00776A73"/>
    <w:rsid w:val="00776FAB"/>
    <w:rsid w:val="007771BE"/>
    <w:rsid w:val="00781004"/>
    <w:rsid w:val="007829EE"/>
    <w:rsid w:val="00785179"/>
    <w:rsid w:val="00785C13"/>
    <w:rsid w:val="00786157"/>
    <w:rsid w:val="007908EC"/>
    <w:rsid w:val="00790ABB"/>
    <w:rsid w:val="00792773"/>
    <w:rsid w:val="007930AD"/>
    <w:rsid w:val="007940EE"/>
    <w:rsid w:val="007944E7"/>
    <w:rsid w:val="0079486C"/>
    <w:rsid w:val="00795729"/>
    <w:rsid w:val="0079720B"/>
    <w:rsid w:val="007A14E6"/>
    <w:rsid w:val="007A2C3A"/>
    <w:rsid w:val="007A64F2"/>
    <w:rsid w:val="007A6935"/>
    <w:rsid w:val="007B09C6"/>
    <w:rsid w:val="007B10EE"/>
    <w:rsid w:val="007B31FA"/>
    <w:rsid w:val="007B32C7"/>
    <w:rsid w:val="007B42B7"/>
    <w:rsid w:val="007B4C07"/>
    <w:rsid w:val="007B4F37"/>
    <w:rsid w:val="007B7C91"/>
    <w:rsid w:val="007C03E0"/>
    <w:rsid w:val="007C04C4"/>
    <w:rsid w:val="007C0644"/>
    <w:rsid w:val="007C0A3E"/>
    <w:rsid w:val="007C0BB5"/>
    <w:rsid w:val="007C1591"/>
    <w:rsid w:val="007C297C"/>
    <w:rsid w:val="007C3AF9"/>
    <w:rsid w:val="007C4DB8"/>
    <w:rsid w:val="007C555E"/>
    <w:rsid w:val="007C7F9F"/>
    <w:rsid w:val="007D042B"/>
    <w:rsid w:val="007D10B3"/>
    <w:rsid w:val="007D1827"/>
    <w:rsid w:val="007D381B"/>
    <w:rsid w:val="007D3CFC"/>
    <w:rsid w:val="007D4052"/>
    <w:rsid w:val="007D439A"/>
    <w:rsid w:val="007D5CAE"/>
    <w:rsid w:val="007D6A42"/>
    <w:rsid w:val="007E0C1E"/>
    <w:rsid w:val="007E1674"/>
    <w:rsid w:val="007E1C78"/>
    <w:rsid w:val="007E1FDF"/>
    <w:rsid w:val="007E30FB"/>
    <w:rsid w:val="007E3F4D"/>
    <w:rsid w:val="007E4C7C"/>
    <w:rsid w:val="007E5376"/>
    <w:rsid w:val="007E559F"/>
    <w:rsid w:val="007E5842"/>
    <w:rsid w:val="007E667E"/>
    <w:rsid w:val="007E73A2"/>
    <w:rsid w:val="007F0196"/>
    <w:rsid w:val="007F0607"/>
    <w:rsid w:val="007F1C8A"/>
    <w:rsid w:val="007F2410"/>
    <w:rsid w:val="007F3347"/>
    <w:rsid w:val="007F3AE8"/>
    <w:rsid w:val="007F499A"/>
    <w:rsid w:val="007F5545"/>
    <w:rsid w:val="007F57DE"/>
    <w:rsid w:val="00800EC3"/>
    <w:rsid w:val="00801ACE"/>
    <w:rsid w:val="00801F7E"/>
    <w:rsid w:val="00803674"/>
    <w:rsid w:val="00804502"/>
    <w:rsid w:val="00804734"/>
    <w:rsid w:val="008065AF"/>
    <w:rsid w:val="00806763"/>
    <w:rsid w:val="00810BD5"/>
    <w:rsid w:val="00812AFF"/>
    <w:rsid w:val="00814D53"/>
    <w:rsid w:val="00814E58"/>
    <w:rsid w:val="00815EF4"/>
    <w:rsid w:val="00816220"/>
    <w:rsid w:val="00820945"/>
    <w:rsid w:val="008215E0"/>
    <w:rsid w:val="00824043"/>
    <w:rsid w:val="00824284"/>
    <w:rsid w:val="00827100"/>
    <w:rsid w:val="00830ADD"/>
    <w:rsid w:val="00832E55"/>
    <w:rsid w:val="008339AC"/>
    <w:rsid w:val="00834488"/>
    <w:rsid w:val="00834BAD"/>
    <w:rsid w:val="00834D8D"/>
    <w:rsid w:val="00840219"/>
    <w:rsid w:val="00843F44"/>
    <w:rsid w:val="008462DD"/>
    <w:rsid w:val="00846750"/>
    <w:rsid w:val="00846F7C"/>
    <w:rsid w:val="0084737D"/>
    <w:rsid w:val="0085508F"/>
    <w:rsid w:val="0085671A"/>
    <w:rsid w:val="00856ABA"/>
    <w:rsid w:val="00857D84"/>
    <w:rsid w:val="00860236"/>
    <w:rsid w:val="008605DF"/>
    <w:rsid w:val="00860780"/>
    <w:rsid w:val="00860ABD"/>
    <w:rsid w:val="00861582"/>
    <w:rsid w:val="00865EE2"/>
    <w:rsid w:val="00866805"/>
    <w:rsid w:val="00866FE2"/>
    <w:rsid w:val="00871938"/>
    <w:rsid w:val="00873209"/>
    <w:rsid w:val="00873A2C"/>
    <w:rsid w:val="00874378"/>
    <w:rsid w:val="00874590"/>
    <w:rsid w:val="00874B19"/>
    <w:rsid w:val="008765AE"/>
    <w:rsid w:val="00881F9A"/>
    <w:rsid w:val="00882EA1"/>
    <w:rsid w:val="008831F4"/>
    <w:rsid w:val="00883501"/>
    <w:rsid w:val="00884522"/>
    <w:rsid w:val="00886BB4"/>
    <w:rsid w:val="008916F5"/>
    <w:rsid w:val="00892681"/>
    <w:rsid w:val="00893B31"/>
    <w:rsid w:val="00893C22"/>
    <w:rsid w:val="00895D90"/>
    <w:rsid w:val="008A2534"/>
    <w:rsid w:val="008A374B"/>
    <w:rsid w:val="008A49D2"/>
    <w:rsid w:val="008A610E"/>
    <w:rsid w:val="008A7981"/>
    <w:rsid w:val="008B21F8"/>
    <w:rsid w:val="008B2669"/>
    <w:rsid w:val="008B4C7F"/>
    <w:rsid w:val="008B549F"/>
    <w:rsid w:val="008B742A"/>
    <w:rsid w:val="008C2C51"/>
    <w:rsid w:val="008C3B72"/>
    <w:rsid w:val="008C60E0"/>
    <w:rsid w:val="008D699C"/>
    <w:rsid w:val="008E14ED"/>
    <w:rsid w:val="008E18D0"/>
    <w:rsid w:val="008E206C"/>
    <w:rsid w:val="008E47E3"/>
    <w:rsid w:val="008E7A3B"/>
    <w:rsid w:val="008F027F"/>
    <w:rsid w:val="008F0A96"/>
    <w:rsid w:val="008F281F"/>
    <w:rsid w:val="008F3258"/>
    <w:rsid w:val="008F49AB"/>
    <w:rsid w:val="008F4EF8"/>
    <w:rsid w:val="008F5224"/>
    <w:rsid w:val="008F5999"/>
    <w:rsid w:val="008F5F7C"/>
    <w:rsid w:val="00901150"/>
    <w:rsid w:val="009033AA"/>
    <w:rsid w:val="0090363E"/>
    <w:rsid w:val="009042AB"/>
    <w:rsid w:val="0090671C"/>
    <w:rsid w:val="00911153"/>
    <w:rsid w:val="00912853"/>
    <w:rsid w:val="0091470E"/>
    <w:rsid w:val="00914AEC"/>
    <w:rsid w:val="009151B8"/>
    <w:rsid w:val="00917939"/>
    <w:rsid w:val="009211AE"/>
    <w:rsid w:val="00922295"/>
    <w:rsid w:val="009302EE"/>
    <w:rsid w:val="00930574"/>
    <w:rsid w:val="009335E7"/>
    <w:rsid w:val="00933E60"/>
    <w:rsid w:val="009341F6"/>
    <w:rsid w:val="00935426"/>
    <w:rsid w:val="00944896"/>
    <w:rsid w:val="00944B00"/>
    <w:rsid w:val="00944F09"/>
    <w:rsid w:val="00945D15"/>
    <w:rsid w:val="009519DE"/>
    <w:rsid w:val="0095282D"/>
    <w:rsid w:val="00952F26"/>
    <w:rsid w:val="00953659"/>
    <w:rsid w:val="00955E6B"/>
    <w:rsid w:val="00955FD6"/>
    <w:rsid w:val="00962DA3"/>
    <w:rsid w:val="009651CB"/>
    <w:rsid w:val="009658CC"/>
    <w:rsid w:val="009658DD"/>
    <w:rsid w:val="00965B6C"/>
    <w:rsid w:val="00966505"/>
    <w:rsid w:val="00966B33"/>
    <w:rsid w:val="00972136"/>
    <w:rsid w:val="009728C7"/>
    <w:rsid w:val="00973509"/>
    <w:rsid w:val="00974979"/>
    <w:rsid w:val="00974EC8"/>
    <w:rsid w:val="00980054"/>
    <w:rsid w:val="00980535"/>
    <w:rsid w:val="00981E3E"/>
    <w:rsid w:val="00984E61"/>
    <w:rsid w:val="0098563F"/>
    <w:rsid w:val="00985D93"/>
    <w:rsid w:val="00985F91"/>
    <w:rsid w:val="009860B3"/>
    <w:rsid w:val="009877E4"/>
    <w:rsid w:val="00987EC5"/>
    <w:rsid w:val="00992069"/>
    <w:rsid w:val="00993039"/>
    <w:rsid w:val="00993846"/>
    <w:rsid w:val="00996BA2"/>
    <w:rsid w:val="00997A8E"/>
    <w:rsid w:val="009A7A08"/>
    <w:rsid w:val="009B23A4"/>
    <w:rsid w:val="009B27B7"/>
    <w:rsid w:val="009B39B4"/>
    <w:rsid w:val="009B59C9"/>
    <w:rsid w:val="009B605C"/>
    <w:rsid w:val="009C04D8"/>
    <w:rsid w:val="009C1D0D"/>
    <w:rsid w:val="009C235D"/>
    <w:rsid w:val="009C4E41"/>
    <w:rsid w:val="009C62E6"/>
    <w:rsid w:val="009C7415"/>
    <w:rsid w:val="009D219B"/>
    <w:rsid w:val="009D4431"/>
    <w:rsid w:val="009D4677"/>
    <w:rsid w:val="009D4694"/>
    <w:rsid w:val="009D619B"/>
    <w:rsid w:val="009D652B"/>
    <w:rsid w:val="009E1EA1"/>
    <w:rsid w:val="009E3530"/>
    <w:rsid w:val="009E6D26"/>
    <w:rsid w:val="009E6EBF"/>
    <w:rsid w:val="009E770D"/>
    <w:rsid w:val="009E7A57"/>
    <w:rsid w:val="009E7A98"/>
    <w:rsid w:val="009F0669"/>
    <w:rsid w:val="009F2440"/>
    <w:rsid w:val="009F3ACF"/>
    <w:rsid w:val="009F3C78"/>
    <w:rsid w:val="009F4D98"/>
    <w:rsid w:val="009F556D"/>
    <w:rsid w:val="009F5B48"/>
    <w:rsid w:val="009F7567"/>
    <w:rsid w:val="009F7BEA"/>
    <w:rsid w:val="00A00BC6"/>
    <w:rsid w:val="00A03C4C"/>
    <w:rsid w:val="00A05809"/>
    <w:rsid w:val="00A05FA5"/>
    <w:rsid w:val="00A07747"/>
    <w:rsid w:val="00A1227B"/>
    <w:rsid w:val="00A135E2"/>
    <w:rsid w:val="00A16CDA"/>
    <w:rsid w:val="00A20A54"/>
    <w:rsid w:val="00A20CD1"/>
    <w:rsid w:val="00A22C7D"/>
    <w:rsid w:val="00A23D5E"/>
    <w:rsid w:val="00A25CAE"/>
    <w:rsid w:val="00A30A68"/>
    <w:rsid w:val="00A30DE9"/>
    <w:rsid w:val="00A3340B"/>
    <w:rsid w:val="00A335BF"/>
    <w:rsid w:val="00A33D17"/>
    <w:rsid w:val="00A362CB"/>
    <w:rsid w:val="00A36D61"/>
    <w:rsid w:val="00A376D9"/>
    <w:rsid w:val="00A378A0"/>
    <w:rsid w:val="00A408F8"/>
    <w:rsid w:val="00A41141"/>
    <w:rsid w:val="00A41574"/>
    <w:rsid w:val="00A4362B"/>
    <w:rsid w:val="00A44A61"/>
    <w:rsid w:val="00A45272"/>
    <w:rsid w:val="00A46CF1"/>
    <w:rsid w:val="00A479AA"/>
    <w:rsid w:val="00A52F03"/>
    <w:rsid w:val="00A53FE3"/>
    <w:rsid w:val="00A54D43"/>
    <w:rsid w:val="00A60DF6"/>
    <w:rsid w:val="00A6183D"/>
    <w:rsid w:val="00A66E09"/>
    <w:rsid w:val="00A73042"/>
    <w:rsid w:val="00A73AC4"/>
    <w:rsid w:val="00A74EF2"/>
    <w:rsid w:val="00A74F0C"/>
    <w:rsid w:val="00A751D0"/>
    <w:rsid w:val="00A75C2D"/>
    <w:rsid w:val="00A7751B"/>
    <w:rsid w:val="00A77893"/>
    <w:rsid w:val="00A80130"/>
    <w:rsid w:val="00A80790"/>
    <w:rsid w:val="00A80B8F"/>
    <w:rsid w:val="00A8106F"/>
    <w:rsid w:val="00A8764F"/>
    <w:rsid w:val="00A8779C"/>
    <w:rsid w:val="00A9201E"/>
    <w:rsid w:val="00A9210A"/>
    <w:rsid w:val="00A952C1"/>
    <w:rsid w:val="00AA0E0F"/>
    <w:rsid w:val="00AA2598"/>
    <w:rsid w:val="00AA4710"/>
    <w:rsid w:val="00AA4A24"/>
    <w:rsid w:val="00AA4A47"/>
    <w:rsid w:val="00AA5283"/>
    <w:rsid w:val="00AA5A8C"/>
    <w:rsid w:val="00AA5CD8"/>
    <w:rsid w:val="00AA5E60"/>
    <w:rsid w:val="00AB3657"/>
    <w:rsid w:val="00AB37B5"/>
    <w:rsid w:val="00AB3BC7"/>
    <w:rsid w:val="00AB3F29"/>
    <w:rsid w:val="00AB52CF"/>
    <w:rsid w:val="00AB6E20"/>
    <w:rsid w:val="00AC2C77"/>
    <w:rsid w:val="00AC5351"/>
    <w:rsid w:val="00AC53C1"/>
    <w:rsid w:val="00AC6ADA"/>
    <w:rsid w:val="00AD112B"/>
    <w:rsid w:val="00AD2F47"/>
    <w:rsid w:val="00AD3115"/>
    <w:rsid w:val="00AD42E6"/>
    <w:rsid w:val="00AD4778"/>
    <w:rsid w:val="00AD4A77"/>
    <w:rsid w:val="00AD60F5"/>
    <w:rsid w:val="00AD6287"/>
    <w:rsid w:val="00AE1E73"/>
    <w:rsid w:val="00AE2151"/>
    <w:rsid w:val="00AE5AEE"/>
    <w:rsid w:val="00AE5EA8"/>
    <w:rsid w:val="00AE79DE"/>
    <w:rsid w:val="00AF1B57"/>
    <w:rsid w:val="00AF1D45"/>
    <w:rsid w:val="00AF2153"/>
    <w:rsid w:val="00AF2A29"/>
    <w:rsid w:val="00AF3614"/>
    <w:rsid w:val="00AF43AF"/>
    <w:rsid w:val="00AF5375"/>
    <w:rsid w:val="00AF6841"/>
    <w:rsid w:val="00B03864"/>
    <w:rsid w:val="00B07BDE"/>
    <w:rsid w:val="00B13488"/>
    <w:rsid w:val="00B13C79"/>
    <w:rsid w:val="00B1462F"/>
    <w:rsid w:val="00B151C0"/>
    <w:rsid w:val="00B15926"/>
    <w:rsid w:val="00B15BD1"/>
    <w:rsid w:val="00B16D06"/>
    <w:rsid w:val="00B31011"/>
    <w:rsid w:val="00B310D6"/>
    <w:rsid w:val="00B330BC"/>
    <w:rsid w:val="00B331ED"/>
    <w:rsid w:val="00B3428F"/>
    <w:rsid w:val="00B35371"/>
    <w:rsid w:val="00B353BE"/>
    <w:rsid w:val="00B35CF9"/>
    <w:rsid w:val="00B36394"/>
    <w:rsid w:val="00B364E1"/>
    <w:rsid w:val="00B36B48"/>
    <w:rsid w:val="00B36E14"/>
    <w:rsid w:val="00B3785C"/>
    <w:rsid w:val="00B40BBE"/>
    <w:rsid w:val="00B41F98"/>
    <w:rsid w:val="00B42005"/>
    <w:rsid w:val="00B51FFE"/>
    <w:rsid w:val="00B531FA"/>
    <w:rsid w:val="00B5444D"/>
    <w:rsid w:val="00B612B1"/>
    <w:rsid w:val="00B61400"/>
    <w:rsid w:val="00B7045D"/>
    <w:rsid w:val="00B708D8"/>
    <w:rsid w:val="00B719B9"/>
    <w:rsid w:val="00B7203F"/>
    <w:rsid w:val="00B75168"/>
    <w:rsid w:val="00B75583"/>
    <w:rsid w:val="00B75A7C"/>
    <w:rsid w:val="00B75CE8"/>
    <w:rsid w:val="00B76258"/>
    <w:rsid w:val="00B80B25"/>
    <w:rsid w:val="00B81202"/>
    <w:rsid w:val="00B823AE"/>
    <w:rsid w:val="00B83E0B"/>
    <w:rsid w:val="00B83F85"/>
    <w:rsid w:val="00B8771A"/>
    <w:rsid w:val="00B90725"/>
    <w:rsid w:val="00B9137A"/>
    <w:rsid w:val="00B92BCD"/>
    <w:rsid w:val="00B93BB3"/>
    <w:rsid w:val="00B941B1"/>
    <w:rsid w:val="00B95776"/>
    <w:rsid w:val="00B97476"/>
    <w:rsid w:val="00BA23CC"/>
    <w:rsid w:val="00BA24BD"/>
    <w:rsid w:val="00BA25A3"/>
    <w:rsid w:val="00BA26CE"/>
    <w:rsid w:val="00BA2774"/>
    <w:rsid w:val="00BA3199"/>
    <w:rsid w:val="00BA4471"/>
    <w:rsid w:val="00BA6C2B"/>
    <w:rsid w:val="00BB131F"/>
    <w:rsid w:val="00BB2B52"/>
    <w:rsid w:val="00BB2D3E"/>
    <w:rsid w:val="00BB41EE"/>
    <w:rsid w:val="00BB59EF"/>
    <w:rsid w:val="00BB7497"/>
    <w:rsid w:val="00BB76BE"/>
    <w:rsid w:val="00BB7F90"/>
    <w:rsid w:val="00BC1D76"/>
    <w:rsid w:val="00BC2EC8"/>
    <w:rsid w:val="00BC3109"/>
    <w:rsid w:val="00BC4FA5"/>
    <w:rsid w:val="00BC5977"/>
    <w:rsid w:val="00BC5EA9"/>
    <w:rsid w:val="00BC6A5C"/>
    <w:rsid w:val="00BD4359"/>
    <w:rsid w:val="00BD53EB"/>
    <w:rsid w:val="00BE3697"/>
    <w:rsid w:val="00BE3F16"/>
    <w:rsid w:val="00BE5152"/>
    <w:rsid w:val="00BE792C"/>
    <w:rsid w:val="00BF04B3"/>
    <w:rsid w:val="00BF066E"/>
    <w:rsid w:val="00BF3A03"/>
    <w:rsid w:val="00BF6337"/>
    <w:rsid w:val="00BF6762"/>
    <w:rsid w:val="00BF6D5E"/>
    <w:rsid w:val="00BF6E0A"/>
    <w:rsid w:val="00C00C4F"/>
    <w:rsid w:val="00C031C6"/>
    <w:rsid w:val="00C03BB8"/>
    <w:rsid w:val="00C044E2"/>
    <w:rsid w:val="00C048E0"/>
    <w:rsid w:val="00C07A44"/>
    <w:rsid w:val="00C11E78"/>
    <w:rsid w:val="00C141A0"/>
    <w:rsid w:val="00C14E35"/>
    <w:rsid w:val="00C22BCB"/>
    <w:rsid w:val="00C2396C"/>
    <w:rsid w:val="00C24F01"/>
    <w:rsid w:val="00C30684"/>
    <w:rsid w:val="00C3268F"/>
    <w:rsid w:val="00C336B9"/>
    <w:rsid w:val="00C40503"/>
    <w:rsid w:val="00C40C23"/>
    <w:rsid w:val="00C4188C"/>
    <w:rsid w:val="00C41B8F"/>
    <w:rsid w:val="00C423D6"/>
    <w:rsid w:val="00C42A2F"/>
    <w:rsid w:val="00C4510C"/>
    <w:rsid w:val="00C467FE"/>
    <w:rsid w:val="00C47B69"/>
    <w:rsid w:val="00C50034"/>
    <w:rsid w:val="00C50203"/>
    <w:rsid w:val="00C5028D"/>
    <w:rsid w:val="00C50B51"/>
    <w:rsid w:val="00C52429"/>
    <w:rsid w:val="00C53873"/>
    <w:rsid w:val="00C53D2C"/>
    <w:rsid w:val="00C5645A"/>
    <w:rsid w:val="00C57DB9"/>
    <w:rsid w:val="00C61A70"/>
    <w:rsid w:val="00C65CBF"/>
    <w:rsid w:val="00C66437"/>
    <w:rsid w:val="00C71C40"/>
    <w:rsid w:val="00C7272D"/>
    <w:rsid w:val="00C73377"/>
    <w:rsid w:val="00C73D49"/>
    <w:rsid w:val="00C767BB"/>
    <w:rsid w:val="00C76EAD"/>
    <w:rsid w:val="00C77BE8"/>
    <w:rsid w:val="00C81D35"/>
    <w:rsid w:val="00C828AB"/>
    <w:rsid w:val="00C83B8E"/>
    <w:rsid w:val="00C87E64"/>
    <w:rsid w:val="00C9019A"/>
    <w:rsid w:val="00C9622F"/>
    <w:rsid w:val="00CA0838"/>
    <w:rsid w:val="00CA1D68"/>
    <w:rsid w:val="00CA25BD"/>
    <w:rsid w:val="00CA2F5D"/>
    <w:rsid w:val="00CA4B60"/>
    <w:rsid w:val="00CB32C3"/>
    <w:rsid w:val="00CB37EB"/>
    <w:rsid w:val="00CB3E80"/>
    <w:rsid w:val="00CB5001"/>
    <w:rsid w:val="00CB7D51"/>
    <w:rsid w:val="00CC0CA2"/>
    <w:rsid w:val="00CC186E"/>
    <w:rsid w:val="00CC1F36"/>
    <w:rsid w:val="00CC2B8C"/>
    <w:rsid w:val="00CC4B99"/>
    <w:rsid w:val="00CC5C41"/>
    <w:rsid w:val="00CC70A6"/>
    <w:rsid w:val="00CC7D0E"/>
    <w:rsid w:val="00CD2C29"/>
    <w:rsid w:val="00CD337F"/>
    <w:rsid w:val="00CD5332"/>
    <w:rsid w:val="00CE065D"/>
    <w:rsid w:val="00CE2F46"/>
    <w:rsid w:val="00CE40A4"/>
    <w:rsid w:val="00CE6503"/>
    <w:rsid w:val="00CE69F2"/>
    <w:rsid w:val="00CE6B57"/>
    <w:rsid w:val="00CE7883"/>
    <w:rsid w:val="00CF0AB4"/>
    <w:rsid w:val="00CF1336"/>
    <w:rsid w:val="00CF56DE"/>
    <w:rsid w:val="00CF5708"/>
    <w:rsid w:val="00CF6EAD"/>
    <w:rsid w:val="00CF7D9F"/>
    <w:rsid w:val="00D05142"/>
    <w:rsid w:val="00D07092"/>
    <w:rsid w:val="00D1075C"/>
    <w:rsid w:val="00D107CF"/>
    <w:rsid w:val="00D12B5B"/>
    <w:rsid w:val="00D12DB0"/>
    <w:rsid w:val="00D13863"/>
    <w:rsid w:val="00D148FD"/>
    <w:rsid w:val="00D150D3"/>
    <w:rsid w:val="00D1510C"/>
    <w:rsid w:val="00D216DD"/>
    <w:rsid w:val="00D23A8D"/>
    <w:rsid w:val="00D24B46"/>
    <w:rsid w:val="00D24C0D"/>
    <w:rsid w:val="00D333D7"/>
    <w:rsid w:val="00D33BE9"/>
    <w:rsid w:val="00D34579"/>
    <w:rsid w:val="00D41042"/>
    <w:rsid w:val="00D42A9D"/>
    <w:rsid w:val="00D43B6D"/>
    <w:rsid w:val="00D43CAD"/>
    <w:rsid w:val="00D45430"/>
    <w:rsid w:val="00D45ABB"/>
    <w:rsid w:val="00D466C0"/>
    <w:rsid w:val="00D502E5"/>
    <w:rsid w:val="00D5199E"/>
    <w:rsid w:val="00D538A2"/>
    <w:rsid w:val="00D56E8C"/>
    <w:rsid w:val="00D60A1F"/>
    <w:rsid w:val="00D6136C"/>
    <w:rsid w:val="00D617E0"/>
    <w:rsid w:val="00D6354D"/>
    <w:rsid w:val="00D654DD"/>
    <w:rsid w:val="00D66325"/>
    <w:rsid w:val="00D667B3"/>
    <w:rsid w:val="00D67615"/>
    <w:rsid w:val="00D7121E"/>
    <w:rsid w:val="00D71702"/>
    <w:rsid w:val="00D72CB3"/>
    <w:rsid w:val="00D74250"/>
    <w:rsid w:val="00D759D6"/>
    <w:rsid w:val="00D802DB"/>
    <w:rsid w:val="00D814F0"/>
    <w:rsid w:val="00D81B2E"/>
    <w:rsid w:val="00D91E8B"/>
    <w:rsid w:val="00D92091"/>
    <w:rsid w:val="00D92856"/>
    <w:rsid w:val="00D92B9C"/>
    <w:rsid w:val="00D93AC3"/>
    <w:rsid w:val="00D96DF7"/>
    <w:rsid w:val="00D976B7"/>
    <w:rsid w:val="00DA462A"/>
    <w:rsid w:val="00DA6120"/>
    <w:rsid w:val="00DA6DA6"/>
    <w:rsid w:val="00DA7856"/>
    <w:rsid w:val="00DB1E11"/>
    <w:rsid w:val="00DB2A40"/>
    <w:rsid w:val="00DB69B7"/>
    <w:rsid w:val="00DB7098"/>
    <w:rsid w:val="00DC04B3"/>
    <w:rsid w:val="00DC0F42"/>
    <w:rsid w:val="00DC2C31"/>
    <w:rsid w:val="00DD07D3"/>
    <w:rsid w:val="00DD132E"/>
    <w:rsid w:val="00DD2436"/>
    <w:rsid w:val="00DD30A1"/>
    <w:rsid w:val="00DD46A5"/>
    <w:rsid w:val="00DD6423"/>
    <w:rsid w:val="00DE1469"/>
    <w:rsid w:val="00DE4376"/>
    <w:rsid w:val="00DF03CD"/>
    <w:rsid w:val="00DF1B72"/>
    <w:rsid w:val="00DF1EED"/>
    <w:rsid w:val="00DF22D2"/>
    <w:rsid w:val="00DF30CB"/>
    <w:rsid w:val="00DF5BF1"/>
    <w:rsid w:val="00DF64E8"/>
    <w:rsid w:val="00DF7926"/>
    <w:rsid w:val="00E003E4"/>
    <w:rsid w:val="00E0119F"/>
    <w:rsid w:val="00E01445"/>
    <w:rsid w:val="00E02CE7"/>
    <w:rsid w:val="00E04E95"/>
    <w:rsid w:val="00E06E13"/>
    <w:rsid w:val="00E070DC"/>
    <w:rsid w:val="00E102C3"/>
    <w:rsid w:val="00E104D5"/>
    <w:rsid w:val="00E10602"/>
    <w:rsid w:val="00E110BB"/>
    <w:rsid w:val="00E11E92"/>
    <w:rsid w:val="00E13018"/>
    <w:rsid w:val="00E14719"/>
    <w:rsid w:val="00E21430"/>
    <w:rsid w:val="00E23B06"/>
    <w:rsid w:val="00E2437B"/>
    <w:rsid w:val="00E24D59"/>
    <w:rsid w:val="00E24F9F"/>
    <w:rsid w:val="00E26FAF"/>
    <w:rsid w:val="00E27588"/>
    <w:rsid w:val="00E30BF2"/>
    <w:rsid w:val="00E3378B"/>
    <w:rsid w:val="00E3518A"/>
    <w:rsid w:val="00E425E8"/>
    <w:rsid w:val="00E4496B"/>
    <w:rsid w:val="00E45286"/>
    <w:rsid w:val="00E46CA6"/>
    <w:rsid w:val="00E47EC9"/>
    <w:rsid w:val="00E51FCC"/>
    <w:rsid w:val="00E543D3"/>
    <w:rsid w:val="00E550F0"/>
    <w:rsid w:val="00E62071"/>
    <w:rsid w:val="00E62A2A"/>
    <w:rsid w:val="00E64A41"/>
    <w:rsid w:val="00E66DF5"/>
    <w:rsid w:val="00E73089"/>
    <w:rsid w:val="00E73973"/>
    <w:rsid w:val="00E8157D"/>
    <w:rsid w:val="00E82101"/>
    <w:rsid w:val="00E8421B"/>
    <w:rsid w:val="00E84490"/>
    <w:rsid w:val="00E85EE6"/>
    <w:rsid w:val="00E9033D"/>
    <w:rsid w:val="00E95FB4"/>
    <w:rsid w:val="00E96D00"/>
    <w:rsid w:val="00E978CD"/>
    <w:rsid w:val="00EA0278"/>
    <w:rsid w:val="00EA0FAC"/>
    <w:rsid w:val="00EA38AA"/>
    <w:rsid w:val="00EA404B"/>
    <w:rsid w:val="00EA6DF7"/>
    <w:rsid w:val="00EB1CD9"/>
    <w:rsid w:val="00EB2EFC"/>
    <w:rsid w:val="00EB57AD"/>
    <w:rsid w:val="00EB58C7"/>
    <w:rsid w:val="00EB5907"/>
    <w:rsid w:val="00EB5C6A"/>
    <w:rsid w:val="00EB6B08"/>
    <w:rsid w:val="00EB785F"/>
    <w:rsid w:val="00EB78E9"/>
    <w:rsid w:val="00EC1C87"/>
    <w:rsid w:val="00EC26F6"/>
    <w:rsid w:val="00EC3465"/>
    <w:rsid w:val="00EC48F3"/>
    <w:rsid w:val="00EC63D6"/>
    <w:rsid w:val="00EC65BD"/>
    <w:rsid w:val="00EC6E49"/>
    <w:rsid w:val="00EC73BA"/>
    <w:rsid w:val="00ED41F7"/>
    <w:rsid w:val="00ED4E5F"/>
    <w:rsid w:val="00ED55B2"/>
    <w:rsid w:val="00ED5FB2"/>
    <w:rsid w:val="00ED6105"/>
    <w:rsid w:val="00EE0D57"/>
    <w:rsid w:val="00EE2C0E"/>
    <w:rsid w:val="00EE5491"/>
    <w:rsid w:val="00EE6152"/>
    <w:rsid w:val="00EF0BFF"/>
    <w:rsid w:val="00EF4716"/>
    <w:rsid w:val="00EF6850"/>
    <w:rsid w:val="00F00C9A"/>
    <w:rsid w:val="00F017EA"/>
    <w:rsid w:val="00F01941"/>
    <w:rsid w:val="00F01FE2"/>
    <w:rsid w:val="00F02EA6"/>
    <w:rsid w:val="00F076AA"/>
    <w:rsid w:val="00F109F6"/>
    <w:rsid w:val="00F129E3"/>
    <w:rsid w:val="00F12DEB"/>
    <w:rsid w:val="00F13045"/>
    <w:rsid w:val="00F1324E"/>
    <w:rsid w:val="00F144BB"/>
    <w:rsid w:val="00F15DF5"/>
    <w:rsid w:val="00F174FD"/>
    <w:rsid w:val="00F20B1C"/>
    <w:rsid w:val="00F23868"/>
    <w:rsid w:val="00F25F05"/>
    <w:rsid w:val="00F26D3A"/>
    <w:rsid w:val="00F26FF8"/>
    <w:rsid w:val="00F32FF3"/>
    <w:rsid w:val="00F33B84"/>
    <w:rsid w:val="00F41058"/>
    <w:rsid w:val="00F416DD"/>
    <w:rsid w:val="00F45115"/>
    <w:rsid w:val="00F45852"/>
    <w:rsid w:val="00F546A8"/>
    <w:rsid w:val="00F55032"/>
    <w:rsid w:val="00F6064C"/>
    <w:rsid w:val="00F64D47"/>
    <w:rsid w:val="00F65191"/>
    <w:rsid w:val="00F67594"/>
    <w:rsid w:val="00F71867"/>
    <w:rsid w:val="00F74E4D"/>
    <w:rsid w:val="00F757F3"/>
    <w:rsid w:val="00F800AA"/>
    <w:rsid w:val="00F804CF"/>
    <w:rsid w:val="00F81C71"/>
    <w:rsid w:val="00F825B8"/>
    <w:rsid w:val="00F82FE6"/>
    <w:rsid w:val="00F84B01"/>
    <w:rsid w:val="00F84F3E"/>
    <w:rsid w:val="00F857EC"/>
    <w:rsid w:val="00F91590"/>
    <w:rsid w:val="00F91C40"/>
    <w:rsid w:val="00F923BA"/>
    <w:rsid w:val="00F94A3D"/>
    <w:rsid w:val="00F96136"/>
    <w:rsid w:val="00FA042A"/>
    <w:rsid w:val="00FA16CC"/>
    <w:rsid w:val="00FA1E97"/>
    <w:rsid w:val="00FA3240"/>
    <w:rsid w:val="00FA3A11"/>
    <w:rsid w:val="00FA491A"/>
    <w:rsid w:val="00FA5BF7"/>
    <w:rsid w:val="00FA724C"/>
    <w:rsid w:val="00FA75AB"/>
    <w:rsid w:val="00FA793B"/>
    <w:rsid w:val="00FB158C"/>
    <w:rsid w:val="00FB2456"/>
    <w:rsid w:val="00FB46DE"/>
    <w:rsid w:val="00FB5E42"/>
    <w:rsid w:val="00FB69C6"/>
    <w:rsid w:val="00FC3A9D"/>
    <w:rsid w:val="00FC5276"/>
    <w:rsid w:val="00FC6296"/>
    <w:rsid w:val="00FD1BB0"/>
    <w:rsid w:val="00FD2789"/>
    <w:rsid w:val="00FD2F36"/>
    <w:rsid w:val="00FE1506"/>
    <w:rsid w:val="00FE3342"/>
    <w:rsid w:val="00FE3E4A"/>
    <w:rsid w:val="00FF35B6"/>
    <w:rsid w:val="00FF4F12"/>
    <w:rsid w:val="00FF6629"/>
    <w:rsid w:val="00FF682E"/>
    <w:rsid w:val="0992A4BE"/>
    <w:rsid w:val="0E0E0638"/>
    <w:rsid w:val="10D7681E"/>
    <w:rsid w:val="24720781"/>
    <w:rsid w:val="24E0E4E0"/>
    <w:rsid w:val="3E090023"/>
    <w:rsid w:val="4EDE9E22"/>
    <w:rsid w:val="541BD320"/>
    <w:rsid w:val="54EB2DC6"/>
    <w:rsid w:val="5FECDCF5"/>
    <w:rsid w:val="60C227D7"/>
    <w:rsid w:val="6F199DCD"/>
    <w:rsid w:val="6FA282E5"/>
    <w:rsid w:val="724F4A7C"/>
    <w:rsid w:val="73145A1E"/>
    <w:rsid w:val="73D0CC9F"/>
    <w:rsid w:val="76E376A8"/>
    <w:rsid w:val="7D4127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2AF130"/>
  <w15:chartTrackingRefBased/>
  <w15:docId w15:val="{A68C1073-005E-40A0-BA1F-7E5414CA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813D5"/>
    <w:pPr>
      <w:tabs>
        <w:tab w:val="left" w:pos="3068"/>
      </w:tabs>
      <w:spacing w:after="0" w:line="480" w:lineRule="auto"/>
      <w:ind w:firstLine="720"/>
    </w:pPr>
    <w:rPr>
      <w:rFonts w:ascii="Calibri" w:hAnsi="Calibri" w:cs="Arial"/>
      <w:szCs w:val="21"/>
      <w:shd w:val="clear" w:color="auto" w:fill="FFFFFF"/>
    </w:rPr>
  </w:style>
  <w:style w:type="paragraph" w:styleId="berschrift1">
    <w:name w:val="heading 1"/>
    <w:basedOn w:val="Standard"/>
    <w:next w:val="Standard"/>
    <w:link w:val="berschrift1Zchn"/>
    <w:uiPriority w:val="9"/>
    <w:qFormat/>
    <w:rsid w:val="00CC186E"/>
    <w:pPr>
      <w:tabs>
        <w:tab w:val="clear" w:pos="3068"/>
      </w:tabs>
      <w:ind w:firstLine="0"/>
      <w:jc w:val="center"/>
      <w:outlineLvl w:val="0"/>
    </w:pPr>
    <w:rPr>
      <w:rFonts w:asciiTheme="minorHAnsi" w:hAnsiTheme="minorHAnsi" w:cstheme="minorHAnsi"/>
      <w:b/>
      <w:szCs w:val="22"/>
    </w:rPr>
  </w:style>
  <w:style w:type="paragraph" w:styleId="berschrift2">
    <w:name w:val="heading 2"/>
    <w:basedOn w:val="Standard"/>
    <w:next w:val="Standard"/>
    <w:link w:val="berschrift2Zchn"/>
    <w:uiPriority w:val="9"/>
    <w:unhideWhenUsed/>
    <w:qFormat/>
    <w:rsid w:val="00CC186E"/>
    <w:pPr>
      <w:tabs>
        <w:tab w:val="clear" w:pos="3068"/>
      </w:tabs>
      <w:ind w:firstLine="0"/>
      <w:outlineLvl w:val="1"/>
    </w:pPr>
    <w:rPr>
      <w:rFonts w:asciiTheme="minorHAnsi" w:hAnsiTheme="minorHAnsi" w:cstheme="minorHAnsi"/>
      <w:b/>
      <w:szCs w:val="22"/>
    </w:rPr>
  </w:style>
  <w:style w:type="paragraph" w:styleId="berschrift3">
    <w:name w:val="heading 3"/>
    <w:basedOn w:val="Standard"/>
    <w:next w:val="Standard"/>
    <w:link w:val="berschrift3Zchn"/>
    <w:uiPriority w:val="9"/>
    <w:unhideWhenUsed/>
    <w:qFormat/>
    <w:rsid w:val="00CC186E"/>
    <w:pPr>
      <w:ind w:firstLine="0"/>
      <w:outlineLvl w:val="2"/>
    </w:pPr>
    <w:rPr>
      <w:rFonts w:asciiTheme="minorHAnsi" w:hAnsiTheme="minorHAnsi" w:cstheme="minorHAnsi"/>
      <w:b/>
      <w:i/>
      <w:szCs w:val="22"/>
    </w:rPr>
  </w:style>
  <w:style w:type="paragraph" w:styleId="berschrift4">
    <w:name w:val="heading 4"/>
    <w:basedOn w:val="Standard"/>
    <w:next w:val="Standard"/>
    <w:link w:val="berschrift4Zchn"/>
    <w:uiPriority w:val="9"/>
    <w:unhideWhenUsed/>
    <w:qFormat/>
    <w:rsid w:val="00CC186E"/>
    <w:pPr>
      <w:tabs>
        <w:tab w:val="clear" w:pos="3068"/>
      </w:tabs>
      <w:outlineLvl w:val="3"/>
    </w:pPr>
    <w:rPr>
      <w:rFonts w:cstheme="minorHAnsi"/>
      <w:b/>
      <w:bCs/>
      <w:szCs w:val="22"/>
    </w:rPr>
  </w:style>
  <w:style w:type="paragraph" w:styleId="berschrift5">
    <w:name w:val="heading 5"/>
    <w:basedOn w:val="Standard"/>
    <w:next w:val="Standard"/>
    <w:link w:val="berschrift5Zchn"/>
    <w:uiPriority w:val="9"/>
    <w:unhideWhenUsed/>
    <w:qFormat/>
    <w:rsid w:val="00CC186E"/>
    <w:pPr>
      <w:tabs>
        <w:tab w:val="clear" w:pos="3068"/>
      </w:tabs>
      <w:outlineLvl w:val="4"/>
    </w:pPr>
    <w:rPr>
      <w:rFonts w:cs="Calibri"/>
      <w:b/>
      <w:i/>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102C3"/>
    <w:pPr>
      <w:tabs>
        <w:tab w:val="center" w:pos="4680"/>
        <w:tab w:val="right" w:pos="9360"/>
      </w:tabs>
      <w:spacing w:line="240" w:lineRule="auto"/>
    </w:pPr>
  </w:style>
  <w:style w:type="character" w:customStyle="1" w:styleId="KopfzeileZchn">
    <w:name w:val="Kopfzeile Zchn"/>
    <w:basedOn w:val="Absatz-Standardschriftart"/>
    <w:link w:val="Kopfzeile"/>
    <w:uiPriority w:val="99"/>
    <w:rsid w:val="00E102C3"/>
  </w:style>
  <w:style w:type="paragraph" w:styleId="Fuzeile">
    <w:name w:val="footer"/>
    <w:basedOn w:val="Standard"/>
    <w:link w:val="FuzeileZchn"/>
    <w:uiPriority w:val="99"/>
    <w:unhideWhenUsed/>
    <w:rsid w:val="00E102C3"/>
    <w:pPr>
      <w:tabs>
        <w:tab w:val="center" w:pos="4680"/>
        <w:tab w:val="right" w:pos="9360"/>
      </w:tabs>
      <w:spacing w:line="240" w:lineRule="auto"/>
    </w:pPr>
  </w:style>
  <w:style w:type="character" w:customStyle="1" w:styleId="FuzeileZchn">
    <w:name w:val="Fußzeile Zchn"/>
    <w:basedOn w:val="Absatz-Standardschriftart"/>
    <w:link w:val="Fuzeile"/>
    <w:uiPriority w:val="99"/>
    <w:rsid w:val="00E102C3"/>
  </w:style>
  <w:style w:type="character" w:customStyle="1" w:styleId="o00408">
    <w:name w:val="o00408"/>
    <w:basedOn w:val="Absatz-Standardschriftart"/>
    <w:rsid w:val="00E102C3"/>
  </w:style>
  <w:style w:type="character" w:customStyle="1" w:styleId="s01997">
    <w:name w:val="s01997"/>
    <w:basedOn w:val="Absatz-Standardschriftart"/>
    <w:rsid w:val="00E102C3"/>
  </w:style>
  <w:style w:type="character" w:customStyle="1" w:styleId="first-table-reference">
    <w:name w:val="first-table-reference"/>
    <w:basedOn w:val="Absatz-Standardschriftart"/>
    <w:rsid w:val="00E102C3"/>
  </w:style>
  <w:style w:type="character" w:styleId="Hyperlink">
    <w:name w:val="Hyperlink"/>
    <w:basedOn w:val="Absatz-Standardschriftart"/>
    <w:uiPriority w:val="99"/>
    <w:unhideWhenUsed/>
    <w:rsid w:val="00B40BBE"/>
    <w:rPr>
      <w:color w:val="0563C1" w:themeColor="hyperlink"/>
      <w:u w:val="single"/>
    </w:rPr>
  </w:style>
  <w:style w:type="character" w:customStyle="1" w:styleId="UnresolvedMention1">
    <w:name w:val="Unresolved Mention1"/>
    <w:basedOn w:val="Absatz-Standardschriftart"/>
    <w:uiPriority w:val="99"/>
    <w:semiHidden/>
    <w:unhideWhenUsed/>
    <w:rsid w:val="00B40BBE"/>
    <w:rPr>
      <w:color w:val="605E5C"/>
      <w:shd w:val="clear" w:color="auto" w:fill="E1DFDD"/>
    </w:rPr>
  </w:style>
  <w:style w:type="paragraph" w:styleId="Funotentext">
    <w:name w:val="footnote text"/>
    <w:basedOn w:val="Standard"/>
    <w:link w:val="FunotentextZchn"/>
    <w:uiPriority w:val="99"/>
    <w:semiHidden/>
    <w:unhideWhenUsed/>
    <w:rsid w:val="00B40BBE"/>
    <w:pPr>
      <w:spacing w:line="240" w:lineRule="auto"/>
    </w:pPr>
    <w:rPr>
      <w:sz w:val="20"/>
      <w:szCs w:val="20"/>
    </w:rPr>
  </w:style>
  <w:style w:type="character" w:customStyle="1" w:styleId="FunotentextZchn">
    <w:name w:val="Fußnotentext Zchn"/>
    <w:basedOn w:val="Absatz-Standardschriftart"/>
    <w:link w:val="Funotentext"/>
    <w:uiPriority w:val="99"/>
    <w:semiHidden/>
    <w:rsid w:val="00B40BBE"/>
    <w:rPr>
      <w:rFonts w:ascii="Arial" w:hAnsi="Arial" w:cs="Arial"/>
      <w:color w:val="333333"/>
      <w:sz w:val="20"/>
      <w:szCs w:val="20"/>
    </w:rPr>
  </w:style>
  <w:style w:type="character" w:styleId="Funotenzeichen">
    <w:name w:val="footnote reference"/>
    <w:basedOn w:val="Absatz-Standardschriftart"/>
    <w:uiPriority w:val="99"/>
    <w:semiHidden/>
    <w:unhideWhenUsed/>
    <w:rsid w:val="00B40BBE"/>
    <w:rPr>
      <w:vertAlign w:val="superscript"/>
    </w:rPr>
  </w:style>
  <w:style w:type="character" w:styleId="Kommentarzeichen">
    <w:name w:val="annotation reference"/>
    <w:basedOn w:val="Absatz-Standardschriftart"/>
    <w:uiPriority w:val="99"/>
    <w:semiHidden/>
    <w:unhideWhenUsed/>
    <w:rsid w:val="00955FD6"/>
    <w:rPr>
      <w:sz w:val="16"/>
      <w:szCs w:val="16"/>
    </w:rPr>
  </w:style>
  <w:style w:type="paragraph" w:styleId="Kommentartext">
    <w:name w:val="annotation text"/>
    <w:basedOn w:val="Standard"/>
    <w:link w:val="KommentartextZchn"/>
    <w:semiHidden/>
    <w:unhideWhenUsed/>
    <w:rsid w:val="006274E0"/>
    <w:pPr>
      <w:tabs>
        <w:tab w:val="clear" w:pos="3068"/>
      </w:tabs>
      <w:spacing w:line="240" w:lineRule="auto"/>
      <w:ind w:firstLine="0"/>
    </w:pPr>
    <w:rPr>
      <w:sz w:val="20"/>
      <w:szCs w:val="20"/>
    </w:rPr>
  </w:style>
  <w:style w:type="character" w:customStyle="1" w:styleId="KommentartextZchn">
    <w:name w:val="Kommentartext Zchn"/>
    <w:basedOn w:val="Absatz-Standardschriftart"/>
    <w:link w:val="Kommentartext"/>
    <w:semiHidden/>
    <w:rsid w:val="006274E0"/>
    <w:rPr>
      <w:rFonts w:ascii="Arial" w:hAnsi="Arial" w:cs="Arial"/>
      <w:color w:val="333333"/>
      <w:sz w:val="20"/>
      <w:szCs w:val="20"/>
    </w:rPr>
  </w:style>
  <w:style w:type="paragraph" w:styleId="Kommentarthema">
    <w:name w:val="annotation subject"/>
    <w:basedOn w:val="Kommentartext"/>
    <w:next w:val="Kommentartext"/>
    <w:link w:val="KommentarthemaZchn"/>
    <w:uiPriority w:val="99"/>
    <w:semiHidden/>
    <w:unhideWhenUsed/>
    <w:rsid w:val="00955FD6"/>
    <w:rPr>
      <w:b/>
      <w:bCs/>
    </w:rPr>
  </w:style>
  <w:style w:type="character" w:customStyle="1" w:styleId="KommentarthemaZchn">
    <w:name w:val="Kommentarthema Zchn"/>
    <w:basedOn w:val="KommentartextZchn"/>
    <w:link w:val="Kommentarthema"/>
    <w:uiPriority w:val="99"/>
    <w:semiHidden/>
    <w:rsid w:val="00955FD6"/>
    <w:rPr>
      <w:rFonts w:ascii="Arial" w:hAnsi="Arial" w:cs="Arial"/>
      <w:b/>
      <w:bCs/>
      <w:color w:val="333333"/>
      <w:sz w:val="20"/>
      <w:szCs w:val="20"/>
    </w:rPr>
  </w:style>
  <w:style w:type="paragraph" w:styleId="Sprechblasentext">
    <w:name w:val="Balloon Text"/>
    <w:basedOn w:val="Standard"/>
    <w:link w:val="SprechblasentextZchn"/>
    <w:uiPriority w:val="99"/>
    <w:semiHidden/>
    <w:unhideWhenUsed/>
    <w:rsid w:val="00955FD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5FD6"/>
    <w:rPr>
      <w:rFonts w:ascii="Segoe UI" w:hAnsi="Segoe UI" w:cs="Segoe UI"/>
      <w:color w:val="333333"/>
      <w:sz w:val="18"/>
      <w:szCs w:val="18"/>
    </w:rPr>
  </w:style>
  <w:style w:type="table" w:styleId="Tabellenraster">
    <w:name w:val="Table Grid"/>
    <w:basedOn w:val="NormaleTabelle"/>
    <w:uiPriority w:val="39"/>
    <w:rsid w:val="00A25C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1772D"/>
    <w:rPr>
      <w:color w:val="954F72" w:themeColor="followedHyperlink"/>
      <w:u w:val="single"/>
    </w:rPr>
  </w:style>
  <w:style w:type="paragraph" w:styleId="berarbeitung">
    <w:name w:val="Revision"/>
    <w:hidden/>
    <w:uiPriority w:val="99"/>
    <w:semiHidden/>
    <w:rsid w:val="006274E0"/>
    <w:pPr>
      <w:spacing w:after="0" w:line="240" w:lineRule="auto"/>
    </w:pPr>
    <w:rPr>
      <w:rFonts w:ascii="Arial" w:hAnsi="Arial" w:cs="Arial"/>
      <w:color w:val="333333"/>
      <w:sz w:val="21"/>
      <w:szCs w:val="21"/>
      <w:shd w:val="clear" w:color="auto" w:fill="FFFFFF"/>
    </w:rPr>
  </w:style>
  <w:style w:type="character" w:customStyle="1" w:styleId="berschrift2Zchn">
    <w:name w:val="Überschrift 2 Zchn"/>
    <w:basedOn w:val="Absatz-Standardschriftart"/>
    <w:link w:val="berschrift2"/>
    <w:uiPriority w:val="9"/>
    <w:rsid w:val="00CC186E"/>
    <w:rPr>
      <w:rFonts w:cstheme="minorHAnsi"/>
      <w:b/>
    </w:rPr>
  </w:style>
  <w:style w:type="character" w:customStyle="1" w:styleId="berschrift1Zchn">
    <w:name w:val="Überschrift 1 Zchn"/>
    <w:basedOn w:val="Absatz-Standardschriftart"/>
    <w:link w:val="berschrift1"/>
    <w:uiPriority w:val="9"/>
    <w:rsid w:val="00CC186E"/>
    <w:rPr>
      <w:rFonts w:cstheme="minorHAnsi"/>
      <w:b/>
    </w:rPr>
  </w:style>
  <w:style w:type="character" w:customStyle="1" w:styleId="berschrift3Zchn">
    <w:name w:val="Überschrift 3 Zchn"/>
    <w:basedOn w:val="Absatz-Standardschriftart"/>
    <w:link w:val="berschrift3"/>
    <w:uiPriority w:val="9"/>
    <w:rsid w:val="00CC186E"/>
    <w:rPr>
      <w:rFonts w:cstheme="minorHAnsi"/>
      <w:b/>
      <w:i/>
    </w:rPr>
  </w:style>
  <w:style w:type="character" w:customStyle="1" w:styleId="berschrift4Zchn">
    <w:name w:val="Überschrift 4 Zchn"/>
    <w:basedOn w:val="Absatz-Standardschriftart"/>
    <w:link w:val="berschrift4"/>
    <w:uiPriority w:val="9"/>
    <w:rsid w:val="00CC186E"/>
    <w:rPr>
      <w:rFonts w:ascii="Calibri" w:hAnsi="Calibri" w:cstheme="minorHAnsi"/>
      <w:b/>
      <w:bCs/>
    </w:rPr>
  </w:style>
  <w:style w:type="character" w:customStyle="1" w:styleId="berschrift5Zchn">
    <w:name w:val="Überschrift 5 Zchn"/>
    <w:basedOn w:val="Absatz-Standardschriftart"/>
    <w:link w:val="berschrift5"/>
    <w:uiPriority w:val="9"/>
    <w:rsid w:val="00CC186E"/>
    <w:rPr>
      <w:rFonts w:ascii="Calibri" w:hAnsi="Calibri" w:cs="Calibri"/>
      <w:b/>
      <w:i/>
      <w:color w:val="333333"/>
    </w:rPr>
  </w:style>
  <w:style w:type="paragraph" w:styleId="Titel">
    <w:name w:val="Title"/>
    <w:basedOn w:val="berschrift1"/>
    <w:next w:val="Standard"/>
    <w:link w:val="TitelZchn"/>
    <w:uiPriority w:val="10"/>
    <w:qFormat/>
    <w:rsid w:val="00CC186E"/>
  </w:style>
  <w:style w:type="character" w:customStyle="1" w:styleId="TitelZchn">
    <w:name w:val="Titel Zchn"/>
    <w:basedOn w:val="Absatz-Standardschriftart"/>
    <w:link w:val="Titel"/>
    <w:uiPriority w:val="10"/>
    <w:rsid w:val="00CC186E"/>
    <w:rPr>
      <w:rFonts w:cstheme="minorHAnsi"/>
      <w:b/>
    </w:rPr>
  </w:style>
  <w:style w:type="paragraph" w:styleId="Zitat">
    <w:name w:val="Quote"/>
    <w:basedOn w:val="Standard"/>
    <w:next w:val="Standard"/>
    <w:link w:val="ZitatZchn"/>
    <w:uiPriority w:val="29"/>
    <w:qFormat/>
    <w:rsid w:val="00236E04"/>
    <w:pPr>
      <w:ind w:left="720" w:firstLine="0"/>
    </w:pPr>
    <w:rPr>
      <w:iCs/>
      <w:color w:val="404040" w:themeColor="text1" w:themeTint="BF"/>
    </w:rPr>
  </w:style>
  <w:style w:type="character" w:customStyle="1" w:styleId="ZitatZchn">
    <w:name w:val="Zitat Zchn"/>
    <w:basedOn w:val="Absatz-Standardschriftart"/>
    <w:link w:val="Zitat"/>
    <w:uiPriority w:val="29"/>
    <w:rsid w:val="00236E04"/>
    <w:rPr>
      <w:rFonts w:ascii="Calibri" w:hAnsi="Calibri" w:cs="Arial"/>
      <w:iCs/>
      <w:color w:val="404040" w:themeColor="text1" w:themeTint="BF"/>
      <w:szCs w:val="21"/>
    </w:rPr>
  </w:style>
  <w:style w:type="character" w:styleId="NichtaufgelsteErwhnung">
    <w:name w:val="Unresolved Mention"/>
    <w:basedOn w:val="Absatz-Standardschriftart"/>
    <w:uiPriority w:val="99"/>
    <w:semiHidden/>
    <w:unhideWhenUsed/>
    <w:rsid w:val="00B151C0"/>
    <w:rPr>
      <w:color w:val="605E5C"/>
      <w:shd w:val="clear" w:color="auto" w:fill="E1DFDD"/>
    </w:rPr>
  </w:style>
  <w:style w:type="paragraph" w:styleId="Listenabsatz">
    <w:name w:val="List Paragraph"/>
    <w:basedOn w:val="Standard"/>
    <w:uiPriority w:val="34"/>
    <w:qFormat/>
    <w:rsid w:val="00FB46DE"/>
    <w:pPr>
      <w:ind w:left="720"/>
      <w:contextualSpacing/>
    </w:pPr>
  </w:style>
  <w:style w:type="table" w:styleId="EinfacheTabelle2">
    <w:name w:val="Plain Table 2"/>
    <w:basedOn w:val="NormaleTabelle"/>
    <w:uiPriority w:val="42"/>
    <w:rsid w:val="00C538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teraturverzeichnis">
    <w:name w:val="Bibliography"/>
    <w:basedOn w:val="Standard"/>
    <w:next w:val="Standard"/>
    <w:uiPriority w:val="37"/>
    <w:unhideWhenUsed/>
    <w:rsid w:val="00211B56"/>
    <w:pPr>
      <w:tabs>
        <w:tab w:val="clear" w:pos="3068"/>
      </w:tabs>
      <w:ind w:left="720" w:hanging="720"/>
    </w:pPr>
  </w:style>
  <w:style w:type="character" w:styleId="Endnotenzeichen">
    <w:name w:val="endnote reference"/>
    <w:basedOn w:val="Absatz-Standardschriftart"/>
    <w:uiPriority w:val="99"/>
    <w:semiHidden/>
    <w:unhideWhenUsed/>
    <w:rsid w:val="00157B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9953">
      <w:bodyDiv w:val="1"/>
      <w:marLeft w:val="0"/>
      <w:marRight w:val="0"/>
      <w:marTop w:val="0"/>
      <w:marBottom w:val="0"/>
      <w:divBdr>
        <w:top w:val="none" w:sz="0" w:space="0" w:color="auto"/>
        <w:left w:val="none" w:sz="0" w:space="0" w:color="auto"/>
        <w:bottom w:val="none" w:sz="0" w:space="0" w:color="auto"/>
        <w:right w:val="none" w:sz="0" w:space="0" w:color="auto"/>
      </w:divBdr>
    </w:div>
    <w:div w:id="47995631">
      <w:bodyDiv w:val="1"/>
      <w:marLeft w:val="0"/>
      <w:marRight w:val="0"/>
      <w:marTop w:val="0"/>
      <w:marBottom w:val="0"/>
      <w:divBdr>
        <w:top w:val="none" w:sz="0" w:space="0" w:color="auto"/>
        <w:left w:val="none" w:sz="0" w:space="0" w:color="auto"/>
        <w:bottom w:val="none" w:sz="0" w:space="0" w:color="auto"/>
        <w:right w:val="none" w:sz="0" w:space="0" w:color="auto"/>
      </w:divBdr>
    </w:div>
    <w:div w:id="66735368">
      <w:bodyDiv w:val="1"/>
      <w:marLeft w:val="0"/>
      <w:marRight w:val="0"/>
      <w:marTop w:val="0"/>
      <w:marBottom w:val="0"/>
      <w:divBdr>
        <w:top w:val="none" w:sz="0" w:space="0" w:color="auto"/>
        <w:left w:val="none" w:sz="0" w:space="0" w:color="auto"/>
        <w:bottom w:val="none" w:sz="0" w:space="0" w:color="auto"/>
        <w:right w:val="none" w:sz="0" w:space="0" w:color="auto"/>
      </w:divBdr>
    </w:div>
    <w:div w:id="96874146">
      <w:bodyDiv w:val="1"/>
      <w:marLeft w:val="0"/>
      <w:marRight w:val="0"/>
      <w:marTop w:val="0"/>
      <w:marBottom w:val="0"/>
      <w:divBdr>
        <w:top w:val="none" w:sz="0" w:space="0" w:color="auto"/>
        <w:left w:val="none" w:sz="0" w:space="0" w:color="auto"/>
        <w:bottom w:val="none" w:sz="0" w:space="0" w:color="auto"/>
        <w:right w:val="none" w:sz="0" w:space="0" w:color="auto"/>
      </w:divBdr>
      <w:divsChild>
        <w:div w:id="1704477439">
          <w:marLeft w:val="0"/>
          <w:marRight w:val="0"/>
          <w:marTop w:val="360"/>
          <w:marBottom w:val="0"/>
          <w:divBdr>
            <w:top w:val="none" w:sz="0" w:space="0" w:color="auto"/>
            <w:left w:val="none" w:sz="0" w:space="0" w:color="auto"/>
            <w:bottom w:val="none" w:sz="0" w:space="0" w:color="auto"/>
            <w:right w:val="none" w:sz="0" w:space="0" w:color="auto"/>
          </w:divBdr>
        </w:div>
        <w:div w:id="1133645130">
          <w:marLeft w:val="0"/>
          <w:marRight w:val="0"/>
          <w:marTop w:val="360"/>
          <w:marBottom w:val="0"/>
          <w:divBdr>
            <w:top w:val="none" w:sz="0" w:space="0" w:color="auto"/>
            <w:left w:val="none" w:sz="0" w:space="0" w:color="auto"/>
            <w:bottom w:val="none" w:sz="0" w:space="0" w:color="auto"/>
            <w:right w:val="none" w:sz="0" w:space="0" w:color="auto"/>
          </w:divBdr>
        </w:div>
        <w:div w:id="1786077246">
          <w:marLeft w:val="0"/>
          <w:marRight w:val="0"/>
          <w:marTop w:val="360"/>
          <w:marBottom w:val="0"/>
          <w:divBdr>
            <w:top w:val="none" w:sz="0" w:space="0" w:color="auto"/>
            <w:left w:val="none" w:sz="0" w:space="0" w:color="auto"/>
            <w:bottom w:val="none" w:sz="0" w:space="0" w:color="auto"/>
            <w:right w:val="none" w:sz="0" w:space="0" w:color="auto"/>
          </w:divBdr>
        </w:div>
        <w:div w:id="1597637402">
          <w:marLeft w:val="0"/>
          <w:marRight w:val="0"/>
          <w:marTop w:val="360"/>
          <w:marBottom w:val="0"/>
          <w:divBdr>
            <w:top w:val="none" w:sz="0" w:space="0" w:color="auto"/>
            <w:left w:val="none" w:sz="0" w:space="0" w:color="auto"/>
            <w:bottom w:val="none" w:sz="0" w:space="0" w:color="auto"/>
            <w:right w:val="none" w:sz="0" w:space="0" w:color="auto"/>
          </w:divBdr>
        </w:div>
      </w:divsChild>
    </w:div>
    <w:div w:id="103810660">
      <w:bodyDiv w:val="1"/>
      <w:marLeft w:val="0"/>
      <w:marRight w:val="0"/>
      <w:marTop w:val="0"/>
      <w:marBottom w:val="0"/>
      <w:divBdr>
        <w:top w:val="none" w:sz="0" w:space="0" w:color="auto"/>
        <w:left w:val="none" w:sz="0" w:space="0" w:color="auto"/>
        <w:bottom w:val="none" w:sz="0" w:space="0" w:color="auto"/>
        <w:right w:val="none" w:sz="0" w:space="0" w:color="auto"/>
      </w:divBdr>
    </w:div>
    <w:div w:id="127826384">
      <w:bodyDiv w:val="1"/>
      <w:marLeft w:val="0"/>
      <w:marRight w:val="0"/>
      <w:marTop w:val="0"/>
      <w:marBottom w:val="0"/>
      <w:divBdr>
        <w:top w:val="none" w:sz="0" w:space="0" w:color="auto"/>
        <w:left w:val="none" w:sz="0" w:space="0" w:color="auto"/>
        <w:bottom w:val="none" w:sz="0" w:space="0" w:color="auto"/>
        <w:right w:val="none" w:sz="0" w:space="0" w:color="auto"/>
      </w:divBdr>
      <w:divsChild>
        <w:div w:id="577374035">
          <w:marLeft w:val="0"/>
          <w:marRight w:val="0"/>
          <w:marTop w:val="360"/>
          <w:marBottom w:val="0"/>
          <w:divBdr>
            <w:top w:val="none" w:sz="0" w:space="0" w:color="auto"/>
            <w:left w:val="none" w:sz="0" w:space="0" w:color="auto"/>
            <w:bottom w:val="none" w:sz="0" w:space="0" w:color="auto"/>
            <w:right w:val="none" w:sz="0" w:space="0" w:color="auto"/>
          </w:divBdr>
        </w:div>
        <w:div w:id="21444358">
          <w:marLeft w:val="0"/>
          <w:marRight w:val="0"/>
          <w:marTop w:val="360"/>
          <w:marBottom w:val="0"/>
          <w:divBdr>
            <w:top w:val="none" w:sz="0" w:space="0" w:color="auto"/>
            <w:left w:val="none" w:sz="0" w:space="0" w:color="auto"/>
            <w:bottom w:val="none" w:sz="0" w:space="0" w:color="auto"/>
            <w:right w:val="none" w:sz="0" w:space="0" w:color="auto"/>
          </w:divBdr>
        </w:div>
      </w:divsChild>
    </w:div>
    <w:div w:id="142164784">
      <w:bodyDiv w:val="1"/>
      <w:marLeft w:val="0"/>
      <w:marRight w:val="0"/>
      <w:marTop w:val="0"/>
      <w:marBottom w:val="0"/>
      <w:divBdr>
        <w:top w:val="none" w:sz="0" w:space="0" w:color="auto"/>
        <w:left w:val="none" w:sz="0" w:space="0" w:color="auto"/>
        <w:bottom w:val="none" w:sz="0" w:space="0" w:color="auto"/>
        <w:right w:val="none" w:sz="0" w:space="0" w:color="auto"/>
      </w:divBdr>
    </w:div>
    <w:div w:id="142283541">
      <w:bodyDiv w:val="1"/>
      <w:marLeft w:val="0"/>
      <w:marRight w:val="0"/>
      <w:marTop w:val="0"/>
      <w:marBottom w:val="0"/>
      <w:divBdr>
        <w:top w:val="none" w:sz="0" w:space="0" w:color="auto"/>
        <w:left w:val="none" w:sz="0" w:space="0" w:color="auto"/>
        <w:bottom w:val="none" w:sz="0" w:space="0" w:color="auto"/>
        <w:right w:val="none" w:sz="0" w:space="0" w:color="auto"/>
      </w:divBdr>
      <w:divsChild>
        <w:div w:id="1953659187">
          <w:marLeft w:val="0"/>
          <w:marRight w:val="0"/>
          <w:marTop w:val="360"/>
          <w:marBottom w:val="0"/>
          <w:divBdr>
            <w:top w:val="none" w:sz="0" w:space="0" w:color="auto"/>
            <w:left w:val="none" w:sz="0" w:space="0" w:color="auto"/>
            <w:bottom w:val="none" w:sz="0" w:space="0" w:color="auto"/>
            <w:right w:val="none" w:sz="0" w:space="0" w:color="auto"/>
          </w:divBdr>
        </w:div>
        <w:div w:id="943270752">
          <w:marLeft w:val="0"/>
          <w:marRight w:val="0"/>
          <w:marTop w:val="360"/>
          <w:marBottom w:val="0"/>
          <w:divBdr>
            <w:top w:val="none" w:sz="0" w:space="0" w:color="auto"/>
            <w:left w:val="none" w:sz="0" w:space="0" w:color="auto"/>
            <w:bottom w:val="none" w:sz="0" w:space="0" w:color="auto"/>
            <w:right w:val="none" w:sz="0" w:space="0" w:color="auto"/>
          </w:divBdr>
        </w:div>
        <w:div w:id="296841881">
          <w:marLeft w:val="0"/>
          <w:marRight w:val="0"/>
          <w:marTop w:val="360"/>
          <w:marBottom w:val="0"/>
          <w:divBdr>
            <w:top w:val="none" w:sz="0" w:space="0" w:color="auto"/>
            <w:left w:val="none" w:sz="0" w:space="0" w:color="auto"/>
            <w:bottom w:val="none" w:sz="0" w:space="0" w:color="auto"/>
            <w:right w:val="none" w:sz="0" w:space="0" w:color="auto"/>
          </w:divBdr>
        </w:div>
      </w:divsChild>
    </w:div>
    <w:div w:id="153301537">
      <w:bodyDiv w:val="1"/>
      <w:marLeft w:val="0"/>
      <w:marRight w:val="0"/>
      <w:marTop w:val="0"/>
      <w:marBottom w:val="0"/>
      <w:divBdr>
        <w:top w:val="none" w:sz="0" w:space="0" w:color="auto"/>
        <w:left w:val="none" w:sz="0" w:space="0" w:color="auto"/>
        <w:bottom w:val="none" w:sz="0" w:space="0" w:color="auto"/>
        <w:right w:val="none" w:sz="0" w:space="0" w:color="auto"/>
      </w:divBdr>
    </w:div>
    <w:div w:id="156966567">
      <w:bodyDiv w:val="1"/>
      <w:marLeft w:val="0"/>
      <w:marRight w:val="0"/>
      <w:marTop w:val="0"/>
      <w:marBottom w:val="0"/>
      <w:divBdr>
        <w:top w:val="none" w:sz="0" w:space="0" w:color="auto"/>
        <w:left w:val="none" w:sz="0" w:space="0" w:color="auto"/>
        <w:bottom w:val="none" w:sz="0" w:space="0" w:color="auto"/>
        <w:right w:val="none" w:sz="0" w:space="0" w:color="auto"/>
      </w:divBdr>
    </w:div>
    <w:div w:id="159199702">
      <w:bodyDiv w:val="1"/>
      <w:marLeft w:val="0"/>
      <w:marRight w:val="0"/>
      <w:marTop w:val="0"/>
      <w:marBottom w:val="0"/>
      <w:divBdr>
        <w:top w:val="none" w:sz="0" w:space="0" w:color="auto"/>
        <w:left w:val="none" w:sz="0" w:space="0" w:color="auto"/>
        <w:bottom w:val="none" w:sz="0" w:space="0" w:color="auto"/>
        <w:right w:val="none" w:sz="0" w:space="0" w:color="auto"/>
      </w:divBdr>
    </w:div>
    <w:div w:id="198015296">
      <w:bodyDiv w:val="1"/>
      <w:marLeft w:val="0"/>
      <w:marRight w:val="0"/>
      <w:marTop w:val="0"/>
      <w:marBottom w:val="0"/>
      <w:divBdr>
        <w:top w:val="none" w:sz="0" w:space="0" w:color="auto"/>
        <w:left w:val="none" w:sz="0" w:space="0" w:color="auto"/>
        <w:bottom w:val="none" w:sz="0" w:space="0" w:color="auto"/>
        <w:right w:val="none" w:sz="0" w:space="0" w:color="auto"/>
      </w:divBdr>
    </w:div>
    <w:div w:id="207883343">
      <w:bodyDiv w:val="1"/>
      <w:marLeft w:val="0"/>
      <w:marRight w:val="0"/>
      <w:marTop w:val="0"/>
      <w:marBottom w:val="0"/>
      <w:divBdr>
        <w:top w:val="none" w:sz="0" w:space="0" w:color="auto"/>
        <w:left w:val="none" w:sz="0" w:space="0" w:color="auto"/>
        <w:bottom w:val="none" w:sz="0" w:space="0" w:color="auto"/>
        <w:right w:val="none" w:sz="0" w:space="0" w:color="auto"/>
      </w:divBdr>
    </w:div>
    <w:div w:id="235827219">
      <w:bodyDiv w:val="1"/>
      <w:marLeft w:val="0"/>
      <w:marRight w:val="0"/>
      <w:marTop w:val="0"/>
      <w:marBottom w:val="0"/>
      <w:divBdr>
        <w:top w:val="none" w:sz="0" w:space="0" w:color="auto"/>
        <w:left w:val="none" w:sz="0" w:space="0" w:color="auto"/>
        <w:bottom w:val="none" w:sz="0" w:space="0" w:color="auto"/>
        <w:right w:val="none" w:sz="0" w:space="0" w:color="auto"/>
      </w:divBdr>
    </w:div>
    <w:div w:id="249118016">
      <w:bodyDiv w:val="1"/>
      <w:marLeft w:val="0"/>
      <w:marRight w:val="0"/>
      <w:marTop w:val="0"/>
      <w:marBottom w:val="0"/>
      <w:divBdr>
        <w:top w:val="none" w:sz="0" w:space="0" w:color="auto"/>
        <w:left w:val="none" w:sz="0" w:space="0" w:color="auto"/>
        <w:bottom w:val="none" w:sz="0" w:space="0" w:color="auto"/>
        <w:right w:val="none" w:sz="0" w:space="0" w:color="auto"/>
      </w:divBdr>
      <w:divsChild>
        <w:div w:id="319312063">
          <w:marLeft w:val="0"/>
          <w:marRight w:val="0"/>
          <w:marTop w:val="360"/>
          <w:marBottom w:val="0"/>
          <w:divBdr>
            <w:top w:val="none" w:sz="0" w:space="0" w:color="auto"/>
            <w:left w:val="none" w:sz="0" w:space="0" w:color="auto"/>
            <w:bottom w:val="none" w:sz="0" w:space="0" w:color="auto"/>
            <w:right w:val="none" w:sz="0" w:space="0" w:color="auto"/>
          </w:divBdr>
        </w:div>
        <w:div w:id="1228960553">
          <w:marLeft w:val="0"/>
          <w:marRight w:val="0"/>
          <w:marTop w:val="360"/>
          <w:marBottom w:val="0"/>
          <w:divBdr>
            <w:top w:val="none" w:sz="0" w:space="0" w:color="auto"/>
            <w:left w:val="none" w:sz="0" w:space="0" w:color="auto"/>
            <w:bottom w:val="none" w:sz="0" w:space="0" w:color="auto"/>
            <w:right w:val="none" w:sz="0" w:space="0" w:color="auto"/>
          </w:divBdr>
        </w:div>
        <w:div w:id="356152455">
          <w:marLeft w:val="0"/>
          <w:marRight w:val="0"/>
          <w:marTop w:val="360"/>
          <w:marBottom w:val="0"/>
          <w:divBdr>
            <w:top w:val="none" w:sz="0" w:space="0" w:color="auto"/>
            <w:left w:val="none" w:sz="0" w:space="0" w:color="auto"/>
            <w:bottom w:val="none" w:sz="0" w:space="0" w:color="auto"/>
            <w:right w:val="none" w:sz="0" w:space="0" w:color="auto"/>
          </w:divBdr>
        </w:div>
      </w:divsChild>
    </w:div>
    <w:div w:id="282687126">
      <w:bodyDiv w:val="1"/>
      <w:marLeft w:val="0"/>
      <w:marRight w:val="0"/>
      <w:marTop w:val="0"/>
      <w:marBottom w:val="0"/>
      <w:divBdr>
        <w:top w:val="none" w:sz="0" w:space="0" w:color="auto"/>
        <w:left w:val="none" w:sz="0" w:space="0" w:color="auto"/>
        <w:bottom w:val="none" w:sz="0" w:space="0" w:color="auto"/>
        <w:right w:val="none" w:sz="0" w:space="0" w:color="auto"/>
      </w:divBdr>
    </w:div>
    <w:div w:id="308100496">
      <w:bodyDiv w:val="1"/>
      <w:marLeft w:val="0"/>
      <w:marRight w:val="0"/>
      <w:marTop w:val="0"/>
      <w:marBottom w:val="0"/>
      <w:divBdr>
        <w:top w:val="none" w:sz="0" w:space="0" w:color="auto"/>
        <w:left w:val="none" w:sz="0" w:space="0" w:color="auto"/>
        <w:bottom w:val="none" w:sz="0" w:space="0" w:color="auto"/>
        <w:right w:val="none" w:sz="0" w:space="0" w:color="auto"/>
      </w:divBdr>
      <w:divsChild>
        <w:div w:id="902182426">
          <w:marLeft w:val="0"/>
          <w:marRight w:val="0"/>
          <w:marTop w:val="360"/>
          <w:marBottom w:val="0"/>
          <w:divBdr>
            <w:top w:val="none" w:sz="0" w:space="0" w:color="auto"/>
            <w:left w:val="none" w:sz="0" w:space="0" w:color="auto"/>
            <w:bottom w:val="none" w:sz="0" w:space="0" w:color="auto"/>
            <w:right w:val="none" w:sz="0" w:space="0" w:color="auto"/>
          </w:divBdr>
        </w:div>
        <w:div w:id="361905220">
          <w:marLeft w:val="0"/>
          <w:marRight w:val="0"/>
          <w:marTop w:val="360"/>
          <w:marBottom w:val="0"/>
          <w:divBdr>
            <w:top w:val="none" w:sz="0" w:space="0" w:color="auto"/>
            <w:left w:val="none" w:sz="0" w:space="0" w:color="auto"/>
            <w:bottom w:val="none" w:sz="0" w:space="0" w:color="auto"/>
            <w:right w:val="none" w:sz="0" w:space="0" w:color="auto"/>
          </w:divBdr>
        </w:div>
      </w:divsChild>
    </w:div>
    <w:div w:id="310445846">
      <w:bodyDiv w:val="1"/>
      <w:marLeft w:val="0"/>
      <w:marRight w:val="0"/>
      <w:marTop w:val="0"/>
      <w:marBottom w:val="0"/>
      <w:divBdr>
        <w:top w:val="none" w:sz="0" w:space="0" w:color="auto"/>
        <w:left w:val="none" w:sz="0" w:space="0" w:color="auto"/>
        <w:bottom w:val="none" w:sz="0" w:space="0" w:color="auto"/>
        <w:right w:val="none" w:sz="0" w:space="0" w:color="auto"/>
      </w:divBdr>
    </w:div>
    <w:div w:id="342392094">
      <w:bodyDiv w:val="1"/>
      <w:marLeft w:val="0"/>
      <w:marRight w:val="0"/>
      <w:marTop w:val="0"/>
      <w:marBottom w:val="0"/>
      <w:divBdr>
        <w:top w:val="none" w:sz="0" w:space="0" w:color="auto"/>
        <w:left w:val="none" w:sz="0" w:space="0" w:color="auto"/>
        <w:bottom w:val="none" w:sz="0" w:space="0" w:color="auto"/>
        <w:right w:val="none" w:sz="0" w:space="0" w:color="auto"/>
      </w:divBdr>
    </w:div>
    <w:div w:id="353460429">
      <w:bodyDiv w:val="1"/>
      <w:marLeft w:val="0"/>
      <w:marRight w:val="0"/>
      <w:marTop w:val="0"/>
      <w:marBottom w:val="0"/>
      <w:divBdr>
        <w:top w:val="none" w:sz="0" w:space="0" w:color="auto"/>
        <w:left w:val="none" w:sz="0" w:space="0" w:color="auto"/>
        <w:bottom w:val="none" w:sz="0" w:space="0" w:color="auto"/>
        <w:right w:val="none" w:sz="0" w:space="0" w:color="auto"/>
      </w:divBdr>
    </w:div>
    <w:div w:id="406927398">
      <w:bodyDiv w:val="1"/>
      <w:marLeft w:val="0"/>
      <w:marRight w:val="0"/>
      <w:marTop w:val="0"/>
      <w:marBottom w:val="0"/>
      <w:divBdr>
        <w:top w:val="none" w:sz="0" w:space="0" w:color="auto"/>
        <w:left w:val="none" w:sz="0" w:space="0" w:color="auto"/>
        <w:bottom w:val="none" w:sz="0" w:space="0" w:color="auto"/>
        <w:right w:val="none" w:sz="0" w:space="0" w:color="auto"/>
      </w:divBdr>
    </w:div>
    <w:div w:id="431778561">
      <w:bodyDiv w:val="1"/>
      <w:marLeft w:val="0"/>
      <w:marRight w:val="0"/>
      <w:marTop w:val="0"/>
      <w:marBottom w:val="0"/>
      <w:divBdr>
        <w:top w:val="none" w:sz="0" w:space="0" w:color="auto"/>
        <w:left w:val="none" w:sz="0" w:space="0" w:color="auto"/>
        <w:bottom w:val="none" w:sz="0" w:space="0" w:color="auto"/>
        <w:right w:val="none" w:sz="0" w:space="0" w:color="auto"/>
      </w:divBdr>
      <w:divsChild>
        <w:div w:id="2083408065">
          <w:marLeft w:val="0"/>
          <w:marRight w:val="0"/>
          <w:marTop w:val="360"/>
          <w:marBottom w:val="0"/>
          <w:divBdr>
            <w:top w:val="none" w:sz="0" w:space="0" w:color="auto"/>
            <w:left w:val="none" w:sz="0" w:space="0" w:color="auto"/>
            <w:bottom w:val="none" w:sz="0" w:space="0" w:color="auto"/>
            <w:right w:val="none" w:sz="0" w:space="0" w:color="auto"/>
          </w:divBdr>
        </w:div>
        <w:div w:id="885986380">
          <w:marLeft w:val="0"/>
          <w:marRight w:val="0"/>
          <w:marTop w:val="360"/>
          <w:marBottom w:val="0"/>
          <w:divBdr>
            <w:top w:val="none" w:sz="0" w:space="0" w:color="auto"/>
            <w:left w:val="none" w:sz="0" w:space="0" w:color="auto"/>
            <w:bottom w:val="none" w:sz="0" w:space="0" w:color="auto"/>
            <w:right w:val="none" w:sz="0" w:space="0" w:color="auto"/>
          </w:divBdr>
        </w:div>
        <w:div w:id="1168326218">
          <w:marLeft w:val="0"/>
          <w:marRight w:val="0"/>
          <w:marTop w:val="360"/>
          <w:marBottom w:val="0"/>
          <w:divBdr>
            <w:top w:val="none" w:sz="0" w:space="0" w:color="auto"/>
            <w:left w:val="none" w:sz="0" w:space="0" w:color="auto"/>
            <w:bottom w:val="none" w:sz="0" w:space="0" w:color="auto"/>
            <w:right w:val="none" w:sz="0" w:space="0" w:color="auto"/>
          </w:divBdr>
        </w:div>
        <w:div w:id="770275775">
          <w:marLeft w:val="0"/>
          <w:marRight w:val="0"/>
          <w:marTop w:val="360"/>
          <w:marBottom w:val="0"/>
          <w:divBdr>
            <w:top w:val="none" w:sz="0" w:space="0" w:color="auto"/>
            <w:left w:val="none" w:sz="0" w:space="0" w:color="auto"/>
            <w:bottom w:val="none" w:sz="0" w:space="0" w:color="auto"/>
            <w:right w:val="none" w:sz="0" w:space="0" w:color="auto"/>
          </w:divBdr>
        </w:div>
        <w:div w:id="827870496">
          <w:marLeft w:val="0"/>
          <w:marRight w:val="0"/>
          <w:marTop w:val="360"/>
          <w:marBottom w:val="0"/>
          <w:divBdr>
            <w:top w:val="none" w:sz="0" w:space="0" w:color="auto"/>
            <w:left w:val="none" w:sz="0" w:space="0" w:color="auto"/>
            <w:bottom w:val="none" w:sz="0" w:space="0" w:color="auto"/>
            <w:right w:val="none" w:sz="0" w:space="0" w:color="auto"/>
          </w:divBdr>
        </w:div>
        <w:div w:id="1887133233">
          <w:marLeft w:val="0"/>
          <w:marRight w:val="0"/>
          <w:marTop w:val="360"/>
          <w:marBottom w:val="0"/>
          <w:divBdr>
            <w:top w:val="none" w:sz="0" w:space="0" w:color="auto"/>
            <w:left w:val="none" w:sz="0" w:space="0" w:color="auto"/>
            <w:bottom w:val="none" w:sz="0" w:space="0" w:color="auto"/>
            <w:right w:val="none" w:sz="0" w:space="0" w:color="auto"/>
          </w:divBdr>
        </w:div>
        <w:div w:id="652298196">
          <w:marLeft w:val="0"/>
          <w:marRight w:val="0"/>
          <w:marTop w:val="360"/>
          <w:marBottom w:val="0"/>
          <w:divBdr>
            <w:top w:val="none" w:sz="0" w:space="0" w:color="auto"/>
            <w:left w:val="none" w:sz="0" w:space="0" w:color="auto"/>
            <w:bottom w:val="none" w:sz="0" w:space="0" w:color="auto"/>
            <w:right w:val="none" w:sz="0" w:space="0" w:color="auto"/>
          </w:divBdr>
        </w:div>
        <w:div w:id="759372997">
          <w:marLeft w:val="0"/>
          <w:marRight w:val="0"/>
          <w:marTop w:val="360"/>
          <w:marBottom w:val="0"/>
          <w:divBdr>
            <w:top w:val="none" w:sz="0" w:space="0" w:color="auto"/>
            <w:left w:val="none" w:sz="0" w:space="0" w:color="auto"/>
            <w:bottom w:val="none" w:sz="0" w:space="0" w:color="auto"/>
            <w:right w:val="none" w:sz="0" w:space="0" w:color="auto"/>
          </w:divBdr>
        </w:div>
        <w:div w:id="794249839">
          <w:marLeft w:val="0"/>
          <w:marRight w:val="0"/>
          <w:marTop w:val="360"/>
          <w:marBottom w:val="0"/>
          <w:divBdr>
            <w:top w:val="none" w:sz="0" w:space="0" w:color="auto"/>
            <w:left w:val="none" w:sz="0" w:space="0" w:color="auto"/>
            <w:bottom w:val="none" w:sz="0" w:space="0" w:color="auto"/>
            <w:right w:val="none" w:sz="0" w:space="0" w:color="auto"/>
          </w:divBdr>
        </w:div>
      </w:divsChild>
    </w:div>
    <w:div w:id="444737554">
      <w:bodyDiv w:val="1"/>
      <w:marLeft w:val="0"/>
      <w:marRight w:val="0"/>
      <w:marTop w:val="0"/>
      <w:marBottom w:val="0"/>
      <w:divBdr>
        <w:top w:val="none" w:sz="0" w:space="0" w:color="auto"/>
        <w:left w:val="none" w:sz="0" w:space="0" w:color="auto"/>
        <w:bottom w:val="none" w:sz="0" w:space="0" w:color="auto"/>
        <w:right w:val="none" w:sz="0" w:space="0" w:color="auto"/>
      </w:divBdr>
    </w:div>
    <w:div w:id="503741122">
      <w:bodyDiv w:val="1"/>
      <w:marLeft w:val="0"/>
      <w:marRight w:val="0"/>
      <w:marTop w:val="0"/>
      <w:marBottom w:val="0"/>
      <w:divBdr>
        <w:top w:val="none" w:sz="0" w:space="0" w:color="auto"/>
        <w:left w:val="none" w:sz="0" w:space="0" w:color="auto"/>
        <w:bottom w:val="none" w:sz="0" w:space="0" w:color="auto"/>
        <w:right w:val="none" w:sz="0" w:space="0" w:color="auto"/>
      </w:divBdr>
    </w:div>
    <w:div w:id="550045126">
      <w:bodyDiv w:val="1"/>
      <w:marLeft w:val="0"/>
      <w:marRight w:val="0"/>
      <w:marTop w:val="0"/>
      <w:marBottom w:val="0"/>
      <w:divBdr>
        <w:top w:val="none" w:sz="0" w:space="0" w:color="auto"/>
        <w:left w:val="none" w:sz="0" w:space="0" w:color="auto"/>
        <w:bottom w:val="none" w:sz="0" w:space="0" w:color="auto"/>
        <w:right w:val="none" w:sz="0" w:space="0" w:color="auto"/>
      </w:divBdr>
      <w:divsChild>
        <w:div w:id="1456559178">
          <w:marLeft w:val="0"/>
          <w:marRight w:val="0"/>
          <w:marTop w:val="360"/>
          <w:marBottom w:val="0"/>
          <w:divBdr>
            <w:top w:val="none" w:sz="0" w:space="0" w:color="auto"/>
            <w:left w:val="none" w:sz="0" w:space="0" w:color="auto"/>
            <w:bottom w:val="none" w:sz="0" w:space="0" w:color="auto"/>
            <w:right w:val="none" w:sz="0" w:space="0" w:color="auto"/>
          </w:divBdr>
        </w:div>
        <w:div w:id="806166369">
          <w:marLeft w:val="0"/>
          <w:marRight w:val="0"/>
          <w:marTop w:val="360"/>
          <w:marBottom w:val="0"/>
          <w:divBdr>
            <w:top w:val="none" w:sz="0" w:space="0" w:color="auto"/>
            <w:left w:val="none" w:sz="0" w:space="0" w:color="auto"/>
            <w:bottom w:val="none" w:sz="0" w:space="0" w:color="auto"/>
            <w:right w:val="none" w:sz="0" w:space="0" w:color="auto"/>
          </w:divBdr>
        </w:div>
        <w:div w:id="1539704481">
          <w:marLeft w:val="0"/>
          <w:marRight w:val="0"/>
          <w:marTop w:val="360"/>
          <w:marBottom w:val="0"/>
          <w:divBdr>
            <w:top w:val="none" w:sz="0" w:space="0" w:color="auto"/>
            <w:left w:val="none" w:sz="0" w:space="0" w:color="auto"/>
            <w:bottom w:val="none" w:sz="0" w:space="0" w:color="auto"/>
            <w:right w:val="none" w:sz="0" w:space="0" w:color="auto"/>
          </w:divBdr>
        </w:div>
        <w:div w:id="1550726192">
          <w:marLeft w:val="0"/>
          <w:marRight w:val="0"/>
          <w:marTop w:val="360"/>
          <w:marBottom w:val="0"/>
          <w:divBdr>
            <w:top w:val="none" w:sz="0" w:space="0" w:color="auto"/>
            <w:left w:val="none" w:sz="0" w:space="0" w:color="auto"/>
            <w:bottom w:val="none" w:sz="0" w:space="0" w:color="auto"/>
            <w:right w:val="none" w:sz="0" w:space="0" w:color="auto"/>
          </w:divBdr>
        </w:div>
      </w:divsChild>
    </w:div>
    <w:div w:id="556474499">
      <w:bodyDiv w:val="1"/>
      <w:marLeft w:val="0"/>
      <w:marRight w:val="0"/>
      <w:marTop w:val="0"/>
      <w:marBottom w:val="0"/>
      <w:divBdr>
        <w:top w:val="none" w:sz="0" w:space="0" w:color="auto"/>
        <w:left w:val="none" w:sz="0" w:space="0" w:color="auto"/>
        <w:bottom w:val="none" w:sz="0" w:space="0" w:color="auto"/>
        <w:right w:val="none" w:sz="0" w:space="0" w:color="auto"/>
      </w:divBdr>
    </w:div>
    <w:div w:id="653140079">
      <w:bodyDiv w:val="1"/>
      <w:marLeft w:val="0"/>
      <w:marRight w:val="0"/>
      <w:marTop w:val="0"/>
      <w:marBottom w:val="0"/>
      <w:divBdr>
        <w:top w:val="none" w:sz="0" w:space="0" w:color="auto"/>
        <w:left w:val="none" w:sz="0" w:space="0" w:color="auto"/>
        <w:bottom w:val="none" w:sz="0" w:space="0" w:color="auto"/>
        <w:right w:val="none" w:sz="0" w:space="0" w:color="auto"/>
      </w:divBdr>
    </w:div>
    <w:div w:id="656227991">
      <w:bodyDiv w:val="1"/>
      <w:marLeft w:val="0"/>
      <w:marRight w:val="0"/>
      <w:marTop w:val="0"/>
      <w:marBottom w:val="0"/>
      <w:divBdr>
        <w:top w:val="none" w:sz="0" w:space="0" w:color="auto"/>
        <w:left w:val="none" w:sz="0" w:space="0" w:color="auto"/>
        <w:bottom w:val="none" w:sz="0" w:space="0" w:color="auto"/>
        <w:right w:val="none" w:sz="0" w:space="0" w:color="auto"/>
      </w:divBdr>
    </w:div>
    <w:div w:id="726689128">
      <w:bodyDiv w:val="1"/>
      <w:marLeft w:val="0"/>
      <w:marRight w:val="0"/>
      <w:marTop w:val="0"/>
      <w:marBottom w:val="0"/>
      <w:divBdr>
        <w:top w:val="none" w:sz="0" w:space="0" w:color="auto"/>
        <w:left w:val="none" w:sz="0" w:space="0" w:color="auto"/>
        <w:bottom w:val="none" w:sz="0" w:space="0" w:color="auto"/>
        <w:right w:val="none" w:sz="0" w:space="0" w:color="auto"/>
      </w:divBdr>
    </w:div>
    <w:div w:id="728382733">
      <w:bodyDiv w:val="1"/>
      <w:marLeft w:val="0"/>
      <w:marRight w:val="0"/>
      <w:marTop w:val="0"/>
      <w:marBottom w:val="0"/>
      <w:divBdr>
        <w:top w:val="none" w:sz="0" w:space="0" w:color="auto"/>
        <w:left w:val="none" w:sz="0" w:space="0" w:color="auto"/>
        <w:bottom w:val="none" w:sz="0" w:space="0" w:color="auto"/>
        <w:right w:val="none" w:sz="0" w:space="0" w:color="auto"/>
      </w:divBdr>
    </w:div>
    <w:div w:id="822813917">
      <w:bodyDiv w:val="1"/>
      <w:marLeft w:val="0"/>
      <w:marRight w:val="0"/>
      <w:marTop w:val="0"/>
      <w:marBottom w:val="0"/>
      <w:divBdr>
        <w:top w:val="none" w:sz="0" w:space="0" w:color="auto"/>
        <w:left w:val="none" w:sz="0" w:space="0" w:color="auto"/>
        <w:bottom w:val="none" w:sz="0" w:space="0" w:color="auto"/>
        <w:right w:val="none" w:sz="0" w:space="0" w:color="auto"/>
      </w:divBdr>
    </w:div>
    <w:div w:id="837235063">
      <w:bodyDiv w:val="1"/>
      <w:marLeft w:val="0"/>
      <w:marRight w:val="0"/>
      <w:marTop w:val="0"/>
      <w:marBottom w:val="0"/>
      <w:divBdr>
        <w:top w:val="none" w:sz="0" w:space="0" w:color="auto"/>
        <w:left w:val="none" w:sz="0" w:space="0" w:color="auto"/>
        <w:bottom w:val="none" w:sz="0" w:space="0" w:color="auto"/>
        <w:right w:val="none" w:sz="0" w:space="0" w:color="auto"/>
      </w:divBdr>
    </w:div>
    <w:div w:id="852651932">
      <w:bodyDiv w:val="1"/>
      <w:marLeft w:val="0"/>
      <w:marRight w:val="0"/>
      <w:marTop w:val="0"/>
      <w:marBottom w:val="0"/>
      <w:divBdr>
        <w:top w:val="none" w:sz="0" w:space="0" w:color="auto"/>
        <w:left w:val="none" w:sz="0" w:space="0" w:color="auto"/>
        <w:bottom w:val="none" w:sz="0" w:space="0" w:color="auto"/>
        <w:right w:val="none" w:sz="0" w:space="0" w:color="auto"/>
      </w:divBdr>
    </w:div>
    <w:div w:id="860433262">
      <w:bodyDiv w:val="1"/>
      <w:marLeft w:val="0"/>
      <w:marRight w:val="0"/>
      <w:marTop w:val="0"/>
      <w:marBottom w:val="0"/>
      <w:divBdr>
        <w:top w:val="none" w:sz="0" w:space="0" w:color="auto"/>
        <w:left w:val="none" w:sz="0" w:space="0" w:color="auto"/>
        <w:bottom w:val="none" w:sz="0" w:space="0" w:color="auto"/>
        <w:right w:val="none" w:sz="0" w:space="0" w:color="auto"/>
      </w:divBdr>
    </w:div>
    <w:div w:id="861936828">
      <w:bodyDiv w:val="1"/>
      <w:marLeft w:val="0"/>
      <w:marRight w:val="0"/>
      <w:marTop w:val="0"/>
      <w:marBottom w:val="0"/>
      <w:divBdr>
        <w:top w:val="none" w:sz="0" w:space="0" w:color="auto"/>
        <w:left w:val="none" w:sz="0" w:space="0" w:color="auto"/>
        <w:bottom w:val="none" w:sz="0" w:space="0" w:color="auto"/>
        <w:right w:val="none" w:sz="0" w:space="0" w:color="auto"/>
      </w:divBdr>
    </w:div>
    <w:div w:id="869491993">
      <w:bodyDiv w:val="1"/>
      <w:marLeft w:val="0"/>
      <w:marRight w:val="0"/>
      <w:marTop w:val="0"/>
      <w:marBottom w:val="0"/>
      <w:divBdr>
        <w:top w:val="none" w:sz="0" w:space="0" w:color="auto"/>
        <w:left w:val="none" w:sz="0" w:space="0" w:color="auto"/>
        <w:bottom w:val="none" w:sz="0" w:space="0" w:color="auto"/>
        <w:right w:val="none" w:sz="0" w:space="0" w:color="auto"/>
      </w:divBdr>
      <w:divsChild>
        <w:div w:id="1889412254">
          <w:marLeft w:val="0"/>
          <w:marRight w:val="0"/>
          <w:marTop w:val="360"/>
          <w:marBottom w:val="0"/>
          <w:divBdr>
            <w:top w:val="none" w:sz="0" w:space="0" w:color="auto"/>
            <w:left w:val="none" w:sz="0" w:space="0" w:color="auto"/>
            <w:bottom w:val="none" w:sz="0" w:space="0" w:color="auto"/>
            <w:right w:val="none" w:sz="0" w:space="0" w:color="auto"/>
          </w:divBdr>
        </w:div>
        <w:div w:id="1140228037">
          <w:marLeft w:val="-75"/>
          <w:marRight w:val="0"/>
          <w:marTop w:val="480"/>
          <w:marBottom w:val="360"/>
          <w:divBdr>
            <w:top w:val="none" w:sz="0" w:space="0" w:color="auto"/>
            <w:left w:val="none" w:sz="0" w:space="0" w:color="auto"/>
            <w:bottom w:val="none" w:sz="0" w:space="0" w:color="auto"/>
            <w:right w:val="none" w:sz="0" w:space="0" w:color="auto"/>
          </w:divBdr>
        </w:div>
        <w:div w:id="1264457547">
          <w:marLeft w:val="0"/>
          <w:marRight w:val="0"/>
          <w:marTop w:val="360"/>
          <w:marBottom w:val="0"/>
          <w:divBdr>
            <w:top w:val="none" w:sz="0" w:space="0" w:color="auto"/>
            <w:left w:val="none" w:sz="0" w:space="0" w:color="auto"/>
            <w:bottom w:val="none" w:sz="0" w:space="0" w:color="auto"/>
            <w:right w:val="none" w:sz="0" w:space="0" w:color="auto"/>
          </w:divBdr>
        </w:div>
        <w:div w:id="686565830">
          <w:marLeft w:val="0"/>
          <w:marRight w:val="0"/>
          <w:marTop w:val="360"/>
          <w:marBottom w:val="0"/>
          <w:divBdr>
            <w:top w:val="none" w:sz="0" w:space="0" w:color="auto"/>
            <w:left w:val="none" w:sz="0" w:space="0" w:color="auto"/>
            <w:bottom w:val="none" w:sz="0" w:space="0" w:color="auto"/>
            <w:right w:val="none" w:sz="0" w:space="0" w:color="auto"/>
          </w:divBdr>
        </w:div>
        <w:div w:id="343628107">
          <w:marLeft w:val="0"/>
          <w:marRight w:val="0"/>
          <w:marTop w:val="360"/>
          <w:marBottom w:val="0"/>
          <w:divBdr>
            <w:top w:val="none" w:sz="0" w:space="0" w:color="auto"/>
            <w:left w:val="none" w:sz="0" w:space="0" w:color="auto"/>
            <w:bottom w:val="none" w:sz="0" w:space="0" w:color="auto"/>
            <w:right w:val="none" w:sz="0" w:space="0" w:color="auto"/>
          </w:divBdr>
        </w:div>
        <w:div w:id="634874285">
          <w:marLeft w:val="0"/>
          <w:marRight w:val="0"/>
          <w:marTop w:val="360"/>
          <w:marBottom w:val="0"/>
          <w:divBdr>
            <w:top w:val="none" w:sz="0" w:space="0" w:color="auto"/>
            <w:left w:val="none" w:sz="0" w:space="0" w:color="auto"/>
            <w:bottom w:val="none" w:sz="0" w:space="0" w:color="auto"/>
            <w:right w:val="none" w:sz="0" w:space="0" w:color="auto"/>
          </w:divBdr>
        </w:div>
        <w:div w:id="1219707706">
          <w:marLeft w:val="-75"/>
          <w:marRight w:val="0"/>
          <w:marTop w:val="480"/>
          <w:marBottom w:val="360"/>
          <w:divBdr>
            <w:top w:val="none" w:sz="0" w:space="0" w:color="auto"/>
            <w:left w:val="none" w:sz="0" w:space="0" w:color="auto"/>
            <w:bottom w:val="none" w:sz="0" w:space="0" w:color="auto"/>
            <w:right w:val="none" w:sz="0" w:space="0" w:color="auto"/>
          </w:divBdr>
        </w:div>
        <w:div w:id="780954215">
          <w:marLeft w:val="0"/>
          <w:marRight w:val="0"/>
          <w:marTop w:val="360"/>
          <w:marBottom w:val="0"/>
          <w:divBdr>
            <w:top w:val="none" w:sz="0" w:space="0" w:color="auto"/>
            <w:left w:val="none" w:sz="0" w:space="0" w:color="auto"/>
            <w:bottom w:val="none" w:sz="0" w:space="0" w:color="auto"/>
            <w:right w:val="none" w:sz="0" w:space="0" w:color="auto"/>
          </w:divBdr>
        </w:div>
        <w:div w:id="260457361">
          <w:marLeft w:val="0"/>
          <w:marRight w:val="0"/>
          <w:marTop w:val="360"/>
          <w:marBottom w:val="0"/>
          <w:divBdr>
            <w:top w:val="none" w:sz="0" w:space="0" w:color="auto"/>
            <w:left w:val="none" w:sz="0" w:space="0" w:color="auto"/>
            <w:bottom w:val="none" w:sz="0" w:space="0" w:color="auto"/>
            <w:right w:val="none" w:sz="0" w:space="0" w:color="auto"/>
          </w:divBdr>
        </w:div>
        <w:div w:id="449325641">
          <w:marLeft w:val="0"/>
          <w:marRight w:val="0"/>
          <w:marTop w:val="360"/>
          <w:marBottom w:val="0"/>
          <w:divBdr>
            <w:top w:val="none" w:sz="0" w:space="0" w:color="auto"/>
            <w:left w:val="none" w:sz="0" w:space="0" w:color="auto"/>
            <w:bottom w:val="none" w:sz="0" w:space="0" w:color="auto"/>
            <w:right w:val="none" w:sz="0" w:space="0" w:color="auto"/>
          </w:divBdr>
        </w:div>
        <w:div w:id="1342974095">
          <w:marLeft w:val="0"/>
          <w:marRight w:val="0"/>
          <w:marTop w:val="360"/>
          <w:marBottom w:val="0"/>
          <w:divBdr>
            <w:top w:val="none" w:sz="0" w:space="0" w:color="auto"/>
            <w:left w:val="none" w:sz="0" w:space="0" w:color="auto"/>
            <w:bottom w:val="none" w:sz="0" w:space="0" w:color="auto"/>
            <w:right w:val="none" w:sz="0" w:space="0" w:color="auto"/>
          </w:divBdr>
        </w:div>
        <w:div w:id="121535791">
          <w:marLeft w:val="0"/>
          <w:marRight w:val="0"/>
          <w:marTop w:val="360"/>
          <w:marBottom w:val="0"/>
          <w:divBdr>
            <w:top w:val="none" w:sz="0" w:space="0" w:color="auto"/>
            <w:left w:val="none" w:sz="0" w:space="0" w:color="auto"/>
            <w:bottom w:val="none" w:sz="0" w:space="0" w:color="auto"/>
            <w:right w:val="none" w:sz="0" w:space="0" w:color="auto"/>
          </w:divBdr>
        </w:div>
      </w:divsChild>
    </w:div>
    <w:div w:id="885800055">
      <w:bodyDiv w:val="1"/>
      <w:marLeft w:val="0"/>
      <w:marRight w:val="0"/>
      <w:marTop w:val="0"/>
      <w:marBottom w:val="0"/>
      <w:divBdr>
        <w:top w:val="none" w:sz="0" w:space="0" w:color="auto"/>
        <w:left w:val="none" w:sz="0" w:space="0" w:color="auto"/>
        <w:bottom w:val="none" w:sz="0" w:space="0" w:color="auto"/>
        <w:right w:val="none" w:sz="0" w:space="0" w:color="auto"/>
      </w:divBdr>
    </w:div>
    <w:div w:id="948660844">
      <w:bodyDiv w:val="1"/>
      <w:marLeft w:val="0"/>
      <w:marRight w:val="0"/>
      <w:marTop w:val="0"/>
      <w:marBottom w:val="0"/>
      <w:divBdr>
        <w:top w:val="none" w:sz="0" w:space="0" w:color="auto"/>
        <w:left w:val="none" w:sz="0" w:space="0" w:color="auto"/>
        <w:bottom w:val="none" w:sz="0" w:space="0" w:color="auto"/>
        <w:right w:val="none" w:sz="0" w:space="0" w:color="auto"/>
      </w:divBdr>
    </w:div>
    <w:div w:id="984507887">
      <w:bodyDiv w:val="1"/>
      <w:marLeft w:val="0"/>
      <w:marRight w:val="0"/>
      <w:marTop w:val="0"/>
      <w:marBottom w:val="0"/>
      <w:divBdr>
        <w:top w:val="none" w:sz="0" w:space="0" w:color="auto"/>
        <w:left w:val="none" w:sz="0" w:space="0" w:color="auto"/>
        <w:bottom w:val="none" w:sz="0" w:space="0" w:color="auto"/>
        <w:right w:val="none" w:sz="0" w:space="0" w:color="auto"/>
      </w:divBdr>
    </w:div>
    <w:div w:id="1055546652">
      <w:bodyDiv w:val="1"/>
      <w:marLeft w:val="0"/>
      <w:marRight w:val="0"/>
      <w:marTop w:val="0"/>
      <w:marBottom w:val="0"/>
      <w:divBdr>
        <w:top w:val="none" w:sz="0" w:space="0" w:color="auto"/>
        <w:left w:val="none" w:sz="0" w:space="0" w:color="auto"/>
        <w:bottom w:val="none" w:sz="0" w:space="0" w:color="auto"/>
        <w:right w:val="none" w:sz="0" w:space="0" w:color="auto"/>
      </w:divBdr>
    </w:div>
    <w:div w:id="1105997380">
      <w:bodyDiv w:val="1"/>
      <w:marLeft w:val="0"/>
      <w:marRight w:val="0"/>
      <w:marTop w:val="0"/>
      <w:marBottom w:val="0"/>
      <w:divBdr>
        <w:top w:val="none" w:sz="0" w:space="0" w:color="auto"/>
        <w:left w:val="none" w:sz="0" w:space="0" w:color="auto"/>
        <w:bottom w:val="none" w:sz="0" w:space="0" w:color="auto"/>
        <w:right w:val="none" w:sz="0" w:space="0" w:color="auto"/>
      </w:divBdr>
    </w:div>
    <w:div w:id="1142964176">
      <w:bodyDiv w:val="1"/>
      <w:marLeft w:val="0"/>
      <w:marRight w:val="0"/>
      <w:marTop w:val="0"/>
      <w:marBottom w:val="0"/>
      <w:divBdr>
        <w:top w:val="none" w:sz="0" w:space="0" w:color="auto"/>
        <w:left w:val="none" w:sz="0" w:space="0" w:color="auto"/>
        <w:bottom w:val="none" w:sz="0" w:space="0" w:color="auto"/>
        <w:right w:val="none" w:sz="0" w:space="0" w:color="auto"/>
      </w:divBdr>
    </w:div>
    <w:div w:id="1152598153">
      <w:bodyDiv w:val="1"/>
      <w:marLeft w:val="0"/>
      <w:marRight w:val="0"/>
      <w:marTop w:val="0"/>
      <w:marBottom w:val="0"/>
      <w:divBdr>
        <w:top w:val="none" w:sz="0" w:space="0" w:color="auto"/>
        <w:left w:val="none" w:sz="0" w:space="0" w:color="auto"/>
        <w:bottom w:val="none" w:sz="0" w:space="0" w:color="auto"/>
        <w:right w:val="none" w:sz="0" w:space="0" w:color="auto"/>
      </w:divBdr>
    </w:div>
    <w:div w:id="1167478174">
      <w:bodyDiv w:val="1"/>
      <w:marLeft w:val="0"/>
      <w:marRight w:val="0"/>
      <w:marTop w:val="0"/>
      <w:marBottom w:val="0"/>
      <w:divBdr>
        <w:top w:val="none" w:sz="0" w:space="0" w:color="auto"/>
        <w:left w:val="none" w:sz="0" w:space="0" w:color="auto"/>
        <w:bottom w:val="none" w:sz="0" w:space="0" w:color="auto"/>
        <w:right w:val="none" w:sz="0" w:space="0" w:color="auto"/>
      </w:divBdr>
    </w:div>
    <w:div w:id="1169906346">
      <w:bodyDiv w:val="1"/>
      <w:marLeft w:val="0"/>
      <w:marRight w:val="0"/>
      <w:marTop w:val="0"/>
      <w:marBottom w:val="0"/>
      <w:divBdr>
        <w:top w:val="none" w:sz="0" w:space="0" w:color="auto"/>
        <w:left w:val="none" w:sz="0" w:space="0" w:color="auto"/>
        <w:bottom w:val="none" w:sz="0" w:space="0" w:color="auto"/>
        <w:right w:val="none" w:sz="0" w:space="0" w:color="auto"/>
      </w:divBdr>
    </w:div>
    <w:div w:id="1177304755">
      <w:bodyDiv w:val="1"/>
      <w:marLeft w:val="0"/>
      <w:marRight w:val="0"/>
      <w:marTop w:val="0"/>
      <w:marBottom w:val="0"/>
      <w:divBdr>
        <w:top w:val="none" w:sz="0" w:space="0" w:color="auto"/>
        <w:left w:val="none" w:sz="0" w:space="0" w:color="auto"/>
        <w:bottom w:val="none" w:sz="0" w:space="0" w:color="auto"/>
        <w:right w:val="none" w:sz="0" w:space="0" w:color="auto"/>
      </w:divBdr>
      <w:divsChild>
        <w:div w:id="1877085664">
          <w:marLeft w:val="0"/>
          <w:marRight w:val="0"/>
          <w:marTop w:val="0"/>
          <w:marBottom w:val="0"/>
          <w:divBdr>
            <w:top w:val="none" w:sz="0" w:space="0" w:color="auto"/>
            <w:left w:val="none" w:sz="0" w:space="0" w:color="auto"/>
            <w:bottom w:val="none" w:sz="0" w:space="0" w:color="auto"/>
            <w:right w:val="none" w:sz="0" w:space="0" w:color="auto"/>
          </w:divBdr>
        </w:div>
      </w:divsChild>
    </w:div>
    <w:div w:id="1196887628">
      <w:bodyDiv w:val="1"/>
      <w:marLeft w:val="0"/>
      <w:marRight w:val="0"/>
      <w:marTop w:val="0"/>
      <w:marBottom w:val="0"/>
      <w:divBdr>
        <w:top w:val="none" w:sz="0" w:space="0" w:color="auto"/>
        <w:left w:val="none" w:sz="0" w:space="0" w:color="auto"/>
        <w:bottom w:val="none" w:sz="0" w:space="0" w:color="auto"/>
        <w:right w:val="none" w:sz="0" w:space="0" w:color="auto"/>
      </w:divBdr>
    </w:div>
    <w:div w:id="1242061746">
      <w:bodyDiv w:val="1"/>
      <w:marLeft w:val="0"/>
      <w:marRight w:val="0"/>
      <w:marTop w:val="0"/>
      <w:marBottom w:val="0"/>
      <w:divBdr>
        <w:top w:val="none" w:sz="0" w:space="0" w:color="auto"/>
        <w:left w:val="none" w:sz="0" w:space="0" w:color="auto"/>
        <w:bottom w:val="none" w:sz="0" w:space="0" w:color="auto"/>
        <w:right w:val="none" w:sz="0" w:space="0" w:color="auto"/>
      </w:divBdr>
    </w:div>
    <w:div w:id="1263684091">
      <w:bodyDiv w:val="1"/>
      <w:marLeft w:val="0"/>
      <w:marRight w:val="0"/>
      <w:marTop w:val="0"/>
      <w:marBottom w:val="0"/>
      <w:divBdr>
        <w:top w:val="none" w:sz="0" w:space="0" w:color="auto"/>
        <w:left w:val="none" w:sz="0" w:space="0" w:color="auto"/>
        <w:bottom w:val="none" w:sz="0" w:space="0" w:color="auto"/>
        <w:right w:val="none" w:sz="0" w:space="0" w:color="auto"/>
      </w:divBdr>
      <w:divsChild>
        <w:div w:id="547227131">
          <w:marLeft w:val="0"/>
          <w:marRight w:val="0"/>
          <w:marTop w:val="360"/>
          <w:marBottom w:val="0"/>
          <w:divBdr>
            <w:top w:val="none" w:sz="0" w:space="0" w:color="auto"/>
            <w:left w:val="none" w:sz="0" w:space="0" w:color="auto"/>
            <w:bottom w:val="none" w:sz="0" w:space="0" w:color="auto"/>
            <w:right w:val="none" w:sz="0" w:space="0" w:color="auto"/>
          </w:divBdr>
        </w:div>
        <w:div w:id="156071650">
          <w:marLeft w:val="0"/>
          <w:marRight w:val="0"/>
          <w:marTop w:val="360"/>
          <w:marBottom w:val="0"/>
          <w:divBdr>
            <w:top w:val="none" w:sz="0" w:space="0" w:color="auto"/>
            <w:left w:val="none" w:sz="0" w:space="0" w:color="auto"/>
            <w:bottom w:val="none" w:sz="0" w:space="0" w:color="auto"/>
            <w:right w:val="none" w:sz="0" w:space="0" w:color="auto"/>
          </w:divBdr>
        </w:div>
        <w:div w:id="1827209541">
          <w:marLeft w:val="0"/>
          <w:marRight w:val="0"/>
          <w:marTop w:val="360"/>
          <w:marBottom w:val="0"/>
          <w:divBdr>
            <w:top w:val="none" w:sz="0" w:space="0" w:color="auto"/>
            <w:left w:val="none" w:sz="0" w:space="0" w:color="auto"/>
            <w:bottom w:val="none" w:sz="0" w:space="0" w:color="auto"/>
            <w:right w:val="none" w:sz="0" w:space="0" w:color="auto"/>
          </w:divBdr>
        </w:div>
        <w:div w:id="1059790819">
          <w:marLeft w:val="0"/>
          <w:marRight w:val="0"/>
          <w:marTop w:val="360"/>
          <w:marBottom w:val="0"/>
          <w:divBdr>
            <w:top w:val="none" w:sz="0" w:space="0" w:color="auto"/>
            <w:left w:val="none" w:sz="0" w:space="0" w:color="auto"/>
            <w:bottom w:val="none" w:sz="0" w:space="0" w:color="auto"/>
            <w:right w:val="none" w:sz="0" w:space="0" w:color="auto"/>
          </w:divBdr>
        </w:div>
        <w:div w:id="1448500654">
          <w:marLeft w:val="0"/>
          <w:marRight w:val="0"/>
          <w:marTop w:val="360"/>
          <w:marBottom w:val="0"/>
          <w:divBdr>
            <w:top w:val="none" w:sz="0" w:space="0" w:color="auto"/>
            <w:left w:val="none" w:sz="0" w:space="0" w:color="auto"/>
            <w:bottom w:val="none" w:sz="0" w:space="0" w:color="auto"/>
            <w:right w:val="none" w:sz="0" w:space="0" w:color="auto"/>
          </w:divBdr>
        </w:div>
        <w:div w:id="103813597">
          <w:marLeft w:val="0"/>
          <w:marRight w:val="0"/>
          <w:marTop w:val="360"/>
          <w:marBottom w:val="0"/>
          <w:divBdr>
            <w:top w:val="none" w:sz="0" w:space="0" w:color="auto"/>
            <w:left w:val="none" w:sz="0" w:space="0" w:color="auto"/>
            <w:bottom w:val="none" w:sz="0" w:space="0" w:color="auto"/>
            <w:right w:val="none" w:sz="0" w:space="0" w:color="auto"/>
          </w:divBdr>
        </w:div>
        <w:div w:id="1657757023">
          <w:marLeft w:val="0"/>
          <w:marRight w:val="0"/>
          <w:marTop w:val="360"/>
          <w:marBottom w:val="0"/>
          <w:divBdr>
            <w:top w:val="none" w:sz="0" w:space="0" w:color="auto"/>
            <w:left w:val="none" w:sz="0" w:space="0" w:color="auto"/>
            <w:bottom w:val="none" w:sz="0" w:space="0" w:color="auto"/>
            <w:right w:val="none" w:sz="0" w:space="0" w:color="auto"/>
          </w:divBdr>
        </w:div>
        <w:div w:id="373507585">
          <w:marLeft w:val="0"/>
          <w:marRight w:val="0"/>
          <w:marTop w:val="360"/>
          <w:marBottom w:val="0"/>
          <w:divBdr>
            <w:top w:val="none" w:sz="0" w:space="0" w:color="auto"/>
            <w:left w:val="none" w:sz="0" w:space="0" w:color="auto"/>
            <w:bottom w:val="none" w:sz="0" w:space="0" w:color="auto"/>
            <w:right w:val="none" w:sz="0" w:space="0" w:color="auto"/>
          </w:divBdr>
        </w:div>
        <w:div w:id="1040129455">
          <w:marLeft w:val="0"/>
          <w:marRight w:val="0"/>
          <w:marTop w:val="360"/>
          <w:marBottom w:val="0"/>
          <w:divBdr>
            <w:top w:val="none" w:sz="0" w:space="0" w:color="auto"/>
            <w:left w:val="none" w:sz="0" w:space="0" w:color="auto"/>
            <w:bottom w:val="none" w:sz="0" w:space="0" w:color="auto"/>
            <w:right w:val="none" w:sz="0" w:space="0" w:color="auto"/>
          </w:divBdr>
        </w:div>
      </w:divsChild>
    </w:div>
    <w:div w:id="1276867411">
      <w:bodyDiv w:val="1"/>
      <w:marLeft w:val="0"/>
      <w:marRight w:val="0"/>
      <w:marTop w:val="0"/>
      <w:marBottom w:val="0"/>
      <w:divBdr>
        <w:top w:val="none" w:sz="0" w:space="0" w:color="auto"/>
        <w:left w:val="none" w:sz="0" w:space="0" w:color="auto"/>
        <w:bottom w:val="none" w:sz="0" w:space="0" w:color="auto"/>
        <w:right w:val="none" w:sz="0" w:space="0" w:color="auto"/>
      </w:divBdr>
    </w:div>
    <w:div w:id="1423254595">
      <w:bodyDiv w:val="1"/>
      <w:marLeft w:val="0"/>
      <w:marRight w:val="0"/>
      <w:marTop w:val="0"/>
      <w:marBottom w:val="0"/>
      <w:divBdr>
        <w:top w:val="none" w:sz="0" w:space="0" w:color="auto"/>
        <w:left w:val="none" w:sz="0" w:space="0" w:color="auto"/>
        <w:bottom w:val="none" w:sz="0" w:space="0" w:color="auto"/>
        <w:right w:val="none" w:sz="0" w:space="0" w:color="auto"/>
      </w:divBdr>
    </w:div>
    <w:div w:id="1465735436">
      <w:bodyDiv w:val="1"/>
      <w:marLeft w:val="0"/>
      <w:marRight w:val="0"/>
      <w:marTop w:val="0"/>
      <w:marBottom w:val="0"/>
      <w:divBdr>
        <w:top w:val="none" w:sz="0" w:space="0" w:color="auto"/>
        <w:left w:val="none" w:sz="0" w:space="0" w:color="auto"/>
        <w:bottom w:val="none" w:sz="0" w:space="0" w:color="auto"/>
        <w:right w:val="none" w:sz="0" w:space="0" w:color="auto"/>
      </w:divBdr>
    </w:div>
    <w:div w:id="1486047276">
      <w:bodyDiv w:val="1"/>
      <w:marLeft w:val="0"/>
      <w:marRight w:val="0"/>
      <w:marTop w:val="0"/>
      <w:marBottom w:val="0"/>
      <w:divBdr>
        <w:top w:val="none" w:sz="0" w:space="0" w:color="auto"/>
        <w:left w:val="none" w:sz="0" w:space="0" w:color="auto"/>
        <w:bottom w:val="none" w:sz="0" w:space="0" w:color="auto"/>
        <w:right w:val="none" w:sz="0" w:space="0" w:color="auto"/>
      </w:divBdr>
    </w:div>
    <w:div w:id="1492140928">
      <w:bodyDiv w:val="1"/>
      <w:marLeft w:val="0"/>
      <w:marRight w:val="0"/>
      <w:marTop w:val="0"/>
      <w:marBottom w:val="0"/>
      <w:divBdr>
        <w:top w:val="none" w:sz="0" w:space="0" w:color="auto"/>
        <w:left w:val="none" w:sz="0" w:space="0" w:color="auto"/>
        <w:bottom w:val="none" w:sz="0" w:space="0" w:color="auto"/>
        <w:right w:val="none" w:sz="0" w:space="0" w:color="auto"/>
      </w:divBdr>
      <w:divsChild>
        <w:div w:id="1104303501">
          <w:marLeft w:val="0"/>
          <w:marRight w:val="0"/>
          <w:marTop w:val="0"/>
          <w:marBottom w:val="0"/>
          <w:divBdr>
            <w:top w:val="none" w:sz="0" w:space="0" w:color="auto"/>
            <w:left w:val="none" w:sz="0" w:space="0" w:color="auto"/>
            <w:bottom w:val="none" w:sz="0" w:space="0" w:color="auto"/>
            <w:right w:val="none" w:sz="0" w:space="0" w:color="auto"/>
          </w:divBdr>
        </w:div>
        <w:div w:id="634602371">
          <w:marLeft w:val="0"/>
          <w:marRight w:val="0"/>
          <w:marTop w:val="0"/>
          <w:marBottom w:val="0"/>
          <w:divBdr>
            <w:top w:val="none" w:sz="0" w:space="0" w:color="auto"/>
            <w:left w:val="none" w:sz="0" w:space="0" w:color="auto"/>
            <w:bottom w:val="none" w:sz="0" w:space="0" w:color="auto"/>
            <w:right w:val="none" w:sz="0" w:space="0" w:color="auto"/>
          </w:divBdr>
        </w:div>
        <w:div w:id="437602019">
          <w:marLeft w:val="0"/>
          <w:marRight w:val="0"/>
          <w:marTop w:val="0"/>
          <w:marBottom w:val="0"/>
          <w:divBdr>
            <w:top w:val="none" w:sz="0" w:space="0" w:color="auto"/>
            <w:left w:val="none" w:sz="0" w:space="0" w:color="auto"/>
            <w:bottom w:val="none" w:sz="0" w:space="0" w:color="auto"/>
            <w:right w:val="none" w:sz="0" w:space="0" w:color="auto"/>
          </w:divBdr>
        </w:div>
        <w:div w:id="331298036">
          <w:marLeft w:val="0"/>
          <w:marRight w:val="0"/>
          <w:marTop w:val="0"/>
          <w:marBottom w:val="0"/>
          <w:divBdr>
            <w:top w:val="none" w:sz="0" w:space="0" w:color="auto"/>
            <w:left w:val="none" w:sz="0" w:space="0" w:color="auto"/>
            <w:bottom w:val="none" w:sz="0" w:space="0" w:color="auto"/>
            <w:right w:val="none" w:sz="0" w:space="0" w:color="auto"/>
          </w:divBdr>
        </w:div>
        <w:div w:id="358048719">
          <w:marLeft w:val="0"/>
          <w:marRight w:val="0"/>
          <w:marTop w:val="0"/>
          <w:marBottom w:val="0"/>
          <w:divBdr>
            <w:top w:val="none" w:sz="0" w:space="0" w:color="auto"/>
            <w:left w:val="none" w:sz="0" w:space="0" w:color="auto"/>
            <w:bottom w:val="none" w:sz="0" w:space="0" w:color="auto"/>
            <w:right w:val="none" w:sz="0" w:space="0" w:color="auto"/>
          </w:divBdr>
        </w:div>
        <w:div w:id="771050737">
          <w:marLeft w:val="0"/>
          <w:marRight w:val="0"/>
          <w:marTop w:val="0"/>
          <w:marBottom w:val="0"/>
          <w:divBdr>
            <w:top w:val="none" w:sz="0" w:space="0" w:color="auto"/>
            <w:left w:val="none" w:sz="0" w:space="0" w:color="auto"/>
            <w:bottom w:val="none" w:sz="0" w:space="0" w:color="auto"/>
            <w:right w:val="none" w:sz="0" w:space="0" w:color="auto"/>
          </w:divBdr>
        </w:div>
        <w:div w:id="1260064102">
          <w:marLeft w:val="0"/>
          <w:marRight w:val="0"/>
          <w:marTop w:val="0"/>
          <w:marBottom w:val="0"/>
          <w:divBdr>
            <w:top w:val="none" w:sz="0" w:space="0" w:color="auto"/>
            <w:left w:val="none" w:sz="0" w:space="0" w:color="auto"/>
            <w:bottom w:val="none" w:sz="0" w:space="0" w:color="auto"/>
            <w:right w:val="none" w:sz="0" w:space="0" w:color="auto"/>
          </w:divBdr>
        </w:div>
        <w:div w:id="72288855">
          <w:marLeft w:val="0"/>
          <w:marRight w:val="0"/>
          <w:marTop w:val="0"/>
          <w:marBottom w:val="0"/>
          <w:divBdr>
            <w:top w:val="none" w:sz="0" w:space="0" w:color="auto"/>
            <w:left w:val="none" w:sz="0" w:space="0" w:color="auto"/>
            <w:bottom w:val="none" w:sz="0" w:space="0" w:color="auto"/>
            <w:right w:val="none" w:sz="0" w:space="0" w:color="auto"/>
          </w:divBdr>
        </w:div>
        <w:div w:id="1159612677">
          <w:marLeft w:val="0"/>
          <w:marRight w:val="0"/>
          <w:marTop w:val="0"/>
          <w:marBottom w:val="0"/>
          <w:divBdr>
            <w:top w:val="none" w:sz="0" w:space="0" w:color="auto"/>
            <w:left w:val="none" w:sz="0" w:space="0" w:color="auto"/>
            <w:bottom w:val="none" w:sz="0" w:space="0" w:color="auto"/>
            <w:right w:val="none" w:sz="0" w:space="0" w:color="auto"/>
          </w:divBdr>
        </w:div>
        <w:div w:id="1883206189">
          <w:marLeft w:val="0"/>
          <w:marRight w:val="0"/>
          <w:marTop w:val="0"/>
          <w:marBottom w:val="0"/>
          <w:divBdr>
            <w:top w:val="none" w:sz="0" w:space="0" w:color="auto"/>
            <w:left w:val="none" w:sz="0" w:space="0" w:color="auto"/>
            <w:bottom w:val="none" w:sz="0" w:space="0" w:color="auto"/>
            <w:right w:val="none" w:sz="0" w:space="0" w:color="auto"/>
          </w:divBdr>
        </w:div>
        <w:div w:id="1098064896">
          <w:marLeft w:val="0"/>
          <w:marRight w:val="0"/>
          <w:marTop w:val="0"/>
          <w:marBottom w:val="0"/>
          <w:divBdr>
            <w:top w:val="none" w:sz="0" w:space="0" w:color="auto"/>
            <w:left w:val="none" w:sz="0" w:space="0" w:color="auto"/>
            <w:bottom w:val="none" w:sz="0" w:space="0" w:color="auto"/>
            <w:right w:val="none" w:sz="0" w:space="0" w:color="auto"/>
          </w:divBdr>
        </w:div>
        <w:div w:id="929317591">
          <w:marLeft w:val="0"/>
          <w:marRight w:val="0"/>
          <w:marTop w:val="0"/>
          <w:marBottom w:val="0"/>
          <w:divBdr>
            <w:top w:val="none" w:sz="0" w:space="0" w:color="auto"/>
            <w:left w:val="none" w:sz="0" w:space="0" w:color="auto"/>
            <w:bottom w:val="none" w:sz="0" w:space="0" w:color="auto"/>
            <w:right w:val="none" w:sz="0" w:space="0" w:color="auto"/>
          </w:divBdr>
        </w:div>
        <w:div w:id="1331450761">
          <w:marLeft w:val="0"/>
          <w:marRight w:val="0"/>
          <w:marTop w:val="0"/>
          <w:marBottom w:val="0"/>
          <w:divBdr>
            <w:top w:val="none" w:sz="0" w:space="0" w:color="auto"/>
            <w:left w:val="none" w:sz="0" w:space="0" w:color="auto"/>
            <w:bottom w:val="none" w:sz="0" w:space="0" w:color="auto"/>
            <w:right w:val="none" w:sz="0" w:space="0" w:color="auto"/>
          </w:divBdr>
        </w:div>
        <w:div w:id="1125319927">
          <w:marLeft w:val="0"/>
          <w:marRight w:val="0"/>
          <w:marTop w:val="0"/>
          <w:marBottom w:val="0"/>
          <w:divBdr>
            <w:top w:val="none" w:sz="0" w:space="0" w:color="auto"/>
            <w:left w:val="none" w:sz="0" w:space="0" w:color="auto"/>
            <w:bottom w:val="none" w:sz="0" w:space="0" w:color="auto"/>
            <w:right w:val="none" w:sz="0" w:space="0" w:color="auto"/>
          </w:divBdr>
        </w:div>
        <w:div w:id="264769528">
          <w:marLeft w:val="0"/>
          <w:marRight w:val="0"/>
          <w:marTop w:val="0"/>
          <w:marBottom w:val="0"/>
          <w:divBdr>
            <w:top w:val="none" w:sz="0" w:space="0" w:color="auto"/>
            <w:left w:val="none" w:sz="0" w:space="0" w:color="auto"/>
            <w:bottom w:val="none" w:sz="0" w:space="0" w:color="auto"/>
            <w:right w:val="none" w:sz="0" w:space="0" w:color="auto"/>
          </w:divBdr>
        </w:div>
        <w:div w:id="707414809">
          <w:marLeft w:val="0"/>
          <w:marRight w:val="0"/>
          <w:marTop w:val="0"/>
          <w:marBottom w:val="0"/>
          <w:divBdr>
            <w:top w:val="none" w:sz="0" w:space="0" w:color="auto"/>
            <w:left w:val="none" w:sz="0" w:space="0" w:color="auto"/>
            <w:bottom w:val="none" w:sz="0" w:space="0" w:color="auto"/>
            <w:right w:val="none" w:sz="0" w:space="0" w:color="auto"/>
          </w:divBdr>
        </w:div>
        <w:div w:id="428042717">
          <w:marLeft w:val="0"/>
          <w:marRight w:val="0"/>
          <w:marTop w:val="0"/>
          <w:marBottom w:val="0"/>
          <w:divBdr>
            <w:top w:val="none" w:sz="0" w:space="0" w:color="auto"/>
            <w:left w:val="none" w:sz="0" w:space="0" w:color="auto"/>
            <w:bottom w:val="none" w:sz="0" w:space="0" w:color="auto"/>
            <w:right w:val="none" w:sz="0" w:space="0" w:color="auto"/>
          </w:divBdr>
        </w:div>
        <w:div w:id="1889296687">
          <w:marLeft w:val="0"/>
          <w:marRight w:val="0"/>
          <w:marTop w:val="0"/>
          <w:marBottom w:val="0"/>
          <w:divBdr>
            <w:top w:val="none" w:sz="0" w:space="0" w:color="auto"/>
            <w:left w:val="none" w:sz="0" w:space="0" w:color="auto"/>
            <w:bottom w:val="none" w:sz="0" w:space="0" w:color="auto"/>
            <w:right w:val="none" w:sz="0" w:space="0" w:color="auto"/>
          </w:divBdr>
        </w:div>
        <w:div w:id="1744377520">
          <w:marLeft w:val="0"/>
          <w:marRight w:val="0"/>
          <w:marTop w:val="0"/>
          <w:marBottom w:val="0"/>
          <w:divBdr>
            <w:top w:val="none" w:sz="0" w:space="0" w:color="auto"/>
            <w:left w:val="none" w:sz="0" w:space="0" w:color="auto"/>
            <w:bottom w:val="none" w:sz="0" w:space="0" w:color="auto"/>
            <w:right w:val="none" w:sz="0" w:space="0" w:color="auto"/>
          </w:divBdr>
        </w:div>
        <w:div w:id="1717780750">
          <w:marLeft w:val="0"/>
          <w:marRight w:val="0"/>
          <w:marTop w:val="0"/>
          <w:marBottom w:val="0"/>
          <w:divBdr>
            <w:top w:val="none" w:sz="0" w:space="0" w:color="auto"/>
            <w:left w:val="none" w:sz="0" w:space="0" w:color="auto"/>
            <w:bottom w:val="none" w:sz="0" w:space="0" w:color="auto"/>
            <w:right w:val="none" w:sz="0" w:space="0" w:color="auto"/>
          </w:divBdr>
        </w:div>
        <w:div w:id="1574468517">
          <w:marLeft w:val="0"/>
          <w:marRight w:val="0"/>
          <w:marTop w:val="0"/>
          <w:marBottom w:val="0"/>
          <w:divBdr>
            <w:top w:val="none" w:sz="0" w:space="0" w:color="auto"/>
            <w:left w:val="none" w:sz="0" w:space="0" w:color="auto"/>
            <w:bottom w:val="none" w:sz="0" w:space="0" w:color="auto"/>
            <w:right w:val="none" w:sz="0" w:space="0" w:color="auto"/>
          </w:divBdr>
        </w:div>
        <w:div w:id="472405673">
          <w:marLeft w:val="0"/>
          <w:marRight w:val="0"/>
          <w:marTop w:val="0"/>
          <w:marBottom w:val="0"/>
          <w:divBdr>
            <w:top w:val="none" w:sz="0" w:space="0" w:color="auto"/>
            <w:left w:val="none" w:sz="0" w:space="0" w:color="auto"/>
            <w:bottom w:val="none" w:sz="0" w:space="0" w:color="auto"/>
            <w:right w:val="none" w:sz="0" w:space="0" w:color="auto"/>
          </w:divBdr>
        </w:div>
        <w:div w:id="641269978">
          <w:marLeft w:val="0"/>
          <w:marRight w:val="0"/>
          <w:marTop w:val="0"/>
          <w:marBottom w:val="0"/>
          <w:divBdr>
            <w:top w:val="none" w:sz="0" w:space="0" w:color="auto"/>
            <w:left w:val="none" w:sz="0" w:space="0" w:color="auto"/>
            <w:bottom w:val="none" w:sz="0" w:space="0" w:color="auto"/>
            <w:right w:val="none" w:sz="0" w:space="0" w:color="auto"/>
          </w:divBdr>
        </w:div>
        <w:div w:id="959263099">
          <w:marLeft w:val="0"/>
          <w:marRight w:val="0"/>
          <w:marTop w:val="0"/>
          <w:marBottom w:val="0"/>
          <w:divBdr>
            <w:top w:val="none" w:sz="0" w:space="0" w:color="auto"/>
            <w:left w:val="none" w:sz="0" w:space="0" w:color="auto"/>
            <w:bottom w:val="none" w:sz="0" w:space="0" w:color="auto"/>
            <w:right w:val="none" w:sz="0" w:space="0" w:color="auto"/>
          </w:divBdr>
        </w:div>
        <w:div w:id="1512914625">
          <w:marLeft w:val="0"/>
          <w:marRight w:val="0"/>
          <w:marTop w:val="0"/>
          <w:marBottom w:val="0"/>
          <w:divBdr>
            <w:top w:val="none" w:sz="0" w:space="0" w:color="auto"/>
            <w:left w:val="none" w:sz="0" w:space="0" w:color="auto"/>
            <w:bottom w:val="none" w:sz="0" w:space="0" w:color="auto"/>
            <w:right w:val="none" w:sz="0" w:space="0" w:color="auto"/>
          </w:divBdr>
        </w:div>
        <w:div w:id="349840975">
          <w:marLeft w:val="0"/>
          <w:marRight w:val="0"/>
          <w:marTop w:val="0"/>
          <w:marBottom w:val="0"/>
          <w:divBdr>
            <w:top w:val="none" w:sz="0" w:space="0" w:color="auto"/>
            <w:left w:val="none" w:sz="0" w:space="0" w:color="auto"/>
            <w:bottom w:val="none" w:sz="0" w:space="0" w:color="auto"/>
            <w:right w:val="none" w:sz="0" w:space="0" w:color="auto"/>
          </w:divBdr>
        </w:div>
        <w:div w:id="967515809">
          <w:marLeft w:val="0"/>
          <w:marRight w:val="0"/>
          <w:marTop w:val="0"/>
          <w:marBottom w:val="0"/>
          <w:divBdr>
            <w:top w:val="none" w:sz="0" w:space="0" w:color="auto"/>
            <w:left w:val="none" w:sz="0" w:space="0" w:color="auto"/>
            <w:bottom w:val="none" w:sz="0" w:space="0" w:color="auto"/>
            <w:right w:val="none" w:sz="0" w:space="0" w:color="auto"/>
          </w:divBdr>
        </w:div>
        <w:div w:id="496657462">
          <w:marLeft w:val="0"/>
          <w:marRight w:val="0"/>
          <w:marTop w:val="0"/>
          <w:marBottom w:val="0"/>
          <w:divBdr>
            <w:top w:val="none" w:sz="0" w:space="0" w:color="auto"/>
            <w:left w:val="none" w:sz="0" w:space="0" w:color="auto"/>
            <w:bottom w:val="none" w:sz="0" w:space="0" w:color="auto"/>
            <w:right w:val="none" w:sz="0" w:space="0" w:color="auto"/>
          </w:divBdr>
        </w:div>
        <w:div w:id="225721248">
          <w:marLeft w:val="0"/>
          <w:marRight w:val="0"/>
          <w:marTop w:val="0"/>
          <w:marBottom w:val="0"/>
          <w:divBdr>
            <w:top w:val="none" w:sz="0" w:space="0" w:color="auto"/>
            <w:left w:val="none" w:sz="0" w:space="0" w:color="auto"/>
            <w:bottom w:val="none" w:sz="0" w:space="0" w:color="auto"/>
            <w:right w:val="none" w:sz="0" w:space="0" w:color="auto"/>
          </w:divBdr>
        </w:div>
        <w:div w:id="2098164089">
          <w:marLeft w:val="0"/>
          <w:marRight w:val="0"/>
          <w:marTop w:val="0"/>
          <w:marBottom w:val="0"/>
          <w:divBdr>
            <w:top w:val="none" w:sz="0" w:space="0" w:color="auto"/>
            <w:left w:val="none" w:sz="0" w:space="0" w:color="auto"/>
            <w:bottom w:val="none" w:sz="0" w:space="0" w:color="auto"/>
            <w:right w:val="none" w:sz="0" w:space="0" w:color="auto"/>
          </w:divBdr>
        </w:div>
        <w:div w:id="1600677163">
          <w:marLeft w:val="0"/>
          <w:marRight w:val="0"/>
          <w:marTop w:val="0"/>
          <w:marBottom w:val="0"/>
          <w:divBdr>
            <w:top w:val="none" w:sz="0" w:space="0" w:color="auto"/>
            <w:left w:val="none" w:sz="0" w:space="0" w:color="auto"/>
            <w:bottom w:val="none" w:sz="0" w:space="0" w:color="auto"/>
            <w:right w:val="none" w:sz="0" w:space="0" w:color="auto"/>
          </w:divBdr>
        </w:div>
        <w:div w:id="1286350947">
          <w:marLeft w:val="0"/>
          <w:marRight w:val="0"/>
          <w:marTop w:val="0"/>
          <w:marBottom w:val="0"/>
          <w:divBdr>
            <w:top w:val="none" w:sz="0" w:space="0" w:color="auto"/>
            <w:left w:val="none" w:sz="0" w:space="0" w:color="auto"/>
            <w:bottom w:val="none" w:sz="0" w:space="0" w:color="auto"/>
            <w:right w:val="none" w:sz="0" w:space="0" w:color="auto"/>
          </w:divBdr>
        </w:div>
        <w:div w:id="2022469556">
          <w:marLeft w:val="0"/>
          <w:marRight w:val="0"/>
          <w:marTop w:val="0"/>
          <w:marBottom w:val="0"/>
          <w:divBdr>
            <w:top w:val="none" w:sz="0" w:space="0" w:color="auto"/>
            <w:left w:val="none" w:sz="0" w:space="0" w:color="auto"/>
            <w:bottom w:val="none" w:sz="0" w:space="0" w:color="auto"/>
            <w:right w:val="none" w:sz="0" w:space="0" w:color="auto"/>
          </w:divBdr>
        </w:div>
        <w:div w:id="4481312">
          <w:marLeft w:val="0"/>
          <w:marRight w:val="0"/>
          <w:marTop w:val="0"/>
          <w:marBottom w:val="0"/>
          <w:divBdr>
            <w:top w:val="none" w:sz="0" w:space="0" w:color="auto"/>
            <w:left w:val="none" w:sz="0" w:space="0" w:color="auto"/>
            <w:bottom w:val="none" w:sz="0" w:space="0" w:color="auto"/>
            <w:right w:val="none" w:sz="0" w:space="0" w:color="auto"/>
          </w:divBdr>
        </w:div>
        <w:div w:id="888998914">
          <w:marLeft w:val="0"/>
          <w:marRight w:val="0"/>
          <w:marTop w:val="0"/>
          <w:marBottom w:val="0"/>
          <w:divBdr>
            <w:top w:val="none" w:sz="0" w:space="0" w:color="auto"/>
            <w:left w:val="none" w:sz="0" w:space="0" w:color="auto"/>
            <w:bottom w:val="none" w:sz="0" w:space="0" w:color="auto"/>
            <w:right w:val="none" w:sz="0" w:space="0" w:color="auto"/>
          </w:divBdr>
        </w:div>
        <w:div w:id="561864200">
          <w:marLeft w:val="0"/>
          <w:marRight w:val="0"/>
          <w:marTop w:val="0"/>
          <w:marBottom w:val="0"/>
          <w:divBdr>
            <w:top w:val="none" w:sz="0" w:space="0" w:color="auto"/>
            <w:left w:val="none" w:sz="0" w:space="0" w:color="auto"/>
            <w:bottom w:val="none" w:sz="0" w:space="0" w:color="auto"/>
            <w:right w:val="none" w:sz="0" w:space="0" w:color="auto"/>
          </w:divBdr>
        </w:div>
        <w:div w:id="2137940586">
          <w:marLeft w:val="0"/>
          <w:marRight w:val="0"/>
          <w:marTop w:val="0"/>
          <w:marBottom w:val="0"/>
          <w:divBdr>
            <w:top w:val="none" w:sz="0" w:space="0" w:color="auto"/>
            <w:left w:val="none" w:sz="0" w:space="0" w:color="auto"/>
            <w:bottom w:val="none" w:sz="0" w:space="0" w:color="auto"/>
            <w:right w:val="none" w:sz="0" w:space="0" w:color="auto"/>
          </w:divBdr>
        </w:div>
        <w:div w:id="827595451">
          <w:marLeft w:val="0"/>
          <w:marRight w:val="0"/>
          <w:marTop w:val="0"/>
          <w:marBottom w:val="0"/>
          <w:divBdr>
            <w:top w:val="none" w:sz="0" w:space="0" w:color="auto"/>
            <w:left w:val="none" w:sz="0" w:space="0" w:color="auto"/>
            <w:bottom w:val="none" w:sz="0" w:space="0" w:color="auto"/>
            <w:right w:val="none" w:sz="0" w:space="0" w:color="auto"/>
          </w:divBdr>
        </w:div>
        <w:div w:id="128472529">
          <w:marLeft w:val="0"/>
          <w:marRight w:val="0"/>
          <w:marTop w:val="0"/>
          <w:marBottom w:val="0"/>
          <w:divBdr>
            <w:top w:val="none" w:sz="0" w:space="0" w:color="auto"/>
            <w:left w:val="none" w:sz="0" w:space="0" w:color="auto"/>
            <w:bottom w:val="none" w:sz="0" w:space="0" w:color="auto"/>
            <w:right w:val="none" w:sz="0" w:space="0" w:color="auto"/>
          </w:divBdr>
        </w:div>
        <w:div w:id="1550335756">
          <w:marLeft w:val="0"/>
          <w:marRight w:val="0"/>
          <w:marTop w:val="0"/>
          <w:marBottom w:val="0"/>
          <w:divBdr>
            <w:top w:val="none" w:sz="0" w:space="0" w:color="auto"/>
            <w:left w:val="none" w:sz="0" w:space="0" w:color="auto"/>
            <w:bottom w:val="none" w:sz="0" w:space="0" w:color="auto"/>
            <w:right w:val="none" w:sz="0" w:space="0" w:color="auto"/>
          </w:divBdr>
        </w:div>
        <w:div w:id="924538408">
          <w:marLeft w:val="0"/>
          <w:marRight w:val="0"/>
          <w:marTop w:val="0"/>
          <w:marBottom w:val="0"/>
          <w:divBdr>
            <w:top w:val="none" w:sz="0" w:space="0" w:color="auto"/>
            <w:left w:val="none" w:sz="0" w:space="0" w:color="auto"/>
            <w:bottom w:val="none" w:sz="0" w:space="0" w:color="auto"/>
            <w:right w:val="none" w:sz="0" w:space="0" w:color="auto"/>
          </w:divBdr>
        </w:div>
        <w:div w:id="1552231091">
          <w:marLeft w:val="0"/>
          <w:marRight w:val="0"/>
          <w:marTop w:val="0"/>
          <w:marBottom w:val="0"/>
          <w:divBdr>
            <w:top w:val="none" w:sz="0" w:space="0" w:color="auto"/>
            <w:left w:val="none" w:sz="0" w:space="0" w:color="auto"/>
            <w:bottom w:val="none" w:sz="0" w:space="0" w:color="auto"/>
            <w:right w:val="none" w:sz="0" w:space="0" w:color="auto"/>
          </w:divBdr>
        </w:div>
        <w:div w:id="1003053204">
          <w:marLeft w:val="0"/>
          <w:marRight w:val="0"/>
          <w:marTop w:val="0"/>
          <w:marBottom w:val="0"/>
          <w:divBdr>
            <w:top w:val="none" w:sz="0" w:space="0" w:color="auto"/>
            <w:left w:val="none" w:sz="0" w:space="0" w:color="auto"/>
            <w:bottom w:val="none" w:sz="0" w:space="0" w:color="auto"/>
            <w:right w:val="none" w:sz="0" w:space="0" w:color="auto"/>
          </w:divBdr>
        </w:div>
        <w:div w:id="560944212">
          <w:marLeft w:val="0"/>
          <w:marRight w:val="0"/>
          <w:marTop w:val="0"/>
          <w:marBottom w:val="0"/>
          <w:divBdr>
            <w:top w:val="none" w:sz="0" w:space="0" w:color="auto"/>
            <w:left w:val="none" w:sz="0" w:space="0" w:color="auto"/>
            <w:bottom w:val="none" w:sz="0" w:space="0" w:color="auto"/>
            <w:right w:val="none" w:sz="0" w:space="0" w:color="auto"/>
          </w:divBdr>
        </w:div>
        <w:div w:id="786898910">
          <w:marLeft w:val="0"/>
          <w:marRight w:val="0"/>
          <w:marTop w:val="0"/>
          <w:marBottom w:val="0"/>
          <w:divBdr>
            <w:top w:val="none" w:sz="0" w:space="0" w:color="auto"/>
            <w:left w:val="none" w:sz="0" w:space="0" w:color="auto"/>
            <w:bottom w:val="none" w:sz="0" w:space="0" w:color="auto"/>
            <w:right w:val="none" w:sz="0" w:space="0" w:color="auto"/>
          </w:divBdr>
        </w:div>
        <w:div w:id="557008879">
          <w:marLeft w:val="0"/>
          <w:marRight w:val="0"/>
          <w:marTop w:val="0"/>
          <w:marBottom w:val="0"/>
          <w:divBdr>
            <w:top w:val="none" w:sz="0" w:space="0" w:color="auto"/>
            <w:left w:val="none" w:sz="0" w:space="0" w:color="auto"/>
            <w:bottom w:val="none" w:sz="0" w:space="0" w:color="auto"/>
            <w:right w:val="none" w:sz="0" w:space="0" w:color="auto"/>
          </w:divBdr>
        </w:div>
        <w:div w:id="685180750">
          <w:marLeft w:val="0"/>
          <w:marRight w:val="0"/>
          <w:marTop w:val="0"/>
          <w:marBottom w:val="0"/>
          <w:divBdr>
            <w:top w:val="none" w:sz="0" w:space="0" w:color="auto"/>
            <w:left w:val="none" w:sz="0" w:space="0" w:color="auto"/>
            <w:bottom w:val="none" w:sz="0" w:space="0" w:color="auto"/>
            <w:right w:val="none" w:sz="0" w:space="0" w:color="auto"/>
          </w:divBdr>
        </w:div>
        <w:div w:id="1209760812">
          <w:marLeft w:val="0"/>
          <w:marRight w:val="0"/>
          <w:marTop w:val="0"/>
          <w:marBottom w:val="0"/>
          <w:divBdr>
            <w:top w:val="none" w:sz="0" w:space="0" w:color="auto"/>
            <w:left w:val="none" w:sz="0" w:space="0" w:color="auto"/>
            <w:bottom w:val="none" w:sz="0" w:space="0" w:color="auto"/>
            <w:right w:val="none" w:sz="0" w:space="0" w:color="auto"/>
          </w:divBdr>
        </w:div>
        <w:div w:id="1098136105">
          <w:marLeft w:val="0"/>
          <w:marRight w:val="0"/>
          <w:marTop w:val="0"/>
          <w:marBottom w:val="0"/>
          <w:divBdr>
            <w:top w:val="none" w:sz="0" w:space="0" w:color="auto"/>
            <w:left w:val="none" w:sz="0" w:space="0" w:color="auto"/>
            <w:bottom w:val="none" w:sz="0" w:space="0" w:color="auto"/>
            <w:right w:val="none" w:sz="0" w:space="0" w:color="auto"/>
          </w:divBdr>
        </w:div>
        <w:div w:id="1235625070">
          <w:marLeft w:val="0"/>
          <w:marRight w:val="0"/>
          <w:marTop w:val="0"/>
          <w:marBottom w:val="0"/>
          <w:divBdr>
            <w:top w:val="none" w:sz="0" w:space="0" w:color="auto"/>
            <w:left w:val="none" w:sz="0" w:space="0" w:color="auto"/>
            <w:bottom w:val="none" w:sz="0" w:space="0" w:color="auto"/>
            <w:right w:val="none" w:sz="0" w:space="0" w:color="auto"/>
          </w:divBdr>
        </w:div>
        <w:div w:id="804546529">
          <w:marLeft w:val="0"/>
          <w:marRight w:val="0"/>
          <w:marTop w:val="0"/>
          <w:marBottom w:val="0"/>
          <w:divBdr>
            <w:top w:val="none" w:sz="0" w:space="0" w:color="auto"/>
            <w:left w:val="none" w:sz="0" w:space="0" w:color="auto"/>
            <w:bottom w:val="none" w:sz="0" w:space="0" w:color="auto"/>
            <w:right w:val="none" w:sz="0" w:space="0" w:color="auto"/>
          </w:divBdr>
        </w:div>
        <w:div w:id="1197934282">
          <w:marLeft w:val="0"/>
          <w:marRight w:val="0"/>
          <w:marTop w:val="0"/>
          <w:marBottom w:val="0"/>
          <w:divBdr>
            <w:top w:val="none" w:sz="0" w:space="0" w:color="auto"/>
            <w:left w:val="none" w:sz="0" w:space="0" w:color="auto"/>
            <w:bottom w:val="none" w:sz="0" w:space="0" w:color="auto"/>
            <w:right w:val="none" w:sz="0" w:space="0" w:color="auto"/>
          </w:divBdr>
        </w:div>
        <w:div w:id="1967732198">
          <w:marLeft w:val="0"/>
          <w:marRight w:val="0"/>
          <w:marTop w:val="0"/>
          <w:marBottom w:val="0"/>
          <w:divBdr>
            <w:top w:val="none" w:sz="0" w:space="0" w:color="auto"/>
            <w:left w:val="none" w:sz="0" w:space="0" w:color="auto"/>
            <w:bottom w:val="none" w:sz="0" w:space="0" w:color="auto"/>
            <w:right w:val="none" w:sz="0" w:space="0" w:color="auto"/>
          </w:divBdr>
        </w:div>
        <w:div w:id="1458179553">
          <w:marLeft w:val="0"/>
          <w:marRight w:val="0"/>
          <w:marTop w:val="0"/>
          <w:marBottom w:val="0"/>
          <w:divBdr>
            <w:top w:val="none" w:sz="0" w:space="0" w:color="auto"/>
            <w:left w:val="none" w:sz="0" w:space="0" w:color="auto"/>
            <w:bottom w:val="none" w:sz="0" w:space="0" w:color="auto"/>
            <w:right w:val="none" w:sz="0" w:space="0" w:color="auto"/>
          </w:divBdr>
        </w:div>
        <w:div w:id="251357631">
          <w:marLeft w:val="0"/>
          <w:marRight w:val="0"/>
          <w:marTop w:val="0"/>
          <w:marBottom w:val="0"/>
          <w:divBdr>
            <w:top w:val="none" w:sz="0" w:space="0" w:color="auto"/>
            <w:left w:val="none" w:sz="0" w:space="0" w:color="auto"/>
            <w:bottom w:val="none" w:sz="0" w:space="0" w:color="auto"/>
            <w:right w:val="none" w:sz="0" w:space="0" w:color="auto"/>
          </w:divBdr>
        </w:div>
        <w:div w:id="1592734090">
          <w:marLeft w:val="0"/>
          <w:marRight w:val="0"/>
          <w:marTop w:val="0"/>
          <w:marBottom w:val="0"/>
          <w:divBdr>
            <w:top w:val="none" w:sz="0" w:space="0" w:color="auto"/>
            <w:left w:val="none" w:sz="0" w:space="0" w:color="auto"/>
            <w:bottom w:val="none" w:sz="0" w:space="0" w:color="auto"/>
            <w:right w:val="none" w:sz="0" w:space="0" w:color="auto"/>
          </w:divBdr>
        </w:div>
        <w:div w:id="592015811">
          <w:marLeft w:val="0"/>
          <w:marRight w:val="0"/>
          <w:marTop w:val="0"/>
          <w:marBottom w:val="0"/>
          <w:divBdr>
            <w:top w:val="none" w:sz="0" w:space="0" w:color="auto"/>
            <w:left w:val="none" w:sz="0" w:space="0" w:color="auto"/>
            <w:bottom w:val="none" w:sz="0" w:space="0" w:color="auto"/>
            <w:right w:val="none" w:sz="0" w:space="0" w:color="auto"/>
          </w:divBdr>
        </w:div>
        <w:div w:id="2109037341">
          <w:marLeft w:val="0"/>
          <w:marRight w:val="0"/>
          <w:marTop w:val="0"/>
          <w:marBottom w:val="0"/>
          <w:divBdr>
            <w:top w:val="none" w:sz="0" w:space="0" w:color="auto"/>
            <w:left w:val="none" w:sz="0" w:space="0" w:color="auto"/>
            <w:bottom w:val="none" w:sz="0" w:space="0" w:color="auto"/>
            <w:right w:val="none" w:sz="0" w:space="0" w:color="auto"/>
          </w:divBdr>
        </w:div>
        <w:div w:id="337661788">
          <w:marLeft w:val="0"/>
          <w:marRight w:val="0"/>
          <w:marTop w:val="0"/>
          <w:marBottom w:val="0"/>
          <w:divBdr>
            <w:top w:val="none" w:sz="0" w:space="0" w:color="auto"/>
            <w:left w:val="none" w:sz="0" w:space="0" w:color="auto"/>
            <w:bottom w:val="none" w:sz="0" w:space="0" w:color="auto"/>
            <w:right w:val="none" w:sz="0" w:space="0" w:color="auto"/>
          </w:divBdr>
        </w:div>
        <w:div w:id="550463090">
          <w:marLeft w:val="0"/>
          <w:marRight w:val="0"/>
          <w:marTop w:val="0"/>
          <w:marBottom w:val="0"/>
          <w:divBdr>
            <w:top w:val="none" w:sz="0" w:space="0" w:color="auto"/>
            <w:left w:val="none" w:sz="0" w:space="0" w:color="auto"/>
            <w:bottom w:val="none" w:sz="0" w:space="0" w:color="auto"/>
            <w:right w:val="none" w:sz="0" w:space="0" w:color="auto"/>
          </w:divBdr>
        </w:div>
        <w:div w:id="1379744689">
          <w:marLeft w:val="0"/>
          <w:marRight w:val="0"/>
          <w:marTop w:val="0"/>
          <w:marBottom w:val="0"/>
          <w:divBdr>
            <w:top w:val="none" w:sz="0" w:space="0" w:color="auto"/>
            <w:left w:val="none" w:sz="0" w:space="0" w:color="auto"/>
            <w:bottom w:val="none" w:sz="0" w:space="0" w:color="auto"/>
            <w:right w:val="none" w:sz="0" w:space="0" w:color="auto"/>
          </w:divBdr>
        </w:div>
        <w:div w:id="179978546">
          <w:marLeft w:val="0"/>
          <w:marRight w:val="0"/>
          <w:marTop w:val="0"/>
          <w:marBottom w:val="0"/>
          <w:divBdr>
            <w:top w:val="none" w:sz="0" w:space="0" w:color="auto"/>
            <w:left w:val="none" w:sz="0" w:space="0" w:color="auto"/>
            <w:bottom w:val="none" w:sz="0" w:space="0" w:color="auto"/>
            <w:right w:val="none" w:sz="0" w:space="0" w:color="auto"/>
          </w:divBdr>
        </w:div>
        <w:div w:id="684746112">
          <w:marLeft w:val="0"/>
          <w:marRight w:val="0"/>
          <w:marTop w:val="0"/>
          <w:marBottom w:val="0"/>
          <w:divBdr>
            <w:top w:val="none" w:sz="0" w:space="0" w:color="auto"/>
            <w:left w:val="none" w:sz="0" w:space="0" w:color="auto"/>
            <w:bottom w:val="none" w:sz="0" w:space="0" w:color="auto"/>
            <w:right w:val="none" w:sz="0" w:space="0" w:color="auto"/>
          </w:divBdr>
        </w:div>
        <w:div w:id="213009146">
          <w:marLeft w:val="0"/>
          <w:marRight w:val="0"/>
          <w:marTop w:val="0"/>
          <w:marBottom w:val="0"/>
          <w:divBdr>
            <w:top w:val="none" w:sz="0" w:space="0" w:color="auto"/>
            <w:left w:val="none" w:sz="0" w:space="0" w:color="auto"/>
            <w:bottom w:val="none" w:sz="0" w:space="0" w:color="auto"/>
            <w:right w:val="none" w:sz="0" w:space="0" w:color="auto"/>
          </w:divBdr>
        </w:div>
        <w:div w:id="11343198">
          <w:marLeft w:val="0"/>
          <w:marRight w:val="0"/>
          <w:marTop w:val="0"/>
          <w:marBottom w:val="0"/>
          <w:divBdr>
            <w:top w:val="none" w:sz="0" w:space="0" w:color="auto"/>
            <w:left w:val="none" w:sz="0" w:space="0" w:color="auto"/>
            <w:bottom w:val="none" w:sz="0" w:space="0" w:color="auto"/>
            <w:right w:val="none" w:sz="0" w:space="0" w:color="auto"/>
          </w:divBdr>
        </w:div>
        <w:div w:id="870339791">
          <w:marLeft w:val="0"/>
          <w:marRight w:val="0"/>
          <w:marTop w:val="0"/>
          <w:marBottom w:val="0"/>
          <w:divBdr>
            <w:top w:val="none" w:sz="0" w:space="0" w:color="auto"/>
            <w:left w:val="none" w:sz="0" w:space="0" w:color="auto"/>
            <w:bottom w:val="none" w:sz="0" w:space="0" w:color="auto"/>
            <w:right w:val="none" w:sz="0" w:space="0" w:color="auto"/>
          </w:divBdr>
        </w:div>
        <w:div w:id="806048793">
          <w:marLeft w:val="0"/>
          <w:marRight w:val="0"/>
          <w:marTop w:val="0"/>
          <w:marBottom w:val="0"/>
          <w:divBdr>
            <w:top w:val="none" w:sz="0" w:space="0" w:color="auto"/>
            <w:left w:val="none" w:sz="0" w:space="0" w:color="auto"/>
            <w:bottom w:val="none" w:sz="0" w:space="0" w:color="auto"/>
            <w:right w:val="none" w:sz="0" w:space="0" w:color="auto"/>
          </w:divBdr>
        </w:div>
        <w:div w:id="1784305263">
          <w:marLeft w:val="0"/>
          <w:marRight w:val="0"/>
          <w:marTop w:val="0"/>
          <w:marBottom w:val="0"/>
          <w:divBdr>
            <w:top w:val="none" w:sz="0" w:space="0" w:color="auto"/>
            <w:left w:val="none" w:sz="0" w:space="0" w:color="auto"/>
            <w:bottom w:val="none" w:sz="0" w:space="0" w:color="auto"/>
            <w:right w:val="none" w:sz="0" w:space="0" w:color="auto"/>
          </w:divBdr>
        </w:div>
        <w:div w:id="2049985944">
          <w:marLeft w:val="0"/>
          <w:marRight w:val="0"/>
          <w:marTop w:val="0"/>
          <w:marBottom w:val="0"/>
          <w:divBdr>
            <w:top w:val="none" w:sz="0" w:space="0" w:color="auto"/>
            <w:left w:val="none" w:sz="0" w:space="0" w:color="auto"/>
            <w:bottom w:val="none" w:sz="0" w:space="0" w:color="auto"/>
            <w:right w:val="none" w:sz="0" w:space="0" w:color="auto"/>
          </w:divBdr>
        </w:div>
        <w:div w:id="1496532628">
          <w:marLeft w:val="0"/>
          <w:marRight w:val="0"/>
          <w:marTop w:val="0"/>
          <w:marBottom w:val="0"/>
          <w:divBdr>
            <w:top w:val="none" w:sz="0" w:space="0" w:color="auto"/>
            <w:left w:val="none" w:sz="0" w:space="0" w:color="auto"/>
            <w:bottom w:val="none" w:sz="0" w:space="0" w:color="auto"/>
            <w:right w:val="none" w:sz="0" w:space="0" w:color="auto"/>
          </w:divBdr>
        </w:div>
        <w:div w:id="688527201">
          <w:marLeft w:val="0"/>
          <w:marRight w:val="0"/>
          <w:marTop w:val="0"/>
          <w:marBottom w:val="0"/>
          <w:divBdr>
            <w:top w:val="none" w:sz="0" w:space="0" w:color="auto"/>
            <w:left w:val="none" w:sz="0" w:space="0" w:color="auto"/>
            <w:bottom w:val="none" w:sz="0" w:space="0" w:color="auto"/>
            <w:right w:val="none" w:sz="0" w:space="0" w:color="auto"/>
          </w:divBdr>
        </w:div>
        <w:div w:id="1737975508">
          <w:marLeft w:val="0"/>
          <w:marRight w:val="0"/>
          <w:marTop w:val="0"/>
          <w:marBottom w:val="0"/>
          <w:divBdr>
            <w:top w:val="none" w:sz="0" w:space="0" w:color="auto"/>
            <w:left w:val="none" w:sz="0" w:space="0" w:color="auto"/>
            <w:bottom w:val="none" w:sz="0" w:space="0" w:color="auto"/>
            <w:right w:val="none" w:sz="0" w:space="0" w:color="auto"/>
          </w:divBdr>
        </w:div>
        <w:div w:id="2072149179">
          <w:marLeft w:val="0"/>
          <w:marRight w:val="0"/>
          <w:marTop w:val="0"/>
          <w:marBottom w:val="0"/>
          <w:divBdr>
            <w:top w:val="none" w:sz="0" w:space="0" w:color="auto"/>
            <w:left w:val="none" w:sz="0" w:space="0" w:color="auto"/>
            <w:bottom w:val="none" w:sz="0" w:space="0" w:color="auto"/>
            <w:right w:val="none" w:sz="0" w:space="0" w:color="auto"/>
          </w:divBdr>
        </w:div>
        <w:div w:id="1216745987">
          <w:marLeft w:val="0"/>
          <w:marRight w:val="0"/>
          <w:marTop w:val="0"/>
          <w:marBottom w:val="0"/>
          <w:divBdr>
            <w:top w:val="none" w:sz="0" w:space="0" w:color="auto"/>
            <w:left w:val="none" w:sz="0" w:space="0" w:color="auto"/>
            <w:bottom w:val="none" w:sz="0" w:space="0" w:color="auto"/>
            <w:right w:val="none" w:sz="0" w:space="0" w:color="auto"/>
          </w:divBdr>
        </w:div>
        <w:div w:id="2053143089">
          <w:marLeft w:val="0"/>
          <w:marRight w:val="0"/>
          <w:marTop w:val="0"/>
          <w:marBottom w:val="0"/>
          <w:divBdr>
            <w:top w:val="none" w:sz="0" w:space="0" w:color="auto"/>
            <w:left w:val="none" w:sz="0" w:space="0" w:color="auto"/>
            <w:bottom w:val="none" w:sz="0" w:space="0" w:color="auto"/>
            <w:right w:val="none" w:sz="0" w:space="0" w:color="auto"/>
          </w:divBdr>
        </w:div>
        <w:div w:id="1425764534">
          <w:marLeft w:val="0"/>
          <w:marRight w:val="0"/>
          <w:marTop w:val="0"/>
          <w:marBottom w:val="0"/>
          <w:divBdr>
            <w:top w:val="none" w:sz="0" w:space="0" w:color="auto"/>
            <w:left w:val="none" w:sz="0" w:space="0" w:color="auto"/>
            <w:bottom w:val="none" w:sz="0" w:space="0" w:color="auto"/>
            <w:right w:val="none" w:sz="0" w:space="0" w:color="auto"/>
          </w:divBdr>
        </w:div>
        <w:div w:id="846288001">
          <w:marLeft w:val="0"/>
          <w:marRight w:val="0"/>
          <w:marTop w:val="0"/>
          <w:marBottom w:val="0"/>
          <w:divBdr>
            <w:top w:val="none" w:sz="0" w:space="0" w:color="auto"/>
            <w:left w:val="none" w:sz="0" w:space="0" w:color="auto"/>
            <w:bottom w:val="none" w:sz="0" w:space="0" w:color="auto"/>
            <w:right w:val="none" w:sz="0" w:space="0" w:color="auto"/>
          </w:divBdr>
        </w:div>
        <w:div w:id="120265754">
          <w:marLeft w:val="0"/>
          <w:marRight w:val="0"/>
          <w:marTop w:val="0"/>
          <w:marBottom w:val="0"/>
          <w:divBdr>
            <w:top w:val="none" w:sz="0" w:space="0" w:color="auto"/>
            <w:left w:val="none" w:sz="0" w:space="0" w:color="auto"/>
            <w:bottom w:val="none" w:sz="0" w:space="0" w:color="auto"/>
            <w:right w:val="none" w:sz="0" w:space="0" w:color="auto"/>
          </w:divBdr>
        </w:div>
        <w:div w:id="815797366">
          <w:marLeft w:val="0"/>
          <w:marRight w:val="0"/>
          <w:marTop w:val="0"/>
          <w:marBottom w:val="0"/>
          <w:divBdr>
            <w:top w:val="none" w:sz="0" w:space="0" w:color="auto"/>
            <w:left w:val="none" w:sz="0" w:space="0" w:color="auto"/>
            <w:bottom w:val="none" w:sz="0" w:space="0" w:color="auto"/>
            <w:right w:val="none" w:sz="0" w:space="0" w:color="auto"/>
          </w:divBdr>
        </w:div>
        <w:div w:id="2009676209">
          <w:marLeft w:val="0"/>
          <w:marRight w:val="0"/>
          <w:marTop w:val="0"/>
          <w:marBottom w:val="0"/>
          <w:divBdr>
            <w:top w:val="none" w:sz="0" w:space="0" w:color="auto"/>
            <w:left w:val="none" w:sz="0" w:space="0" w:color="auto"/>
            <w:bottom w:val="none" w:sz="0" w:space="0" w:color="auto"/>
            <w:right w:val="none" w:sz="0" w:space="0" w:color="auto"/>
          </w:divBdr>
        </w:div>
        <w:div w:id="1217013719">
          <w:marLeft w:val="0"/>
          <w:marRight w:val="0"/>
          <w:marTop w:val="0"/>
          <w:marBottom w:val="0"/>
          <w:divBdr>
            <w:top w:val="none" w:sz="0" w:space="0" w:color="auto"/>
            <w:left w:val="none" w:sz="0" w:space="0" w:color="auto"/>
            <w:bottom w:val="none" w:sz="0" w:space="0" w:color="auto"/>
            <w:right w:val="none" w:sz="0" w:space="0" w:color="auto"/>
          </w:divBdr>
        </w:div>
        <w:div w:id="1809738783">
          <w:marLeft w:val="0"/>
          <w:marRight w:val="0"/>
          <w:marTop w:val="0"/>
          <w:marBottom w:val="0"/>
          <w:divBdr>
            <w:top w:val="none" w:sz="0" w:space="0" w:color="auto"/>
            <w:left w:val="none" w:sz="0" w:space="0" w:color="auto"/>
            <w:bottom w:val="none" w:sz="0" w:space="0" w:color="auto"/>
            <w:right w:val="none" w:sz="0" w:space="0" w:color="auto"/>
          </w:divBdr>
        </w:div>
        <w:div w:id="375348466">
          <w:marLeft w:val="0"/>
          <w:marRight w:val="0"/>
          <w:marTop w:val="0"/>
          <w:marBottom w:val="0"/>
          <w:divBdr>
            <w:top w:val="none" w:sz="0" w:space="0" w:color="auto"/>
            <w:left w:val="none" w:sz="0" w:space="0" w:color="auto"/>
            <w:bottom w:val="none" w:sz="0" w:space="0" w:color="auto"/>
            <w:right w:val="none" w:sz="0" w:space="0" w:color="auto"/>
          </w:divBdr>
        </w:div>
        <w:div w:id="1686399514">
          <w:marLeft w:val="0"/>
          <w:marRight w:val="0"/>
          <w:marTop w:val="0"/>
          <w:marBottom w:val="0"/>
          <w:divBdr>
            <w:top w:val="none" w:sz="0" w:space="0" w:color="auto"/>
            <w:left w:val="none" w:sz="0" w:space="0" w:color="auto"/>
            <w:bottom w:val="none" w:sz="0" w:space="0" w:color="auto"/>
            <w:right w:val="none" w:sz="0" w:space="0" w:color="auto"/>
          </w:divBdr>
        </w:div>
        <w:div w:id="172914591">
          <w:marLeft w:val="0"/>
          <w:marRight w:val="0"/>
          <w:marTop w:val="0"/>
          <w:marBottom w:val="0"/>
          <w:divBdr>
            <w:top w:val="none" w:sz="0" w:space="0" w:color="auto"/>
            <w:left w:val="none" w:sz="0" w:space="0" w:color="auto"/>
            <w:bottom w:val="none" w:sz="0" w:space="0" w:color="auto"/>
            <w:right w:val="none" w:sz="0" w:space="0" w:color="auto"/>
          </w:divBdr>
        </w:div>
        <w:div w:id="870605322">
          <w:marLeft w:val="0"/>
          <w:marRight w:val="0"/>
          <w:marTop w:val="0"/>
          <w:marBottom w:val="0"/>
          <w:divBdr>
            <w:top w:val="none" w:sz="0" w:space="0" w:color="auto"/>
            <w:left w:val="none" w:sz="0" w:space="0" w:color="auto"/>
            <w:bottom w:val="none" w:sz="0" w:space="0" w:color="auto"/>
            <w:right w:val="none" w:sz="0" w:space="0" w:color="auto"/>
          </w:divBdr>
        </w:div>
        <w:div w:id="1346244289">
          <w:marLeft w:val="0"/>
          <w:marRight w:val="0"/>
          <w:marTop w:val="0"/>
          <w:marBottom w:val="0"/>
          <w:divBdr>
            <w:top w:val="none" w:sz="0" w:space="0" w:color="auto"/>
            <w:left w:val="none" w:sz="0" w:space="0" w:color="auto"/>
            <w:bottom w:val="none" w:sz="0" w:space="0" w:color="auto"/>
            <w:right w:val="none" w:sz="0" w:space="0" w:color="auto"/>
          </w:divBdr>
        </w:div>
        <w:div w:id="2127045899">
          <w:marLeft w:val="0"/>
          <w:marRight w:val="0"/>
          <w:marTop w:val="0"/>
          <w:marBottom w:val="0"/>
          <w:divBdr>
            <w:top w:val="none" w:sz="0" w:space="0" w:color="auto"/>
            <w:left w:val="none" w:sz="0" w:space="0" w:color="auto"/>
            <w:bottom w:val="none" w:sz="0" w:space="0" w:color="auto"/>
            <w:right w:val="none" w:sz="0" w:space="0" w:color="auto"/>
          </w:divBdr>
        </w:div>
        <w:div w:id="447087910">
          <w:marLeft w:val="0"/>
          <w:marRight w:val="0"/>
          <w:marTop w:val="0"/>
          <w:marBottom w:val="0"/>
          <w:divBdr>
            <w:top w:val="none" w:sz="0" w:space="0" w:color="auto"/>
            <w:left w:val="none" w:sz="0" w:space="0" w:color="auto"/>
            <w:bottom w:val="none" w:sz="0" w:space="0" w:color="auto"/>
            <w:right w:val="none" w:sz="0" w:space="0" w:color="auto"/>
          </w:divBdr>
        </w:div>
        <w:div w:id="21055578">
          <w:marLeft w:val="0"/>
          <w:marRight w:val="0"/>
          <w:marTop w:val="0"/>
          <w:marBottom w:val="0"/>
          <w:divBdr>
            <w:top w:val="none" w:sz="0" w:space="0" w:color="auto"/>
            <w:left w:val="none" w:sz="0" w:space="0" w:color="auto"/>
            <w:bottom w:val="none" w:sz="0" w:space="0" w:color="auto"/>
            <w:right w:val="none" w:sz="0" w:space="0" w:color="auto"/>
          </w:divBdr>
        </w:div>
        <w:div w:id="1236628650">
          <w:marLeft w:val="0"/>
          <w:marRight w:val="0"/>
          <w:marTop w:val="0"/>
          <w:marBottom w:val="0"/>
          <w:divBdr>
            <w:top w:val="none" w:sz="0" w:space="0" w:color="auto"/>
            <w:left w:val="none" w:sz="0" w:space="0" w:color="auto"/>
            <w:bottom w:val="none" w:sz="0" w:space="0" w:color="auto"/>
            <w:right w:val="none" w:sz="0" w:space="0" w:color="auto"/>
          </w:divBdr>
        </w:div>
        <w:div w:id="1269308917">
          <w:marLeft w:val="0"/>
          <w:marRight w:val="0"/>
          <w:marTop w:val="0"/>
          <w:marBottom w:val="0"/>
          <w:divBdr>
            <w:top w:val="none" w:sz="0" w:space="0" w:color="auto"/>
            <w:left w:val="none" w:sz="0" w:space="0" w:color="auto"/>
            <w:bottom w:val="none" w:sz="0" w:space="0" w:color="auto"/>
            <w:right w:val="none" w:sz="0" w:space="0" w:color="auto"/>
          </w:divBdr>
        </w:div>
        <w:div w:id="1065491637">
          <w:marLeft w:val="0"/>
          <w:marRight w:val="0"/>
          <w:marTop w:val="0"/>
          <w:marBottom w:val="0"/>
          <w:divBdr>
            <w:top w:val="none" w:sz="0" w:space="0" w:color="auto"/>
            <w:left w:val="none" w:sz="0" w:space="0" w:color="auto"/>
            <w:bottom w:val="none" w:sz="0" w:space="0" w:color="auto"/>
            <w:right w:val="none" w:sz="0" w:space="0" w:color="auto"/>
          </w:divBdr>
        </w:div>
        <w:div w:id="1636448487">
          <w:marLeft w:val="0"/>
          <w:marRight w:val="0"/>
          <w:marTop w:val="0"/>
          <w:marBottom w:val="0"/>
          <w:divBdr>
            <w:top w:val="none" w:sz="0" w:space="0" w:color="auto"/>
            <w:left w:val="none" w:sz="0" w:space="0" w:color="auto"/>
            <w:bottom w:val="none" w:sz="0" w:space="0" w:color="auto"/>
            <w:right w:val="none" w:sz="0" w:space="0" w:color="auto"/>
          </w:divBdr>
        </w:div>
        <w:div w:id="186677983">
          <w:marLeft w:val="0"/>
          <w:marRight w:val="0"/>
          <w:marTop w:val="0"/>
          <w:marBottom w:val="0"/>
          <w:divBdr>
            <w:top w:val="none" w:sz="0" w:space="0" w:color="auto"/>
            <w:left w:val="none" w:sz="0" w:space="0" w:color="auto"/>
            <w:bottom w:val="none" w:sz="0" w:space="0" w:color="auto"/>
            <w:right w:val="none" w:sz="0" w:space="0" w:color="auto"/>
          </w:divBdr>
        </w:div>
        <w:div w:id="1717584959">
          <w:marLeft w:val="0"/>
          <w:marRight w:val="0"/>
          <w:marTop w:val="0"/>
          <w:marBottom w:val="0"/>
          <w:divBdr>
            <w:top w:val="none" w:sz="0" w:space="0" w:color="auto"/>
            <w:left w:val="none" w:sz="0" w:space="0" w:color="auto"/>
            <w:bottom w:val="none" w:sz="0" w:space="0" w:color="auto"/>
            <w:right w:val="none" w:sz="0" w:space="0" w:color="auto"/>
          </w:divBdr>
        </w:div>
        <w:div w:id="1334646276">
          <w:marLeft w:val="0"/>
          <w:marRight w:val="0"/>
          <w:marTop w:val="0"/>
          <w:marBottom w:val="0"/>
          <w:divBdr>
            <w:top w:val="none" w:sz="0" w:space="0" w:color="auto"/>
            <w:left w:val="none" w:sz="0" w:space="0" w:color="auto"/>
            <w:bottom w:val="none" w:sz="0" w:space="0" w:color="auto"/>
            <w:right w:val="none" w:sz="0" w:space="0" w:color="auto"/>
          </w:divBdr>
        </w:div>
        <w:div w:id="327025642">
          <w:marLeft w:val="0"/>
          <w:marRight w:val="0"/>
          <w:marTop w:val="0"/>
          <w:marBottom w:val="0"/>
          <w:divBdr>
            <w:top w:val="none" w:sz="0" w:space="0" w:color="auto"/>
            <w:left w:val="none" w:sz="0" w:space="0" w:color="auto"/>
            <w:bottom w:val="none" w:sz="0" w:space="0" w:color="auto"/>
            <w:right w:val="none" w:sz="0" w:space="0" w:color="auto"/>
          </w:divBdr>
        </w:div>
        <w:div w:id="945428418">
          <w:marLeft w:val="0"/>
          <w:marRight w:val="0"/>
          <w:marTop w:val="0"/>
          <w:marBottom w:val="0"/>
          <w:divBdr>
            <w:top w:val="none" w:sz="0" w:space="0" w:color="auto"/>
            <w:left w:val="none" w:sz="0" w:space="0" w:color="auto"/>
            <w:bottom w:val="none" w:sz="0" w:space="0" w:color="auto"/>
            <w:right w:val="none" w:sz="0" w:space="0" w:color="auto"/>
          </w:divBdr>
        </w:div>
        <w:div w:id="1898542335">
          <w:marLeft w:val="0"/>
          <w:marRight w:val="0"/>
          <w:marTop w:val="0"/>
          <w:marBottom w:val="0"/>
          <w:divBdr>
            <w:top w:val="none" w:sz="0" w:space="0" w:color="auto"/>
            <w:left w:val="none" w:sz="0" w:space="0" w:color="auto"/>
            <w:bottom w:val="none" w:sz="0" w:space="0" w:color="auto"/>
            <w:right w:val="none" w:sz="0" w:space="0" w:color="auto"/>
          </w:divBdr>
        </w:div>
        <w:div w:id="2032294745">
          <w:marLeft w:val="0"/>
          <w:marRight w:val="0"/>
          <w:marTop w:val="0"/>
          <w:marBottom w:val="0"/>
          <w:divBdr>
            <w:top w:val="none" w:sz="0" w:space="0" w:color="auto"/>
            <w:left w:val="none" w:sz="0" w:space="0" w:color="auto"/>
            <w:bottom w:val="none" w:sz="0" w:space="0" w:color="auto"/>
            <w:right w:val="none" w:sz="0" w:space="0" w:color="auto"/>
          </w:divBdr>
        </w:div>
        <w:div w:id="2054895">
          <w:marLeft w:val="0"/>
          <w:marRight w:val="0"/>
          <w:marTop w:val="0"/>
          <w:marBottom w:val="0"/>
          <w:divBdr>
            <w:top w:val="none" w:sz="0" w:space="0" w:color="auto"/>
            <w:left w:val="none" w:sz="0" w:space="0" w:color="auto"/>
            <w:bottom w:val="none" w:sz="0" w:space="0" w:color="auto"/>
            <w:right w:val="none" w:sz="0" w:space="0" w:color="auto"/>
          </w:divBdr>
        </w:div>
        <w:div w:id="537814685">
          <w:marLeft w:val="0"/>
          <w:marRight w:val="0"/>
          <w:marTop w:val="0"/>
          <w:marBottom w:val="0"/>
          <w:divBdr>
            <w:top w:val="none" w:sz="0" w:space="0" w:color="auto"/>
            <w:left w:val="none" w:sz="0" w:space="0" w:color="auto"/>
            <w:bottom w:val="none" w:sz="0" w:space="0" w:color="auto"/>
            <w:right w:val="none" w:sz="0" w:space="0" w:color="auto"/>
          </w:divBdr>
        </w:div>
        <w:div w:id="1117142396">
          <w:marLeft w:val="0"/>
          <w:marRight w:val="0"/>
          <w:marTop w:val="0"/>
          <w:marBottom w:val="0"/>
          <w:divBdr>
            <w:top w:val="none" w:sz="0" w:space="0" w:color="auto"/>
            <w:left w:val="none" w:sz="0" w:space="0" w:color="auto"/>
            <w:bottom w:val="none" w:sz="0" w:space="0" w:color="auto"/>
            <w:right w:val="none" w:sz="0" w:space="0" w:color="auto"/>
          </w:divBdr>
        </w:div>
        <w:div w:id="1322387162">
          <w:marLeft w:val="0"/>
          <w:marRight w:val="0"/>
          <w:marTop w:val="0"/>
          <w:marBottom w:val="0"/>
          <w:divBdr>
            <w:top w:val="none" w:sz="0" w:space="0" w:color="auto"/>
            <w:left w:val="none" w:sz="0" w:space="0" w:color="auto"/>
            <w:bottom w:val="none" w:sz="0" w:space="0" w:color="auto"/>
            <w:right w:val="none" w:sz="0" w:space="0" w:color="auto"/>
          </w:divBdr>
        </w:div>
        <w:div w:id="1711374015">
          <w:marLeft w:val="0"/>
          <w:marRight w:val="0"/>
          <w:marTop w:val="0"/>
          <w:marBottom w:val="0"/>
          <w:divBdr>
            <w:top w:val="none" w:sz="0" w:space="0" w:color="auto"/>
            <w:left w:val="none" w:sz="0" w:space="0" w:color="auto"/>
            <w:bottom w:val="none" w:sz="0" w:space="0" w:color="auto"/>
            <w:right w:val="none" w:sz="0" w:space="0" w:color="auto"/>
          </w:divBdr>
        </w:div>
        <w:div w:id="304819189">
          <w:marLeft w:val="0"/>
          <w:marRight w:val="0"/>
          <w:marTop w:val="0"/>
          <w:marBottom w:val="0"/>
          <w:divBdr>
            <w:top w:val="none" w:sz="0" w:space="0" w:color="auto"/>
            <w:left w:val="none" w:sz="0" w:space="0" w:color="auto"/>
            <w:bottom w:val="none" w:sz="0" w:space="0" w:color="auto"/>
            <w:right w:val="none" w:sz="0" w:space="0" w:color="auto"/>
          </w:divBdr>
        </w:div>
        <w:div w:id="1969242343">
          <w:marLeft w:val="0"/>
          <w:marRight w:val="0"/>
          <w:marTop w:val="0"/>
          <w:marBottom w:val="0"/>
          <w:divBdr>
            <w:top w:val="none" w:sz="0" w:space="0" w:color="auto"/>
            <w:left w:val="none" w:sz="0" w:space="0" w:color="auto"/>
            <w:bottom w:val="none" w:sz="0" w:space="0" w:color="auto"/>
            <w:right w:val="none" w:sz="0" w:space="0" w:color="auto"/>
          </w:divBdr>
        </w:div>
        <w:div w:id="1751925766">
          <w:marLeft w:val="0"/>
          <w:marRight w:val="0"/>
          <w:marTop w:val="0"/>
          <w:marBottom w:val="0"/>
          <w:divBdr>
            <w:top w:val="none" w:sz="0" w:space="0" w:color="auto"/>
            <w:left w:val="none" w:sz="0" w:space="0" w:color="auto"/>
            <w:bottom w:val="none" w:sz="0" w:space="0" w:color="auto"/>
            <w:right w:val="none" w:sz="0" w:space="0" w:color="auto"/>
          </w:divBdr>
        </w:div>
        <w:div w:id="1016081817">
          <w:marLeft w:val="0"/>
          <w:marRight w:val="0"/>
          <w:marTop w:val="0"/>
          <w:marBottom w:val="0"/>
          <w:divBdr>
            <w:top w:val="none" w:sz="0" w:space="0" w:color="auto"/>
            <w:left w:val="none" w:sz="0" w:space="0" w:color="auto"/>
            <w:bottom w:val="none" w:sz="0" w:space="0" w:color="auto"/>
            <w:right w:val="none" w:sz="0" w:space="0" w:color="auto"/>
          </w:divBdr>
        </w:div>
        <w:div w:id="1579751811">
          <w:marLeft w:val="0"/>
          <w:marRight w:val="0"/>
          <w:marTop w:val="0"/>
          <w:marBottom w:val="0"/>
          <w:divBdr>
            <w:top w:val="none" w:sz="0" w:space="0" w:color="auto"/>
            <w:left w:val="none" w:sz="0" w:space="0" w:color="auto"/>
            <w:bottom w:val="none" w:sz="0" w:space="0" w:color="auto"/>
            <w:right w:val="none" w:sz="0" w:space="0" w:color="auto"/>
          </w:divBdr>
        </w:div>
        <w:div w:id="1178347742">
          <w:marLeft w:val="0"/>
          <w:marRight w:val="0"/>
          <w:marTop w:val="0"/>
          <w:marBottom w:val="0"/>
          <w:divBdr>
            <w:top w:val="none" w:sz="0" w:space="0" w:color="auto"/>
            <w:left w:val="none" w:sz="0" w:space="0" w:color="auto"/>
            <w:bottom w:val="none" w:sz="0" w:space="0" w:color="auto"/>
            <w:right w:val="none" w:sz="0" w:space="0" w:color="auto"/>
          </w:divBdr>
        </w:div>
        <w:div w:id="1571571492">
          <w:marLeft w:val="0"/>
          <w:marRight w:val="0"/>
          <w:marTop w:val="0"/>
          <w:marBottom w:val="0"/>
          <w:divBdr>
            <w:top w:val="none" w:sz="0" w:space="0" w:color="auto"/>
            <w:left w:val="none" w:sz="0" w:space="0" w:color="auto"/>
            <w:bottom w:val="none" w:sz="0" w:space="0" w:color="auto"/>
            <w:right w:val="none" w:sz="0" w:space="0" w:color="auto"/>
          </w:divBdr>
        </w:div>
        <w:div w:id="1553735882">
          <w:marLeft w:val="0"/>
          <w:marRight w:val="0"/>
          <w:marTop w:val="0"/>
          <w:marBottom w:val="0"/>
          <w:divBdr>
            <w:top w:val="none" w:sz="0" w:space="0" w:color="auto"/>
            <w:left w:val="none" w:sz="0" w:space="0" w:color="auto"/>
            <w:bottom w:val="none" w:sz="0" w:space="0" w:color="auto"/>
            <w:right w:val="none" w:sz="0" w:space="0" w:color="auto"/>
          </w:divBdr>
        </w:div>
        <w:div w:id="1811286771">
          <w:marLeft w:val="0"/>
          <w:marRight w:val="0"/>
          <w:marTop w:val="0"/>
          <w:marBottom w:val="0"/>
          <w:divBdr>
            <w:top w:val="none" w:sz="0" w:space="0" w:color="auto"/>
            <w:left w:val="none" w:sz="0" w:space="0" w:color="auto"/>
            <w:bottom w:val="none" w:sz="0" w:space="0" w:color="auto"/>
            <w:right w:val="none" w:sz="0" w:space="0" w:color="auto"/>
          </w:divBdr>
        </w:div>
        <w:div w:id="168101266">
          <w:marLeft w:val="0"/>
          <w:marRight w:val="0"/>
          <w:marTop w:val="0"/>
          <w:marBottom w:val="0"/>
          <w:divBdr>
            <w:top w:val="none" w:sz="0" w:space="0" w:color="auto"/>
            <w:left w:val="none" w:sz="0" w:space="0" w:color="auto"/>
            <w:bottom w:val="none" w:sz="0" w:space="0" w:color="auto"/>
            <w:right w:val="none" w:sz="0" w:space="0" w:color="auto"/>
          </w:divBdr>
        </w:div>
        <w:div w:id="1205874492">
          <w:marLeft w:val="0"/>
          <w:marRight w:val="0"/>
          <w:marTop w:val="0"/>
          <w:marBottom w:val="0"/>
          <w:divBdr>
            <w:top w:val="none" w:sz="0" w:space="0" w:color="auto"/>
            <w:left w:val="none" w:sz="0" w:space="0" w:color="auto"/>
            <w:bottom w:val="none" w:sz="0" w:space="0" w:color="auto"/>
            <w:right w:val="none" w:sz="0" w:space="0" w:color="auto"/>
          </w:divBdr>
        </w:div>
        <w:div w:id="449712306">
          <w:marLeft w:val="0"/>
          <w:marRight w:val="0"/>
          <w:marTop w:val="0"/>
          <w:marBottom w:val="0"/>
          <w:divBdr>
            <w:top w:val="none" w:sz="0" w:space="0" w:color="auto"/>
            <w:left w:val="none" w:sz="0" w:space="0" w:color="auto"/>
            <w:bottom w:val="none" w:sz="0" w:space="0" w:color="auto"/>
            <w:right w:val="none" w:sz="0" w:space="0" w:color="auto"/>
          </w:divBdr>
        </w:div>
        <w:div w:id="59669793">
          <w:marLeft w:val="0"/>
          <w:marRight w:val="0"/>
          <w:marTop w:val="0"/>
          <w:marBottom w:val="0"/>
          <w:divBdr>
            <w:top w:val="none" w:sz="0" w:space="0" w:color="auto"/>
            <w:left w:val="none" w:sz="0" w:space="0" w:color="auto"/>
            <w:bottom w:val="none" w:sz="0" w:space="0" w:color="auto"/>
            <w:right w:val="none" w:sz="0" w:space="0" w:color="auto"/>
          </w:divBdr>
        </w:div>
        <w:div w:id="2023781231">
          <w:marLeft w:val="0"/>
          <w:marRight w:val="0"/>
          <w:marTop w:val="0"/>
          <w:marBottom w:val="0"/>
          <w:divBdr>
            <w:top w:val="none" w:sz="0" w:space="0" w:color="auto"/>
            <w:left w:val="none" w:sz="0" w:space="0" w:color="auto"/>
            <w:bottom w:val="none" w:sz="0" w:space="0" w:color="auto"/>
            <w:right w:val="none" w:sz="0" w:space="0" w:color="auto"/>
          </w:divBdr>
        </w:div>
        <w:div w:id="294332126">
          <w:marLeft w:val="0"/>
          <w:marRight w:val="0"/>
          <w:marTop w:val="0"/>
          <w:marBottom w:val="0"/>
          <w:divBdr>
            <w:top w:val="none" w:sz="0" w:space="0" w:color="auto"/>
            <w:left w:val="none" w:sz="0" w:space="0" w:color="auto"/>
            <w:bottom w:val="none" w:sz="0" w:space="0" w:color="auto"/>
            <w:right w:val="none" w:sz="0" w:space="0" w:color="auto"/>
          </w:divBdr>
        </w:div>
        <w:div w:id="328216977">
          <w:marLeft w:val="0"/>
          <w:marRight w:val="0"/>
          <w:marTop w:val="0"/>
          <w:marBottom w:val="0"/>
          <w:divBdr>
            <w:top w:val="none" w:sz="0" w:space="0" w:color="auto"/>
            <w:left w:val="none" w:sz="0" w:space="0" w:color="auto"/>
            <w:bottom w:val="none" w:sz="0" w:space="0" w:color="auto"/>
            <w:right w:val="none" w:sz="0" w:space="0" w:color="auto"/>
          </w:divBdr>
        </w:div>
        <w:div w:id="356472982">
          <w:marLeft w:val="0"/>
          <w:marRight w:val="0"/>
          <w:marTop w:val="0"/>
          <w:marBottom w:val="0"/>
          <w:divBdr>
            <w:top w:val="none" w:sz="0" w:space="0" w:color="auto"/>
            <w:left w:val="none" w:sz="0" w:space="0" w:color="auto"/>
            <w:bottom w:val="none" w:sz="0" w:space="0" w:color="auto"/>
            <w:right w:val="none" w:sz="0" w:space="0" w:color="auto"/>
          </w:divBdr>
        </w:div>
        <w:div w:id="506410504">
          <w:marLeft w:val="0"/>
          <w:marRight w:val="0"/>
          <w:marTop w:val="0"/>
          <w:marBottom w:val="0"/>
          <w:divBdr>
            <w:top w:val="none" w:sz="0" w:space="0" w:color="auto"/>
            <w:left w:val="none" w:sz="0" w:space="0" w:color="auto"/>
            <w:bottom w:val="none" w:sz="0" w:space="0" w:color="auto"/>
            <w:right w:val="none" w:sz="0" w:space="0" w:color="auto"/>
          </w:divBdr>
        </w:div>
        <w:div w:id="1883515251">
          <w:marLeft w:val="0"/>
          <w:marRight w:val="0"/>
          <w:marTop w:val="0"/>
          <w:marBottom w:val="0"/>
          <w:divBdr>
            <w:top w:val="none" w:sz="0" w:space="0" w:color="auto"/>
            <w:left w:val="none" w:sz="0" w:space="0" w:color="auto"/>
            <w:bottom w:val="none" w:sz="0" w:space="0" w:color="auto"/>
            <w:right w:val="none" w:sz="0" w:space="0" w:color="auto"/>
          </w:divBdr>
        </w:div>
        <w:div w:id="784421032">
          <w:marLeft w:val="0"/>
          <w:marRight w:val="0"/>
          <w:marTop w:val="0"/>
          <w:marBottom w:val="0"/>
          <w:divBdr>
            <w:top w:val="none" w:sz="0" w:space="0" w:color="auto"/>
            <w:left w:val="none" w:sz="0" w:space="0" w:color="auto"/>
            <w:bottom w:val="none" w:sz="0" w:space="0" w:color="auto"/>
            <w:right w:val="none" w:sz="0" w:space="0" w:color="auto"/>
          </w:divBdr>
        </w:div>
        <w:div w:id="1569261973">
          <w:marLeft w:val="0"/>
          <w:marRight w:val="0"/>
          <w:marTop w:val="0"/>
          <w:marBottom w:val="0"/>
          <w:divBdr>
            <w:top w:val="none" w:sz="0" w:space="0" w:color="auto"/>
            <w:left w:val="none" w:sz="0" w:space="0" w:color="auto"/>
            <w:bottom w:val="none" w:sz="0" w:space="0" w:color="auto"/>
            <w:right w:val="none" w:sz="0" w:space="0" w:color="auto"/>
          </w:divBdr>
        </w:div>
        <w:div w:id="897518911">
          <w:marLeft w:val="0"/>
          <w:marRight w:val="0"/>
          <w:marTop w:val="0"/>
          <w:marBottom w:val="0"/>
          <w:divBdr>
            <w:top w:val="none" w:sz="0" w:space="0" w:color="auto"/>
            <w:left w:val="none" w:sz="0" w:space="0" w:color="auto"/>
            <w:bottom w:val="none" w:sz="0" w:space="0" w:color="auto"/>
            <w:right w:val="none" w:sz="0" w:space="0" w:color="auto"/>
          </w:divBdr>
        </w:div>
        <w:div w:id="580721796">
          <w:marLeft w:val="0"/>
          <w:marRight w:val="0"/>
          <w:marTop w:val="0"/>
          <w:marBottom w:val="0"/>
          <w:divBdr>
            <w:top w:val="none" w:sz="0" w:space="0" w:color="auto"/>
            <w:left w:val="none" w:sz="0" w:space="0" w:color="auto"/>
            <w:bottom w:val="none" w:sz="0" w:space="0" w:color="auto"/>
            <w:right w:val="none" w:sz="0" w:space="0" w:color="auto"/>
          </w:divBdr>
        </w:div>
        <w:div w:id="1900240148">
          <w:marLeft w:val="0"/>
          <w:marRight w:val="0"/>
          <w:marTop w:val="0"/>
          <w:marBottom w:val="0"/>
          <w:divBdr>
            <w:top w:val="none" w:sz="0" w:space="0" w:color="auto"/>
            <w:left w:val="none" w:sz="0" w:space="0" w:color="auto"/>
            <w:bottom w:val="none" w:sz="0" w:space="0" w:color="auto"/>
            <w:right w:val="none" w:sz="0" w:space="0" w:color="auto"/>
          </w:divBdr>
        </w:div>
        <w:div w:id="1615134745">
          <w:marLeft w:val="0"/>
          <w:marRight w:val="0"/>
          <w:marTop w:val="0"/>
          <w:marBottom w:val="0"/>
          <w:divBdr>
            <w:top w:val="none" w:sz="0" w:space="0" w:color="auto"/>
            <w:left w:val="none" w:sz="0" w:space="0" w:color="auto"/>
            <w:bottom w:val="none" w:sz="0" w:space="0" w:color="auto"/>
            <w:right w:val="none" w:sz="0" w:space="0" w:color="auto"/>
          </w:divBdr>
        </w:div>
        <w:div w:id="1396659150">
          <w:marLeft w:val="0"/>
          <w:marRight w:val="0"/>
          <w:marTop w:val="0"/>
          <w:marBottom w:val="0"/>
          <w:divBdr>
            <w:top w:val="none" w:sz="0" w:space="0" w:color="auto"/>
            <w:left w:val="none" w:sz="0" w:space="0" w:color="auto"/>
            <w:bottom w:val="none" w:sz="0" w:space="0" w:color="auto"/>
            <w:right w:val="none" w:sz="0" w:space="0" w:color="auto"/>
          </w:divBdr>
        </w:div>
        <w:div w:id="431976339">
          <w:marLeft w:val="0"/>
          <w:marRight w:val="0"/>
          <w:marTop w:val="0"/>
          <w:marBottom w:val="0"/>
          <w:divBdr>
            <w:top w:val="none" w:sz="0" w:space="0" w:color="auto"/>
            <w:left w:val="none" w:sz="0" w:space="0" w:color="auto"/>
            <w:bottom w:val="none" w:sz="0" w:space="0" w:color="auto"/>
            <w:right w:val="none" w:sz="0" w:space="0" w:color="auto"/>
          </w:divBdr>
        </w:div>
        <w:div w:id="1993943665">
          <w:marLeft w:val="0"/>
          <w:marRight w:val="0"/>
          <w:marTop w:val="0"/>
          <w:marBottom w:val="0"/>
          <w:divBdr>
            <w:top w:val="none" w:sz="0" w:space="0" w:color="auto"/>
            <w:left w:val="none" w:sz="0" w:space="0" w:color="auto"/>
            <w:bottom w:val="none" w:sz="0" w:space="0" w:color="auto"/>
            <w:right w:val="none" w:sz="0" w:space="0" w:color="auto"/>
          </w:divBdr>
        </w:div>
        <w:div w:id="1230461916">
          <w:marLeft w:val="0"/>
          <w:marRight w:val="0"/>
          <w:marTop w:val="0"/>
          <w:marBottom w:val="0"/>
          <w:divBdr>
            <w:top w:val="none" w:sz="0" w:space="0" w:color="auto"/>
            <w:left w:val="none" w:sz="0" w:space="0" w:color="auto"/>
            <w:bottom w:val="none" w:sz="0" w:space="0" w:color="auto"/>
            <w:right w:val="none" w:sz="0" w:space="0" w:color="auto"/>
          </w:divBdr>
        </w:div>
        <w:div w:id="655456571">
          <w:marLeft w:val="0"/>
          <w:marRight w:val="0"/>
          <w:marTop w:val="0"/>
          <w:marBottom w:val="0"/>
          <w:divBdr>
            <w:top w:val="none" w:sz="0" w:space="0" w:color="auto"/>
            <w:left w:val="none" w:sz="0" w:space="0" w:color="auto"/>
            <w:bottom w:val="none" w:sz="0" w:space="0" w:color="auto"/>
            <w:right w:val="none" w:sz="0" w:space="0" w:color="auto"/>
          </w:divBdr>
        </w:div>
        <w:div w:id="2000039816">
          <w:marLeft w:val="0"/>
          <w:marRight w:val="0"/>
          <w:marTop w:val="0"/>
          <w:marBottom w:val="0"/>
          <w:divBdr>
            <w:top w:val="none" w:sz="0" w:space="0" w:color="auto"/>
            <w:left w:val="none" w:sz="0" w:space="0" w:color="auto"/>
            <w:bottom w:val="none" w:sz="0" w:space="0" w:color="auto"/>
            <w:right w:val="none" w:sz="0" w:space="0" w:color="auto"/>
          </w:divBdr>
        </w:div>
        <w:div w:id="125973265">
          <w:marLeft w:val="0"/>
          <w:marRight w:val="0"/>
          <w:marTop w:val="0"/>
          <w:marBottom w:val="0"/>
          <w:divBdr>
            <w:top w:val="none" w:sz="0" w:space="0" w:color="auto"/>
            <w:left w:val="none" w:sz="0" w:space="0" w:color="auto"/>
            <w:bottom w:val="none" w:sz="0" w:space="0" w:color="auto"/>
            <w:right w:val="none" w:sz="0" w:space="0" w:color="auto"/>
          </w:divBdr>
        </w:div>
        <w:div w:id="912619039">
          <w:marLeft w:val="0"/>
          <w:marRight w:val="0"/>
          <w:marTop w:val="0"/>
          <w:marBottom w:val="0"/>
          <w:divBdr>
            <w:top w:val="none" w:sz="0" w:space="0" w:color="auto"/>
            <w:left w:val="none" w:sz="0" w:space="0" w:color="auto"/>
            <w:bottom w:val="none" w:sz="0" w:space="0" w:color="auto"/>
            <w:right w:val="none" w:sz="0" w:space="0" w:color="auto"/>
          </w:divBdr>
        </w:div>
        <w:div w:id="585655516">
          <w:marLeft w:val="0"/>
          <w:marRight w:val="0"/>
          <w:marTop w:val="0"/>
          <w:marBottom w:val="0"/>
          <w:divBdr>
            <w:top w:val="none" w:sz="0" w:space="0" w:color="auto"/>
            <w:left w:val="none" w:sz="0" w:space="0" w:color="auto"/>
            <w:bottom w:val="none" w:sz="0" w:space="0" w:color="auto"/>
            <w:right w:val="none" w:sz="0" w:space="0" w:color="auto"/>
          </w:divBdr>
        </w:div>
        <w:div w:id="1974865813">
          <w:marLeft w:val="0"/>
          <w:marRight w:val="0"/>
          <w:marTop w:val="0"/>
          <w:marBottom w:val="0"/>
          <w:divBdr>
            <w:top w:val="none" w:sz="0" w:space="0" w:color="auto"/>
            <w:left w:val="none" w:sz="0" w:space="0" w:color="auto"/>
            <w:bottom w:val="none" w:sz="0" w:space="0" w:color="auto"/>
            <w:right w:val="none" w:sz="0" w:space="0" w:color="auto"/>
          </w:divBdr>
        </w:div>
        <w:div w:id="1656371148">
          <w:marLeft w:val="0"/>
          <w:marRight w:val="0"/>
          <w:marTop w:val="0"/>
          <w:marBottom w:val="0"/>
          <w:divBdr>
            <w:top w:val="none" w:sz="0" w:space="0" w:color="auto"/>
            <w:left w:val="none" w:sz="0" w:space="0" w:color="auto"/>
            <w:bottom w:val="none" w:sz="0" w:space="0" w:color="auto"/>
            <w:right w:val="none" w:sz="0" w:space="0" w:color="auto"/>
          </w:divBdr>
        </w:div>
        <w:div w:id="442726131">
          <w:marLeft w:val="0"/>
          <w:marRight w:val="0"/>
          <w:marTop w:val="0"/>
          <w:marBottom w:val="0"/>
          <w:divBdr>
            <w:top w:val="none" w:sz="0" w:space="0" w:color="auto"/>
            <w:left w:val="none" w:sz="0" w:space="0" w:color="auto"/>
            <w:bottom w:val="none" w:sz="0" w:space="0" w:color="auto"/>
            <w:right w:val="none" w:sz="0" w:space="0" w:color="auto"/>
          </w:divBdr>
        </w:div>
        <w:div w:id="2036732490">
          <w:marLeft w:val="0"/>
          <w:marRight w:val="0"/>
          <w:marTop w:val="0"/>
          <w:marBottom w:val="0"/>
          <w:divBdr>
            <w:top w:val="none" w:sz="0" w:space="0" w:color="auto"/>
            <w:left w:val="none" w:sz="0" w:space="0" w:color="auto"/>
            <w:bottom w:val="none" w:sz="0" w:space="0" w:color="auto"/>
            <w:right w:val="none" w:sz="0" w:space="0" w:color="auto"/>
          </w:divBdr>
        </w:div>
        <w:div w:id="951982239">
          <w:marLeft w:val="0"/>
          <w:marRight w:val="0"/>
          <w:marTop w:val="0"/>
          <w:marBottom w:val="0"/>
          <w:divBdr>
            <w:top w:val="none" w:sz="0" w:space="0" w:color="auto"/>
            <w:left w:val="none" w:sz="0" w:space="0" w:color="auto"/>
            <w:bottom w:val="none" w:sz="0" w:space="0" w:color="auto"/>
            <w:right w:val="none" w:sz="0" w:space="0" w:color="auto"/>
          </w:divBdr>
        </w:div>
        <w:div w:id="327367391">
          <w:marLeft w:val="0"/>
          <w:marRight w:val="0"/>
          <w:marTop w:val="0"/>
          <w:marBottom w:val="0"/>
          <w:divBdr>
            <w:top w:val="none" w:sz="0" w:space="0" w:color="auto"/>
            <w:left w:val="none" w:sz="0" w:space="0" w:color="auto"/>
            <w:bottom w:val="none" w:sz="0" w:space="0" w:color="auto"/>
            <w:right w:val="none" w:sz="0" w:space="0" w:color="auto"/>
          </w:divBdr>
        </w:div>
        <w:div w:id="539171722">
          <w:marLeft w:val="0"/>
          <w:marRight w:val="0"/>
          <w:marTop w:val="0"/>
          <w:marBottom w:val="0"/>
          <w:divBdr>
            <w:top w:val="none" w:sz="0" w:space="0" w:color="auto"/>
            <w:left w:val="none" w:sz="0" w:space="0" w:color="auto"/>
            <w:bottom w:val="none" w:sz="0" w:space="0" w:color="auto"/>
            <w:right w:val="none" w:sz="0" w:space="0" w:color="auto"/>
          </w:divBdr>
        </w:div>
        <w:div w:id="219757231">
          <w:marLeft w:val="0"/>
          <w:marRight w:val="0"/>
          <w:marTop w:val="0"/>
          <w:marBottom w:val="0"/>
          <w:divBdr>
            <w:top w:val="none" w:sz="0" w:space="0" w:color="auto"/>
            <w:left w:val="none" w:sz="0" w:space="0" w:color="auto"/>
            <w:bottom w:val="none" w:sz="0" w:space="0" w:color="auto"/>
            <w:right w:val="none" w:sz="0" w:space="0" w:color="auto"/>
          </w:divBdr>
        </w:div>
        <w:div w:id="1855682682">
          <w:marLeft w:val="0"/>
          <w:marRight w:val="0"/>
          <w:marTop w:val="0"/>
          <w:marBottom w:val="0"/>
          <w:divBdr>
            <w:top w:val="none" w:sz="0" w:space="0" w:color="auto"/>
            <w:left w:val="none" w:sz="0" w:space="0" w:color="auto"/>
            <w:bottom w:val="none" w:sz="0" w:space="0" w:color="auto"/>
            <w:right w:val="none" w:sz="0" w:space="0" w:color="auto"/>
          </w:divBdr>
        </w:div>
        <w:div w:id="2515218">
          <w:marLeft w:val="0"/>
          <w:marRight w:val="0"/>
          <w:marTop w:val="0"/>
          <w:marBottom w:val="0"/>
          <w:divBdr>
            <w:top w:val="none" w:sz="0" w:space="0" w:color="auto"/>
            <w:left w:val="none" w:sz="0" w:space="0" w:color="auto"/>
            <w:bottom w:val="none" w:sz="0" w:space="0" w:color="auto"/>
            <w:right w:val="none" w:sz="0" w:space="0" w:color="auto"/>
          </w:divBdr>
        </w:div>
        <w:div w:id="378020538">
          <w:marLeft w:val="0"/>
          <w:marRight w:val="0"/>
          <w:marTop w:val="0"/>
          <w:marBottom w:val="0"/>
          <w:divBdr>
            <w:top w:val="none" w:sz="0" w:space="0" w:color="auto"/>
            <w:left w:val="none" w:sz="0" w:space="0" w:color="auto"/>
            <w:bottom w:val="none" w:sz="0" w:space="0" w:color="auto"/>
            <w:right w:val="none" w:sz="0" w:space="0" w:color="auto"/>
          </w:divBdr>
        </w:div>
        <w:div w:id="1493445437">
          <w:marLeft w:val="0"/>
          <w:marRight w:val="0"/>
          <w:marTop w:val="0"/>
          <w:marBottom w:val="0"/>
          <w:divBdr>
            <w:top w:val="none" w:sz="0" w:space="0" w:color="auto"/>
            <w:left w:val="none" w:sz="0" w:space="0" w:color="auto"/>
            <w:bottom w:val="none" w:sz="0" w:space="0" w:color="auto"/>
            <w:right w:val="none" w:sz="0" w:space="0" w:color="auto"/>
          </w:divBdr>
        </w:div>
        <w:div w:id="1403867414">
          <w:marLeft w:val="0"/>
          <w:marRight w:val="0"/>
          <w:marTop w:val="0"/>
          <w:marBottom w:val="0"/>
          <w:divBdr>
            <w:top w:val="none" w:sz="0" w:space="0" w:color="auto"/>
            <w:left w:val="none" w:sz="0" w:space="0" w:color="auto"/>
            <w:bottom w:val="none" w:sz="0" w:space="0" w:color="auto"/>
            <w:right w:val="none" w:sz="0" w:space="0" w:color="auto"/>
          </w:divBdr>
        </w:div>
        <w:div w:id="1544487817">
          <w:marLeft w:val="0"/>
          <w:marRight w:val="0"/>
          <w:marTop w:val="0"/>
          <w:marBottom w:val="0"/>
          <w:divBdr>
            <w:top w:val="none" w:sz="0" w:space="0" w:color="auto"/>
            <w:left w:val="none" w:sz="0" w:space="0" w:color="auto"/>
            <w:bottom w:val="none" w:sz="0" w:space="0" w:color="auto"/>
            <w:right w:val="none" w:sz="0" w:space="0" w:color="auto"/>
          </w:divBdr>
        </w:div>
        <w:div w:id="969672219">
          <w:marLeft w:val="0"/>
          <w:marRight w:val="0"/>
          <w:marTop w:val="0"/>
          <w:marBottom w:val="0"/>
          <w:divBdr>
            <w:top w:val="none" w:sz="0" w:space="0" w:color="auto"/>
            <w:left w:val="none" w:sz="0" w:space="0" w:color="auto"/>
            <w:bottom w:val="none" w:sz="0" w:space="0" w:color="auto"/>
            <w:right w:val="none" w:sz="0" w:space="0" w:color="auto"/>
          </w:divBdr>
        </w:div>
        <w:div w:id="1408646628">
          <w:marLeft w:val="0"/>
          <w:marRight w:val="0"/>
          <w:marTop w:val="0"/>
          <w:marBottom w:val="0"/>
          <w:divBdr>
            <w:top w:val="none" w:sz="0" w:space="0" w:color="auto"/>
            <w:left w:val="none" w:sz="0" w:space="0" w:color="auto"/>
            <w:bottom w:val="none" w:sz="0" w:space="0" w:color="auto"/>
            <w:right w:val="none" w:sz="0" w:space="0" w:color="auto"/>
          </w:divBdr>
        </w:div>
        <w:div w:id="1600064829">
          <w:marLeft w:val="0"/>
          <w:marRight w:val="0"/>
          <w:marTop w:val="0"/>
          <w:marBottom w:val="0"/>
          <w:divBdr>
            <w:top w:val="none" w:sz="0" w:space="0" w:color="auto"/>
            <w:left w:val="none" w:sz="0" w:space="0" w:color="auto"/>
            <w:bottom w:val="none" w:sz="0" w:space="0" w:color="auto"/>
            <w:right w:val="none" w:sz="0" w:space="0" w:color="auto"/>
          </w:divBdr>
        </w:div>
        <w:div w:id="1797523929">
          <w:marLeft w:val="0"/>
          <w:marRight w:val="0"/>
          <w:marTop w:val="0"/>
          <w:marBottom w:val="0"/>
          <w:divBdr>
            <w:top w:val="none" w:sz="0" w:space="0" w:color="auto"/>
            <w:left w:val="none" w:sz="0" w:space="0" w:color="auto"/>
            <w:bottom w:val="none" w:sz="0" w:space="0" w:color="auto"/>
            <w:right w:val="none" w:sz="0" w:space="0" w:color="auto"/>
          </w:divBdr>
        </w:div>
        <w:div w:id="1529180564">
          <w:marLeft w:val="0"/>
          <w:marRight w:val="0"/>
          <w:marTop w:val="0"/>
          <w:marBottom w:val="0"/>
          <w:divBdr>
            <w:top w:val="none" w:sz="0" w:space="0" w:color="auto"/>
            <w:left w:val="none" w:sz="0" w:space="0" w:color="auto"/>
            <w:bottom w:val="none" w:sz="0" w:space="0" w:color="auto"/>
            <w:right w:val="none" w:sz="0" w:space="0" w:color="auto"/>
          </w:divBdr>
        </w:div>
        <w:div w:id="1642997324">
          <w:marLeft w:val="0"/>
          <w:marRight w:val="0"/>
          <w:marTop w:val="0"/>
          <w:marBottom w:val="0"/>
          <w:divBdr>
            <w:top w:val="none" w:sz="0" w:space="0" w:color="auto"/>
            <w:left w:val="none" w:sz="0" w:space="0" w:color="auto"/>
            <w:bottom w:val="none" w:sz="0" w:space="0" w:color="auto"/>
            <w:right w:val="none" w:sz="0" w:space="0" w:color="auto"/>
          </w:divBdr>
        </w:div>
        <w:div w:id="1248609302">
          <w:marLeft w:val="0"/>
          <w:marRight w:val="0"/>
          <w:marTop w:val="0"/>
          <w:marBottom w:val="0"/>
          <w:divBdr>
            <w:top w:val="none" w:sz="0" w:space="0" w:color="auto"/>
            <w:left w:val="none" w:sz="0" w:space="0" w:color="auto"/>
            <w:bottom w:val="none" w:sz="0" w:space="0" w:color="auto"/>
            <w:right w:val="none" w:sz="0" w:space="0" w:color="auto"/>
          </w:divBdr>
        </w:div>
        <w:div w:id="397289211">
          <w:marLeft w:val="0"/>
          <w:marRight w:val="0"/>
          <w:marTop w:val="0"/>
          <w:marBottom w:val="0"/>
          <w:divBdr>
            <w:top w:val="none" w:sz="0" w:space="0" w:color="auto"/>
            <w:left w:val="none" w:sz="0" w:space="0" w:color="auto"/>
            <w:bottom w:val="none" w:sz="0" w:space="0" w:color="auto"/>
            <w:right w:val="none" w:sz="0" w:space="0" w:color="auto"/>
          </w:divBdr>
        </w:div>
        <w:div w:id="1919170160">
          <w:marLeft w:val="0"/>
          <w:marRight w:val="0"/>
          <w:marTop w:val="0"/>
          <w:marBottom w:val="0"/>
          <w:divBdr>
            <w:top w:val="none" w:sz="0" w:space="0" w:color="auto"/>
            <w:left w:val="none" w:sz="0" w:space="0" w:color="auto"/>
            <w:bottom w:val="none" w:sz="0" w:space="0" w:color="auto"/>
            <w:right w:val="none" w:sz="0" w:space="0" w:color="auto"/>
          </w:divBdr>
        </w:div>
        <w:div w:id="130170420">
          <w:marLeft w:val="0"/>
          <w:marRight w:val="0"/>
          <w:marTop w:val="0"/>
          <w:marBottom w:val="0"/>
          <w:divBdr>
            <w:top w:val="none" w:sz="0" w:space="0" w:color="auto"/>
            <w:left w:val="none" w:sz="0" w:space="0" w:color="auto"/>
            <w:bottom w:val="none" w:sz="0" w:space="0" w:color="auto"/>
            <w:right w:val="none" w:sz="0" w:space="0" w:color="auto"/>
          </w:divBdr>
        </w:div>
        <w:div w:id="1874421845">
          <w:marLeft w:val="0"/>
          <w:marRight w:val="0"/>
          <w:marTop w:val="0"/>
          <w:marBottom w:val="0"/>
          <w:divBdr>
            <w:top w:val="none" w:sz="0" w:space="0" w:color="auto"/>
            <w:left w:val="none" w:sz="0" w:space="0" w:color="auto"/>
            <w:bottom w:val="none" w:sz="0" w:space="0" w:color="auto"/>
            <w:right w:val="none" w:sz="0" w:space="0" w:color="auto"/>
          </w:divBdr>
        </w:div>
        <w:div w:id="646130355">
          <w:marLeft w:val="0"/>
          <w:marRight w:val="0"/>
          <w:marTop w:val="0"/>
          <w:marBottom w:val="0"/>
          <w:divBdr>
            <w:top w:val="none" w:sz="0" w:space="0" w:color="auto"/>
            <w:left w:val="none" w:sz="0" w:space="0" w:color="auto"/>
            <w:bottom w:val="none" w:sz="0" w:space="0" w:color="auto"/>
            <w:right w:val="none" w:sz="0" w:space="0" w:color="auto"/>
          </w:divBdr>
        </w:div>
        <w:div w:id="721909107">
          <w:marLeft w:val="0"/>
          <w:marRight w:val="0"/>
          <w:marTop w:val="0"/>
          <w:marBottom w:val="0"/>
          <w:divBdr>
            <w:top w:val="none" w:sz="0" w:space="0" w:color="auto"/>
            <w:left w:val="none" w:sz="0" w:space="0" w:color="auto"/>
            <w:bottom w:val="none" w:sz="0" w:space="0" w:color="auto"/>
            <w:right w:val="none" w:sz="0" w:space="0" w:color="auto"/>
          </w:divBdr>
        </w:div>
        <w:div w:id="1452086870">
          <w:marLeft w:val="0"/>
          <w:marRight w:val="0"/>
          <w:marTop w:val="0"/>
          <w:marBottom w:val="0"/>
          <w:divBdr>
            <w:top w:val="none" w:sz="0" w:space="0" w:color="auto"/>
            <w:left w:val="none" w:sz="0" w:space="0" w:color="auto"/>
            <w:bottom w:val="none" w:sz="0" w:space="0" w:color="auto"/>
            <w:right w:val="none" w:sz="0" w:space="0" w:color="auto"/>
          </w:divBdr>
        </w:div>
        <w:div w:id="1603298903">
          <w:marLeft w:val="0"/>
          <w:marRight w:val="0"/>
          <w:marTop w:val="0"/>
          <w:marBottom w:val="0"/>
          <w:divBdr>
            <w:top w:val="none" w:sz="0" w:space="0" w:color="auto"/>
            <w:left w:val="none" w:sz="0" w:space="0" w:color="auto"/>
            <w:bottom w:val="none" w:sz="0" w:space="0" w:color="auto"/>
            <w:right w:val="none" w:sz="0" w:space="0" w:color="auto"/>
          </w:divBdr>
        </w:div>
        <w:div w:id="1232695724">
          <w:marLeft w:val="0"/>
          <w:marRight w:val="0"/>
          <w:marTop w:val="0"/>
          <w:marBottom w:val="0"/>
          <w:divBdr>
            <w:top w:val="none" w:sz="0" w:space="0" w:color="auto"/>
            <w:left w:val="none" w:sz="0" w:space="0" w:color="auto"/>
            <w:bottom w:val="none" w:sz="0" w:space="0" w:color="auto"/>
            <w:right w:val="none" w:sz="0" w:space="0" w:color="auto"/>
          </w:divBdr>
        </w:div>
        <w:div w:id="2050563537">
          <w:marLeft w:val="0"/>
          <w:marRight w:val="0"/>
          <w:marTop w:val="0"/>
          <w:marBottom w:val="0"/>
          <w:divBdr>
            <w:top w:val="none" w:sz="0" w:space="0" w:color="auto"/>
            <w:left w:val="none" w:sz="0" w:space="0" w:color="auto"/>
            <w:bottom w:val="none" w:sz="0" w:space="0" w:color="auto"/>
            <w:right w:val="none" w:sz="0" w:space="0" w:color="auto"/>
          </w:divBdr>
        </w:div>
        <w:div w:id="1881552514">
          <w:marLeft w:val="0"/>
          <w:marRight w:val="0"/>
          <w:marTop w:val="0"/>
          <w:marBottom w:val="0"/>
          <w:divBdr>
            <w:top w:val="none" w:sz="0" w:space="0" w:color="auto"/>
            <w:left w:val="none" w:sz="0" w:space="0" w:color="auto"/>
            <w:bottom w:val="none" w:sz="0" w:space="0" w:color="auto"/>
            <w:right w:val="none" w:sz="0" w:space="0" w:color="auto"/>
          </w:divBdr>
        </w:div>
        <w:div w:id="686567950">
          <w:marLeft w:val="0"/>
          <w:marRight w:val="0"/>
          <w:marTop w:val="0"/>
          <w:marBottom w:val="0"/>
          <w:divBdr>
            <w:top w:val="none" w:sz="0" w:space="0" w:color="auto"/>
            <w:left w:val="none" w:sz="0" w:space="0" w:color="auto"/>
            <w:bottom w:val="none" w:sz="0" w:space="0" w:color="auto"/>
            <w:right w:val="none" w:sz="0" w:space="0" w:color="auto"/>
          </w:divBdr>
        </w:div>
      </w:divsChild>
    </w:div>
    <w:div w:id="1515651597">
      <w:bodyDiv w:val="1"/>
      <w:marLeft w:val="0"/>
      <w:marRight w:val="0"/>
      <w:marTop w:val="0"/>
      <w:marBottom w:val="0"/>
      <w:divBdr>
        <w:top w:val="none" w:sz="0" w:space="0" w:color="auto"/>
        <w:left w:val="none" w:sz="0" w:space="0" w:color="auto"/>
        <w:bottom w:val="none" w:sz="0" w:space="0" w:color="auto"/>
        <w:right w:val="none" w:sz="0" w:space="0" w:color="auto"/>
      </w:divBdr>
      <w:divsChild>
        <w:div w:id="1283926384">
          <w:marLeft w:val="0"/>
          <w:marRight w:val="0"/>
          <w:marTop w:val="360"/>
          <w:marBottom w:val="0"/>
          <w:divBdr>
            <w:top w:val="none" w:sz="0" w:space="0" w:color="auto"/>
            <w:left w:val="none" w:sz="0" w:space="0" w:color="auto"/>
            <w:bottom w:val="none" w:sz="0" w:space="0" w:color="auto"/>
            <w:right w:val="none" w:sz="0" w:space="0" w:color="auto"/>
          </w:divBdr>
        </w:div>
        <w:div w:id="1324242754">
          <w:marLeft w:val="0"/>
          <w:marRight w:val="0"/>
          <w:marTop w:val="360"/>
          <w:marBottom w:val="0"/>
          <w:divBdr>
            <w:top w:val="none" w:sz="0" w:space="0" w:color="auto"/>
            <w:left w:val="none" w:sz="0" w:space="0" w:color="auto"/>
            <w:bottom w:val="none" w:sz="0" w:space="0" w:color="auto"/>
            <w:right w:val="none" w:sz="0" w:space="0" w:color="auto"/>
          </w:divBdr>
        </w:div>
        <w:div w:id="740561452">
          <w:marLeft w:val="0"/>
          <w:marRight w:val="0"/>
          <w:marTop w:val="360"/>
          <w:marBottom w:val="0"/>
          <w:divBdr>
            <w:top w:val="none" w:sz="0" w:space="0" w:color="auto"/>
            <w:left w:val="none" w:sz="0" w:space="0" w:color="auto"/>
            <w:bottom w:val="none" w:sz="0" w:space="0" w:color="auto"/>
            <w:right w:val="none" w:sz="0" w:space="0" w:color="auto"/>
          </w:divBdr>
        </w:div>
        <w:div w:id="496847891">
          <w:marLeft w:val="0"/>
          <w:marRight w:val="0"/>
          <w:marTop w:val="360"/>
          <w:marBottom w:val="0"/>
          <w:divBdr>
            <w:top w:val="none" w:sz="0" w:space="0" w:color="auto"/>
            <w:left w:val="none" w:sz="0" w:space="0" w:color="auto"/>
            <w:bottom w:val="none" w:sz="0" w:space="0" w:color="auto"/>
            <w:right w:val="none" w:sz="0" w:space="0" w:color="auto"/>
          </w:divBdr>
        </w:div>
        <w:div w:id="129323623">
          <w:marLeft w:val="0"/>
          <w:marRight w:val="0"/>
          <w:marTop w:val="360"/>
          <w:marBottom w:val="0"/>
          <w:divBdr>
            <w:top w:val="none" w:sz="0" w:space="0" w:color="auto"/>
            <w:left w:val="none" w:sz="0" w:space="0" w:color="auto"/>
            <w:bottom w:val="none" w:sz="0" w:space="0" w:color="auto"/>
            <w:right w:val="none" w:sz="0" w:space="0" w:color="auto"/>
          </w:divBdr>
        </w:div>
        <w:div w:id="1495758323">
          <w:marLeft w:val="0"/>
          <w:marRight w:val="0"/>
          <w:marTop w:val="360"/>
          <w:marBottom w:val="0"/>
          <w:divBdr>
            <w:top w:val="none" w:sz="0" w:space="0" w:color="auto"/>
            <w:left w:val="none" w:sz="0" w:space="0" w:color="auto"/>
            <w:bottom w:val="none" w:sz="0" w:space="0" w:color="auto"/>
            <w:right w:val="none" w:sz="0" w:space="0" w:color="auto"/>
          </w:divBdr>
        </w:div>
        <w:div w:id="323049911">
          <w:marLeft w:val="0"/>
          <w:marRight w:val="0"/>
          <w:marTop w:val="360"/>
          <w:marBottom w:val="0"/>
          <w:divBdr>
            <w:top w:val="none" w:sz="0" w:space="0" w:color="auto"/>
            <w:left w:val="none" w:sz="0" w:space="0" w:color="auto"/>
            <w:bottom w:val="none" w:sz="0" w:space="0" w:color="auto"/>
            <w:right w:val="none" w:sz="0" w:space="0" w:color="auto"/>
          </w:divBdr>
        </w:div>
        <w:div w:id="1631280895">
          <w:marLeft w:val="0"/>
          <w:marRight w:val="0"/>
          <w:marTop w:val="360"/>
          <w:marBottom w:val="0"/>
          <w:divBdr>
            <w:top w:val="none" w:sz="0" w:space="0" w:color="auto"/>
            <w:left w:val="none" w:sz="0" w:space="0" w:color="auto"/>
            <w:bottom w:val="none" w:sz="0" w:space="0" w:color="auto"/>
            <w:right w:val="none" w:sz="0" w:space="0" w:color="auto"/>
          </w:divBdr>
        </w:div>
        <w:div w:id="7216703">
          <w:marLeft w:val="0"/>
          <w:marRight w:val="0"/>
          <w:marTop w:val="360"/>
          <w:marBottom w:val="0"/>
          <w:divBdr>
            <w:top w:val="none" w:sz="0" w:space="0" w:color="auto"/>
            <w:left w:val="none" w:sz="0" w:space="0" w:color="auto"/>
            <w:bottom w:val="none" w:sz="0" w:space="0" w:color="auto"/>
            <w:right w:val="none" w:sz="0" w:space="0" w:color="auto"/>
          </w:divBdr>
        </w:div>
      </w:divsChild>
    </w:div>
    <w:div w:id="1561288526">
      <w:bodyDiv w:val="1"/>
      <w:marLeft w:val="0"/>
      <w:marRight w:val="0"/>
      <w:marTop w:val="0"/>
      <w:marBottom w:val="0"/>
      <w:divBdr>
        <w:top w:val="none" w:sz="0" w:space="0" w:color="auto"/>
        <w:left w:val="none" w:sz="0" w:space="0" w:color="auto"/>
        <w:bottom w:val="none" w:sz="0" w:space="0" w:color="auto"/>
        <w:right w:val="none" w:sz="0" w:space="0" w:color="auto"/>
      </w:divBdr>
    </w:div>
    <w:div w:id="1600674787">
      <w:bodyDiv w:val="1"/>
      <w:marLeft w:val="0"/>
      <w:marRight w:val="0"/>
      <w:marTop w:val="0"/>
      <w:marBottom w:val="0"/>
      <w:divBdr>
        <w:top w:val="none" w:sz="0" w:space="0" w:color="auto"/>
        <w:left w:val="none" w:sz="0" w:space="0" w:color="auto"/>
        <w:bottom w:val="none" w:sz="0" w:space="0" w:color="auto"/>
        <w:right w:val="none" w:sz="0" w:space="0" w:color="auto"/>
      </w:divBdr>
    </w:div>
    <w:div w:id="1602228052">
      <w:bodyDiv w:val="1"/>
      <w:marLeft w:val="0"/>
      <w:marRight w:val="0"/>
      <w:marTop w:val="0"/>
      <w:marBottom w:val="0"/>
      <w:divBdr>
        <w:top w:val="none" w:sz="0" w:space="0" w:color="auto"/>
        <w:left w:val="none" w:sz="0" w:space="0" w:color="auto"/>
        <w:bottom w:val="none" w:sz="0" w:space="0" w:color="auto"/>
        <w:right w:val="none" w:sz="0" w:space="0" w:color="auto"/>
      </w:divBdr>
      <w:divsChild>
        <w:div w:id="817957604">
          <w:marLeft w:val="0"/>
          <w:marRight w:val="0"/>
          <w:marTop w:val="360"/>
          <w:marBottom w:val="0"/>
          <w:divBdr>
            <w:top w:val="none" w:sz="0" w:space="0" w:color="auto"/>
            <w:left w:val="none" w:sz="0" w:space="0" w:color="auto"/>
            <w:bottom w:val="none" w:sz="0" w:space="0" w:color="auto"/>
            <w:right w:val="none" w:sz="0" w:space="0" w:color="auto"/>
          </w:divBdr>
        </w:div>
        <w:div w:id="1307709857">
          <w:marLeft w:val="0"/>
          <w:marRight w:val="0"/>
          <w:marTop w:val="360"/>
          <w:marBottom w:val="0"/>
          <w:divBdr>
            <w:top w:val="none" w:sz="0" w:space="0" w:color="auto"/>
            <w:left w:val="none" w:sz="0" w:space="0" w:color="auto"/>
            <w:bottom w:val="none" w:sz="0" w:space="0" w:color="auto"/>
            <w:right w:val="none" w:sz="0" w:space="0" w:color="auto"/>
          </w:divBdr>
        </w:div>
        <w:div w:id="1449082203">
          <w:marLeft w:val="0"/>
          <w:marRight w:val="0"/>
          <w:marTop w:val="360"/>
          <w:marBottom w:val="0"/>
          <w:divBdr>
            <w:top w:val="none" w:sz="0" w:space="0" w:color="auto"/>
            <w:left w:val="none" w:sz="0" w:space="0" w:color="auto"/>
            <w:bottom w:val="none" w:sz="0" w:space="0" w:color="auto"/>
            <w:right w:val="none" w:sz="0" w:space="0" w:color="auto"/>
          </w:divBdr>
        </w:div>
      </w:divsChild>
    </w:div>
    <w:div w:id="1628657352">
      <w:bodyDiv w:val="1"/>
      <w:marLeft w:val="0"/>
      <w:marRight w:val="0"/>
      <w:marTop w:val="0"/>
      <w:marBottom w:val="0"/>
      <w:divBdr>
        <w:top w:val="none" w:sz="0" w:space="0" w:color="auto"/>
        <w:left w:val="none" w:sz="0" w:space="0" w:color="auto"/>
        <w:bottom w:val="none" w:sz="0" w:space="0" w:color="auto"/>
        <w:right w:val="none" w:sz="0" w:space="0" w:color="auto"/>
      </w:divBdr>
    </w:div>
    <w:div w:id="1636983065">
      <w:bodyDiv w:val="1"/>
      <w:marLeft w:val="0"/>
      <w:marRight w:val="0"/>
      <w:marTop w:val="0"/>
      <w:marBottom w:val="0"/>
      <w:divBdr>
        <w:top w:val="none" w:sz="0" w:space="0" w:color="auto"/>
        <w:left w:val="none" w:sz="0" w:space="0" w:color="auto"/>
        <w:bottom w:val="none" w:sz="0" w:space="0" w:color="auto"/>
        <w:right w:val="none" w:sz="0" w:space="0" w:color="auto"/>
      </w:divBdr>
    </w:div>
    <w:div w:id="1652445790">
      <w:bodyDiv w:val="1"/>
      <w:marLeft w:val="0"/>
      <w:marRight w:val="0"/>
      <w:marTop w:val="0"/>
      <w:marBottom w:val="0"/>
      <w:divBdr>
        <w:top w:val="none" w:sz="0" w:space="0" w:color="auto"/>
        <w:left w:val="none" w:sz="0" w:space="0" w:color="auto"/>
        <w:bottom w:val="none" w:sz="0" w:space="0" w:color="auto"/>
        <w:right w:val="none" w:sz="0" w:space="0" w:color="auto"/>
      </w:divBdr>
    </w:div>
    <w:div w:id="1658412011">
      <w:bodyDiv w:val="1"/>
      <w:marLeft w:val="0"/>
      <w:marRight w:val="0"/>
      <w:marTop w:val="0"/>
      <w:marBottom w:val="0"/>
      <w:divBdr>
        <w:top w:val="none" w:sz="0" w:space="0" w:color="auto"/>
        <w:left w:val="none" w:sz="0" w:space="0" w:color="auto"/>
        <w:bottom w:val="none" w:sz="0" w:space="0" w:color="auto"/>
        <w:right w:val="none" w:sz="0" w:space="0" w:color="auto"/>
      </w:divBdr>
    </w:div>
    <w:div w:id="1729374088">
      <w:bodyDiv w:val="1"/>
      <w:marLeft w:val="0"/>
      <w:marRight w:val="0"/>
      <w:marTop w:val="0"/>
      <w:marBottom w:val="0"/>
      <w:divBdr>
        <w:top w:val="none" w:sz="0" w:space="0" w:color="auto"/>
        <w:left w:val="none" w:sz="0" w:space="0" w:color="auto"/>
        <w:bottom w:val="none" w:sz="0" w:space="0" w:color="auto"/>
        <w:right w:val="none" w:sz="0" w:space="0" w:color="auto"/>
      </w:divBdr>
      <w:divsChild>
        <w:div w:id="2059088129">
          <w:marLeft w:val="0"/>
          <w:marRight w:val="0"/>
          <w:marTop w:val="360"/>
          <w:marBottom w:val="0"/>
          <w:divBdr>
            <w:top w:val="none" w:sz="0" w:space="0" w:color="auto"/>
            <w:left w:val="none" w:sz="0" w:space="0" w:color="auto"/>
            <w:bottom w:val="none" w:sz="0" w:space="0" w:color="auto"/>
            <w:right w:val="none" w:sz="0" w:space="0" w:color="auto"/>
          </w:divBdr>
        </w:div>
        <w:div w:id="322272680">
          <w:marLeft w:val="0"/>
          <w:marRight w:val="0"/>
          <w:marTop w:val="360"/>
          <w:marBottom w:val="0"/>
          <w:divBdr>
            <w:top w:val="none" w:sz="0" w:space="0" w:color="auto"/>
            <w:left w:val="none" w:sz="0" w:space="0" w:color="auto"/>
            <w:bottom w:val="none" w:sz="0" w:space="0" w:color="auto"/>
            <w:right w:val="none" w:sz="0" w:space="0" w:color="auto"/>
          </w:divBdr>
        </w:div>
        <w:div w:id="1049258945">
          <w:marLeft w:val="0"/>
          <w:marRight w:val="0"/>
          <w:marTop w:val="360"/>
          <w:marBottom w:val="0"/>
          <w:divBdr>
            <w:top w:val="none" w:sz="0" w:space="0" w:color="auto"/>
            <w:left w:val="none" w:sz="0" w:space="0" w:color="auto"/>
            <w:bottom w:val="none" w:sz="0" w:space="0" w:color="auto"/>
            <w:right w:val="none" w:sz="0" w:space="0" w:color="auto"/>
          </w:divBdr>
        </w:div>
      </w:divsChild>
    </w:div>
    <w:div w:id="1776248435">
      <w:bodyDiv w:val="1"/>
      <w:marLeft w:val="0"/>
      <w:marRight w:val="0"/>
      <w:marTop w:val="0"/>
      <w:marBottom w:val="0"/>
      <w:divBdr>
        <w:top w:val="none" w:sz="0" w:space="0" w:color="auto"/>
        <w:left w:val="none" w:sz="0" w:space="0" w:color="auto"/>
        <w:bottom w:val="none" w:sz="0" w:space="0" w:color="auto"/>
        <w:right w:val="none" w:sz="0" w:space="0" w:color="auto"/>
      </w:divBdr>
    </w:div>
    <w:div w:id="1793405105">
      <w:bodyDiv w:val="1"/>
      <w:marLeft w:val="0"/>
      <w:marRight w:val="0"/>
      <w:marTop w:val="0"/>
      <w:marBottom w:val="0"/>
      <w:divBdr>
        <w:top w:val="none" w:sz="0" w:space="0" w:color="auto"/>
        <w:left w:val="none" w:sz="0" w:space="0" w:color="auto"/>
        <w:bottom w:val="none" w:sz="0" w:space="0" w:color="auto"/>
        <w:right w:val="none" w:sz="0" w:space="0" w:color="auto"/>
      </w:divBdr>
    </w:div>
    <w:div w:id="1833525702">
      <w:bodyDiv w:val="1"/>
      <w:marLeft w:val="0"/>
      <w:marRight w:val="0"/>
      <w:marTop w:val="0"/>
      <w:marBottom w:val="0"/>
      <w:divBdr>
        <w:top w:val="none" w:sz="0" w:space="0" w:color="auto"/>
        <w:left w:val="none" w:sz="0" w:space="0" w:color="auto"/>
        <w:bottom w:val="none" w:sz="0" w:space="0" w:color="auto"/>
        <w:right w:val="none" w:sz="0" w:space="0" w:color="auto"/>
      </w:divBdr>
    </w:div>
    <w:div w:id="1833985847">
      <w:bodyDiv w:val="1"/>
      <w:marLeft w:val="0"/>
      <w:marRight w:val="0"/>
      <w:marTop w:val="0"/>
      <w:marBottom w:val="0"/>
      <w:divBdr>
        <w:top w:val="none" w:sz="0" w:space="0" w:color="auto"/>
        <w:left w:val="none" w:sz="0" w:space="0" w:color="auto"/>
        <w:bottom w:val="none" w:sz="0" w:space="0" w:color="auto"/>
        <w:right w:val="none" w:sz="0" w:space="0" w:color="auto"/>
      </w:divBdr>
    </w:div>
    <w:div w:id="1879968217">
      <w:bodyDiv w:val="1"/>
      <w:marLeft w:val="0"/>
      <w:marRight w:val="0"/>
      <w:marTop w:val="0"/>
      <w:marBottom w:val="0"/>
      <w:divBdr>
        <w:top w:val="none" w:sz="0" w:space="0" w:color="auto"/>
        <w:left w:val="none" w:sz="0" w:space="0" w:color="auto"/>
        <w:bottom w:val="none" w:sz="0" w:space="0" w:color="auto"/>
        <w:right w:val="none" w:sz="0" w:space="0" w:color="auto"/>
      </w:divBdr>
    </w:div>
    <w:div w:id="1892304407">
      <w:bodyDiv w:val="1"/>
      <w:marLeft w:val="0"/>
      <w:marRight w:val="0"/>
      <w:marTop w:val="0"/>
      <w:marBottom w:val="0"/>
      <w:divBdr>
        <w:top w:val="none" w:sz="0" w:space="0" w:color="auto"/>
        <w:left w:val="none" w:sz="0" w:space="0" w:color="auto"/>
        <w:bottom w:val="none" w:sz="0" w:space="0" w:color="auto"/>
        <w:right w:val="none" w:sz="0" w:space="0" w:color="auto"/>
      </w:divBdr>
    </w:div>
    <w:div w:id="1903254572">
      <w:bodyDiv w:val="1"/>
      <w:marLeft w:val="0"/>
      <w:marRight w:val="0"/>
      <w:marTop w:val="0"/>
      <w:marBottom w:val="0"/>
      <w:divBdr>
        <w:top w:val="none" w:sz="0" w:space="0" w:color="auto"/>
        <w:left w:val="none" w:sz="0" w:space="0" w:color="auto"/>
        <w:bottom w:val="none" w:sz="0" w:space="0" w:color="auto"/>
        <w:right w:val="none" w:sz="0" w:space="0" w:color="auto"/>
      </w:divBdr>
    </w:div>
    <w:div w:id="1944337413">
      <w:bodyDiv w:val="1"/>
      <w:marLeft w:val="0"/>
      <w:marRight w:val="0"/>
      <w:marTop w:val="0"/>
      <w:marBottom w:val="0"/>
      <w:divBdr>
        <w:top w:val="none" w:sz="0" w:space="0" w:color="auto"/>
        <w:left w:val="none" w:sz="0" w:space="0" w:color="auto"/>
        <w:bottom w:val="none" w:sz="0" w:space="0" w:color="auto"/>
        <w:right w:val="none" w:sz="0" w:space="0" w:color="auto"/>
      </w:divBdr>
    </w:div>
    <w:div w:id="1990936186">
      <w:bodyDiv w:val="1"/>
      <w:marLeft w:val="0"/>
      <w:marRight w:val="0"/>
      <w:marTop w:val="0"/>
      <w:marBottom w:val="0"/>
      <w:divBdr>
        <w:top w:val="none" w:sz="0" w:space="0" w:color="auto"/>
        <w:left w:val="none" w:sz="0" w:space="0" w:color="auto"/>
        <w:bottom w:val="none" w:sz="0" w:space="0" w:color="auto"/>
        <w:right w:val="none" w:sz="0" w:space="0" w:color="auto"/>
      </w:divBdr>
    </w:div>
    <w:div w:id="2025862642">
      <w:bodyDiv w:val="1"/>
      <w:marLeft w:val="0"/>
      <w:marRight w:val="0"/>
      <w:marTop w:val="0"/>
      <w:marBottom w:val="0"/>
      <w:divBdr>
        <w:top w:val="none" w:sz="0" w:space="0" w:color="auto"/>
        <w:left w:val="none" w:sz="0" w:space="0" w:color="auto"/>
        <w:bottom w:val="none" w:sz="0" w:space="0" w:color="auto"/>
        <w:right w:val="none" w:sz="0" w:space="0" w:color="auto"/>
      </w:divBdr>
      <w:divsChild>
        <w:div w:id="399181156">
          <w:marLeft w:val="0"/>
          <w:marRight w:val="0"/>
          <w:marTop w:val="360"/>
          <w:marBottom w:val="0"/>
          <w:divBdr>
            <w:top w:val="none" w:sz="0" w:space="0" w:color="auto"/>
            <w:left w:val="none" w:sz="0" w:space="0" w:color="auto"/>
            <w:bottom w:val="none" w:sz="0" w:space="0" w:color="auto"/>
            <w:right w:val="none" w:sz="0" w:space="0" w:color="auto"/>
          </w:divBdr>
        </w:div>
        <w:div w:id="1656765656">
          <w:marLeft w:val="-75"/>
          <w:marRight w:val="0"/>
          <w:marTop w:val="480"/>
          <w:marBottom w:val="360"/>
          <w:divBdr>
            <w:top w:val="none" w:sz="0" w:space="0" w:color="auto"/>
            <w:left w:val="none" w:sz="0" w:space="0" w:color="auto"/>
            <w:bottom w:val="none" w:sz="0" w:space="0" w:color="auto"/>
            <w:right w:val="none" w:sz="0" w:space="0" w:color="auto"/>
          </w:divBdr>
        </w:div>
        <w:div w:id="1199006091">
          <w:marLeft w:val="0"/>
          <w:marRight w:val="0"/>
          <w:marTop w:val="360"/>
          <w:marBottom w:val="0"/>
          <w:divBdr>
            <w:top w:val="none" w:sz="0" w:space="0" w:color="auto"/>
            <w:left w:val="none" w:sz="0" w:space="0" w:color="auto"/>
            <w:bottom w:val="none" w:sz="0" w:space="0" w:color="auto"/>
            <w:right w:val="none" w:sz="0" w:space="0" w:color="auto"/>
          </w:divBdr>
        </w:div>
        <w:div w:id="969894165">
          <w:marLeft w:val="0"/>
          <w:marRight w:val="0"/>
          <w:marTop w:val="360"/>
          <w:marBottom w:val="0"/>
          <w:divBdr>
            <w:top w:val="none" w:sz="0" w:space="0" w:color="auto"/>
            <w:left w:val="none" w:sz="0" w:space="0" w:color="auto"/>
            <w:bottom w:val="none" w:sz="0" w:space="0" w:color="auto"/>
            <w:right w:val="none" w:sz="0" w:space="0" w:color="auto"/>
          </w:divBdr>
        </w:div>
        <w:div w:id="19480177">
          <w:marLeft w:val="0"/>
          <w:marRight w:val="0"/>
          <w:marTop w:val="360"/>
          <w:marBottom w:val="0"/>
          <w:divBdr>
            <w:top w:val="none" w:sz="0" w:space="0" w:color="auto"/>
            <w:left w:val="none" w:sz="0" w:space="0" w:color="auto"/>
            <w:bottom w:val="none" w:sz="0" w:space="0" w:color="auto"/>
            <w:right w:val="none" w:sz="0" w:space="0" w:color="auto"/>
          </w:divBdr>
        </w:div>
        <w:div w:id="417335354">
          <w:marLeft w:val="0"/>
          <w:marRight w:val="0"/>
          <w:marTop w:val="360"/>
          <w:marBottom w:val="0"/>
          <w:divBdr>
            <w:top w:val="none" w:sz="0" w:space="0" w:color="auto"/>
            <w:left w:val="none" w:sz="0" w:space="0" w:color="auto"/>
            <w:bottom w:val="none" w:sz="0" w:space="0" w:color="auto"/>
            <w:right w:val="none" w:sz="0" w:space="0" w:color="auto"/>
          </w:divBdr>
        </w:div>
        <w:div w:id="688725376">
          <w:marLeft w:val="-75"/>
          <w:marRight w:val="0"/>
          <w:marTop w:val="480"/>
          <w:marBottom w:val="360"/>
          <w:divBdr>
            <w:top w:val="none" w:sz="0" w:space="0" w:color="auto"/>
            <w:left w:val="none" w:sz="0" w:space="0" w:color="auto"/>
            <w:bottom w:val="none" w:sz="0" w:space="0" w:color="auto"/>
            <w:right w:val="none" w:sz="0" w:space="0" w:color="auto"/>
          </w:divBdr>
        </w:div>
        <w:div w:id="1086536024">
          <w:marLeft w:val="0"/>
          <w:marRight w:val="0"/>
          <w:marTop w:val="360"/>
          <w:marBottom w:val="0"/>
          <w:divBdr>
            <w:top w:val="none" w:sz="0" w:space="0" w:color="auto"/>
            <w:left w:val="none" w:sz="0" w:space="0" w:color="auto"/>
            <w:bottom w:val="none" w:sz="0" w:space="0" w:color="auto"/>
            <w:right w:val="none" w:sz="0" w:space="0" w:color="auto"/>
          </w:divBdr>
        </w:div>
        <w:div w:id="151874126">
          <w:marLeft w:val="0"/>
          <w:marRight w:val="0"/>
          <w:marTop w:val="360"/>
          <w:marBottom w:val="0"/>
          <w:divBdr>
            <w:top w:val="none" w:sz="0" w:space="0" w:color="auto"/>
            <w:left w:val="none" w:sz="0" w:space="0" w:color="auto"/>
            <w:bottom w:val="none" w:sz="0" w:space="0" w:color="auto"/>
            <w:right w:val="none" w:sz="0" w:space="0" w:color="auto"/>
          </w:divBdr>
        </w:div>
        <w:div w:id="1251935301">
          <w:marLeft w:val="0"/>
          <w:marRight w:val="0"/>
          <w:marTop w:val="360"/>
          <w:marBottom w:val="0"/>
          <w:divBdr>
            <w:top w:val="none" w:sz="0" w:space="0" w:color="auto"/>
            <w:left w:val="none" w:sz="0" w:space="0" w:color="auto"/>
            <w:bottom w:val="none" w:sz="0" w:space="0" w:color="auto"/>
            <w:right w:val="none" w:sz="0" w:space="0" w:color="auto"/>
          </w:divBdr>
        </w:div>
        <w:div w:id="1666544497">
          <w:marLeft w:val="0"/>
          <w:marRight w:val="0"/>
          <w:marTop w:val="360"/>
          <w:marBottom w:val="0"/>
          <w:divBdr>
            <w:top w:val="none" w:sz="0" w:space="0" w:color="auto"/>
            <w:left w:val="none" w:sz="0" w:space="0" w:color="auto"/>
            <w:bottom w:val="none" w:sz="0" w:space="0" w:color="auto"/>
            <w:right w:val="none" w:sz="0" w:space="0" w:color="auto"/>
          </w:divBdr>
        </w:div>
        <w:div w:id="1347636199">
          <w:marLeft w:val="0"/>
          <w:marRight w:val="0"/>
          <w:marTop w:val="360"/>
          <w:marBottom w:val="0"/>
          <w:divBdr>
            <w:top w:val="none" w:sz="0" w:space="0" w:color="auto"/>
            <w:left w:val="none" w:sz="0" w:space="0" w:color="auto"/>
            <w:bottom w:val="none" w:sz="0" w:space="0" w:color="auto"/>
            <w:right w:val="none" w:sz="0" w:space="0" w:color="auto"/>
          </w:divBdr>
        </w:div>
      </w:divsChild>
    </w:div>
    <w:div w:id="2083024704">
      <w:bodyDiv w:val="1"/>
      <w:marLeft w:val="0"/>
      <w:marRight w:val="0"/>
      <w:marTop w:val="0"/>
      <w:marBottom w:val="0"/>
      <w:divBdr>
        <w:top w:val="none" w:sz="0" w:space="0" w:color="auto"/>
        <w:left w:val="none" w:sz="0" w:space="0" w:color="auto"/>
        <w:bottom w:val="none" w:sz="0" w:space="0" w:color="auto"/>
        <w:right w:val="none" w:sz="0" w:space="0" w:color="auto"/>
      </w:divBdr>
    </w:div>
    <w:div w:id="2092576468">
      <w:bodyDiv w:val="1"/>
      <w:marLeft w:val="0"/>
      <w:marRight w:val="0"/>
      <w:marTop w:val="0"/>
      <w:marBottom w:val="0"/>
      <w:divBdr>
        <w:top w:val="none" w:sz="0" w:space="0" w:color="auto"/>
        <w:left w:val="none" w:sz="0" w:space="0" w:color="auto"/>
        <w:bottom w:val="none" w:sz="0" w:space="0" w:color="auto"/>
        <w:right w:val="none" w:sz="0" w:space="0" w:color="auto"/>
      </w:divBdr>
      <w:divsChild>
        <w:div w:id="361712390">
          <w:marLeft w:val="0"/>
          <w:marRight w:val="0"/>
          <w:marTop w:val="360"/>
          <w:marBottom w:val="0"/>
          <w:divBdr>
            <w:top w:val="none" w:sz="0" w:space="0" w:color="auto"/>
            <w:left w:val="none" w:sz="0" w:space="0" w:color="auto"/>
            <w:bottom w:val="none" w:sz="0" w:space="0" w:color="auto"/>
            <w:right w:val="none" w:sz="0" w:space="0" w:color="auto"/>
          </w:divBdr>
        </w:div>
        <w:div w:id="1148983335">
          <w:marLeft w:val="0"/>
          <w:marRight w:val="0"/>
          <w:marTop w:val="360"/>
          <w:marBottom w:val="0"/>
          <w:divBdr>
            <w:top w:val="none" w:sz="0" w:space="0" w:color="auto"/>
            <w:left w:val="none" w:sz="0" w:space="0" w:color="auto"/>
            <w:bottom w:val="none" w:sz="0" w:space="0" w:color="auto"/>
            <w:right w:val="none" w:sz="0" w:space="0" w:color="auto"/>
          </w:divBdr>
        </w:div>
        <w:div w:id="588002835">
          <w:marLeft w:val="0"/>
          <w:marRight w:val="0"/>
          <w:marTop w:val="360"/>
          <w:marBottom w:val="0"/>
          <w:divBdr>
            <w:top w:val="none" w:sz="0" w:space="0" w:color="auto"/>
            <w:left w:val="none" w:sz="0" w:space="0" w:color="auto"/>
            <w:bottom w:val="none" w:sz="0" w:space="0" w:color="auto"/>
            <w:right w:val="none" w:sz="0" w:space="0" w:color="auto"/>
          </w:divBdr>
        </w:div>
        <w:div w:id="433332810">
          <w:marLeft w:val="0"/>
          <w:marRight w:val="0"/>
          <w:marTop w:val="360"/>
          <w:marBottom w:val="0"/>
          <w:divBdr>
            <w:top w:val="none" w:sz="0" w:space="0" w:color="auto"/>
            <w:left w:val="none" w:sz="0" w:space="0" w:color="auto"/>
            <w:bottom w:val="none" w:sz="0" w:space="0" w:color="auto"/>
            <w:right w:val="none" w:sz="0" w:space="0" w:color="auto"/>
          </w:divBdr>
        </w:div>
        <w:div w:id="2088109153">
          <w:marLeft w:val="0"/>
          <w:marRight w:val="0"/>
          <w:marTop w:val="360"/>
          <w:marBottom w:val="0"/>
          <w:divBdr>
            <w:top w:val="none" w:sz="0" w:space="0" w:color="auto"/>
            <w:left w:val="none" w:sz="0" w:space="0" w:color="auto"/>
            <w:bottom w:val="none" w:sz="0" w:space="0" w:color="auto"/>
            <w:right w:val="none" w:sz="0" w:space="0" w:color="auto"/>
          </w:divBdr>
        </w:div>
        <w:div w:id="127556501">
          <w:marLeft w:val="0"/>
          <w:marRight w:val="0"/>
          <w:marTop w:val="360"/>
          <w:marBottom w:val="0"/>
          <w:divBdr>
            <w:top w:val="none" w:sz="0" w:space="0" w:color="auto"/>
            <w:left w:val="none" w:sz="0" w:space="0" w:color="auto"/>
            <w:bottom w:val="none" w:sz="0" w:space="0" w:color="auto"/>
            <w:right w:val="none" w:sz="0" w:space="0" w:color="auto"/>
          </w:divBdr>
        </w:div>
        <w:div w:id="325859322">
          <w:marLeft w:val="0"/>
          <w:marRight w:val="0"/>
          <w:marTop w:val="360"/>
          <w:marBottom w:val="0"/>
          <w:divBdr>
            <w:top w:val="none" w:sz="0" w:space="0" w:color="auto"/>
            <w:left w:val="none" w:sz="0" w:space="0" w:color="auto"/>
            <w:bottom w:val="none" w:sz="0" w:space="0" w:color="auto"/>
            <w:right w:val="none" w:sz="0" w:space="0" w:color="auto"/>
          </w:divBdr>
        </w:div>
        <w:div w:id="279840107">
          <w:marLeft w:val="0"/>
          <w:marRight w:val="0"/>
          <w:marTop w:val="360"/>
          <w:marBottom w:val="0"/>
          <w:divBdr>
            <w:top w:val="none" w:sz="0" w:space="0" w:color="auto"/>
            <w:left w:val="none" w:sz="0" w:space="0" w:color="auto"/>
            <w:bottom w:val="none" w:sz="0" w:space="0" w:color="auto"/>
            <w:right w:val="none" w:sz="0" w:space="0" w:color="auto"/>
          </w:divBdr>
        </w:div>
        <w:div w:id="1926457621">
          <w:marLeft w:val="0"/>
          <w:marRight w:val="0"/>
          <w:marTop w:val="360"/>
          <w:marBottom w:val="0"/>
          <w:divBdr>
            <w:top w:val="none" w:sz="0" w:space="0" w:color="auto"/>
            <w:left w:val="none" w:sz="0" w:space="0" w:color="auto"/>
            <w:bottom w:val="none" w:sz="0" w:space="0" w:color="auto"/>
            <w:right w:val="none" w:sz="0" w:space="0" w:color="auto"/>
          </w:divBdr>
        </w:div>
      </w:divsChild>
    </w:div>
    <w:div w:id="2097438504">
      <w:bodyDiv w:val="1"/>
      <w:marLeft w:val="0"/>
      <w:marRight w:val="0"/>
      <w:marTop w:val="0"/>
      <w:marBottom w:val="0"/>
      <w:divBdr>
        <w:top w:val="none" w:sz="0" w:space="0" w:color="auto"/>
        <w:left w:val="none" w:sz="0" w:space="0" w:color="auto"/>
        <w:bottom w:val="none" w:sz="0" w:space="0" w:color="auto"/>
        <w:right w:val="none" w:sz="0" w:space="0" w:color="auto"/>
      </w:divBdr>
    </w:div>
    <w:div w:id="212430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sv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sv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0BA61-6FB0-4700-9E96-308F302D6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8828</Words>
  <Characters>52885</Characters>
  <Application>Microsoft Office Word</Application>
  <DocSecurity>0</DocSecurity>
  <Lines>1079</Lines>
  <Paragraphs>493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Professional sample paper with annotations</vt:lpstr>
      <vt:lpstr>Professional sample paper with annotations</vt:lpstr>
    </vt:vector>
  </TitlesOfParts>
  <Company/>
  <LinksUpToDate>false</LinksUpToDate>
  <CharactersWithSpaces>61220</CharactersWithSpaces>
  <SharedDoc>false</SharedDoc>
  <HLinks>
    <vt:vector size="150" baseType="variant">
      <vt:variant>
        <vt:i4>1900629</vt:i4>
      </vt:variant>
      <vt:variant>
        <vt:i4>72</vt:i4>
      </vt:variant>
      <vt:variant>
        <vt:i4>0</vt:i4>
      </vt:variant>
      <vt:variant>
        <vt:i4>5</vt:i4>
      </vt:variant>
      <vt:variant>
        <vt:lpwstr>https://doi.org/10.1080/02602930802618336</vt:lpwstr>
      </vt:variant>
      <vt:variant>
        <vt:lpwstr/>
      </vt:variant>
      <vt:variant>
        <vt:i4>6160402</vt:i4>
      </vt:variant>
      <vt:variant>
        <vt:i4>69</vt:i4>
      </vt:variant>
      <vt:variant>
        <vt:i4>0</vt:i4>
      </vt:variant>
      <vt:variant>
        <vt:i4>5</vt:i4>
      </vt:variant>
      <vt:variant>
        <vt:lpwstr>https://doi.org/10.1016/j.stueduc.2016.08.007</vt:lpwstr>
      </vt:variant>
      <vt:variant>
        <vt:lpwstr/>
      </vt:variant>
      <vt:variant>
        <vt:i4>1179654</vt:i4>
      </vt:variant>
      <vt:variant>
        <vt:i4>66</vt:i4>
      </vt:variant>
      <vt:variant>
        <vt:i4>0</vt:i4>
      </vt:variant>
      <vt:variant>
        <vt:i4>5</vt:i4>
      </vt:variant>
      <vt:variant>
        <vt:lpwstr>https://doi.org/10.1037/h0031322</vt:lpwstr>
      </vt:variant>
      <vt:variant>
        <vt:lpwstr/>
      </vt:variant>
      <vt:variant>
        <vt:i4>69</vt:i4>
      </vt:variant>
      <vt:variant>
        <vt:i4>63</vt:i4>
      </vt:variant>
      <vt:variant>
        <vt:i4>0</vt:i4>
      </vt:variant>
      <vt:variant>
        <vt:i4>5</vt:i4>
      </vt:variant>
      <vt:variant>
        <vt:lpwstr>https://doi.org/10.1080/02602938.2010.545869</vt:lpwstr>
      </vt:variant>
      <vt:variant>
        <vt:lpwstr/>
      </vt:variant>
      <vt:variant>
        <vt:i4>7667744</vt:i4>
      </vt:variant>
      <vt:variant>
        <vt:i4>60</vt:i4>
      </vt:variant>
      <vt:variant>
        <vt:i4>0</vt:i4>
      </vt:variant>
      <vt:variant>
        <vt:i4>5</vt:i4>
      </vt:variant>
      <vt:variant>
        <vt:lpwstr>https://doi.org/10.14293/S2199-1006.1.SOR-EDU.AOFRQA.v1</vt:lpwstr>
      </vt:variant>
      <vt:variant>
        <vt:lpwstr/>
      </vt:variant>
      <vt:variant>
        <vt:i4>131136</vt:i4>
      </vt:variant>
      <vt:variant>
        <vt:i4>57</vt:i4>
      </vt:variant>
      <vt:variant>
        <vt:i4>0</vt:i4>
      </vt:variant>
      <vt:variant>
        <vt:i4>5</vt:i4>
      </vt:variant>
      <vt:variant>
        <vt:lpwstr>https://doi.org/10.1080/02602938.2014.956684</vt:lpwstr>
      </vt:variant>
      <vt:variant>
        <vt:lpwstr/>
      </vt:variant>
      <vt:variant>
        <vt:i4>1114204</vt:i4>
      </vt:variant>
      <vt:variant>
        <vt:i4>54</vt:i4>
      </vt:variant>
      <vt:variant>
        <vt:i4>0</vt:i4>
      </vt:variant>
      <vt:variant>
        <vt:i4>5</vt:i4>
      </vt:variant>
      <vt:variant>
        <vt:lpwstr>https://doi.org/10.3102/0034654313496870</vt:lpwstr>
      </vt:variant>
      <vt:variant>
        <vt:lpwstr/>
      </vt:variant>
      <vt:variant>
        <vt:i4>983110</vt:i4>
      </vt:variant>
      <vt:variant>
        <vt:i4>51</vt:i4>
      </vt:variant>
      <vt:variant>
        <vt:i4>0</vt:i4>
      </vt:variant>
      <vt:variant>
        <vt:i4>5</vt:i4>
      </vt:variant>
      <vt:variant>
        <vt:lpwstr>https://doi.org/10.1080/02602938.2014.890695</vt:lpwstr>
      </vt:variant>
      <vt:variant>
        <vt:lpwstr/>
      </vt:variant>
      <vt:variant>
        <vt:i4>6684709</vt:i4>
      </vt:variant>
      <vt:variant>
        <vt:i4>48</vt:i4>
      </vt:variant>
      <vt:variant>
        <vt:i4>0</vt:i4>
      </vt:variant>
      <vt:variant>
        <vt:i4>5</vt:i4>
      </vt:variant>
      <vt:variant>
        <vt:lpwstr>https://doi.org/10.1002/au.222</vt:lpwstr>
      </vt:variant>
      <vt:variant>
        <vt:lpwstr/>
      </vt:variant>
      <vt:variant>
        <vt:i4>8257635</vt:i4>
      </vt:variant>
      <vt:variant>
        <vt:i4>45</vt:i4>
      </vt:variant>
      <vt:variant>
        <vt:i4>0</vt:i4>
      </vt:variant>
      <vt:variant>
        <vt:i4>5</vt:i4>
      </vt:variant>
      <vt:variant>
        <vt:lpwstr>https://doi.org/10.1002/tia2.20004</vt:lpwstr>
      </vt:variant>
      <vt:variant>
        <vt:lpwstr/>
      </vt:variant>
      <vt:variant>
        <vt:i4>1179728</vt:i4>
      </vt:variant>
      <vt:variant>
        <vt:i4>42</vt:i4>
      </vt:variant>
      <vt:variant>
        <vt:i4>0</vt:i4>
      </vt:variant>
      <vt:variant>
        <vt:i4>5</vt:i4>
      </vt:variant>
      <vt:variant>
        <vt:lpwstr>https://doi.org/10.1080/02602930701293231</vt:lpwstr>
      </vt:variant>
      <vt:variant>
        <vt:lpwstr/>
      </vt:variant>
      <vt:variant>
        <vt:i4>1900632</vt:i4>
      </vt:variant>
      <vt:variant>
        <vt:i4>39</vt:i4>
      </vt:variant>
      <vt:variant>
        <vt:i4>0</vt:i4>
      </vt:variant>
      <vt:variant>
        <vt:i4>5</vt:i4>
      </vt:variant>
      <vt:variant>
        <vt:lpwstr>https://doi.org/10.1080/02602930902862875</vt:lpwstr>
      </vt:variant>
      <vt:variant>
        <vt:lpwstr/>
      </vt:variant>
      <vt:variant>
        <vt:i4>1835102</vt:i4>
      </vt:variant>
      <vt:variant>
        <vt:i4>36</vt:i4>
      </vt:variant>
      <vt:variant>
        <vt:i4>0</vt:i4>
      </vt:variant>
      <vt:variant>
        <vt:i4>5</vt:i4>
      </vt:variant>
      <vt:variant>
        <vt:lpwstr>https://doi.org/10.1080/02602931003632399</vt:lpwstr>
      </vt:variant>
      <vt:variant>
        <vt:lpwstr/>
      </vt:variant>
      <vt:variant>
        <vt:i4>262161</vt:i4>
      </vt:variant>
      <vt:variant>
        <vt:i4>33</vt:i4>
      </vt:variant>
      <vt:variant>
        <vt:i4>0</vt:i4>
      </vt:variant>
      <vt:variant>
        <vt:i4>5</vt:i4>
      </vt:variant>
      <vt:variant>
        <vt:lpwstr>https://doi.org/10.1007/s10755-016-9368-5</vt:lpwstr>
      </vt:variant>
      <vt:variant>
        <vt:lpwstr/>
      </vt:variant>
      <vt:variant>
        <vt:i4>6684791</vt:i4>
      </vt:variant>
      <vt:variant>
        <vt:i4>30</vt:i4>
      </vt:variant>
      <vt:variant>
        <vt:i4>0</vt:i4>
      </vt:variant>
      <vt:variant>
        <vt:i4>5</vt:i4>
      </vt:variant>
      <vt:variant>
        <vt:lpwstr>https://doi.org/10.1037/stl0000052</vt:lpwstr>
      </vt:variant>
      <vt:variant>
        <vt:lpwstr/>
      </vt:variant>
      <vt:variant>
        <vt:i4>458825</vt:i4>
      </vt:variant>
      <vt:variant>
        <vt:i4>27</vt:i4>
      </vt:variant>
      <vt:variant>
        <vt:i4>0</vt:i4>
      </vt:variant>
      <vt:variant>
        <vt:i4>5</vt:i4>
      </vt:variant>
      <vt:variant>
        <vt:lpwstr>https://doi.org/10.1080/02602938.2013.831809</vt:lpwstr>
      </vt:variant>
      <vt:variant>
        <vt:lpwstr/>
      </vt:variant>
      <vt:variant>
        <vt:i4>5046366</vt:i4>
      </vt:variant>
      <vt:variant>
        <vt:i4>24</vt:i4>
      </vt:variant>
      <vt:variant>
        <vt:i4>0</vt:i4>
      </vt:variant>
      <vt:variant>
        <vt:i4>5</vt:i4>
      </vt:variant>
      <vt:variant>
        <vt:lpwstr>https://doi.org/10.1017/CBO9780511808098</vt:lpwstr>
      </vt:variant>
      <vt:variant>
        <vt:lpwstr/>
      </vt:variant>
      <vt:variant>
        <vt:i4>917570</vt:i4>
      </vt:variant>
      <vt:variant>
        <vt:i4>21</vt:i4>
      </vt:variant>
      <vt:variant>
        <vt:i4>0</vt:i4>
      </vt:variant>
      <vt:variant>
        <vt:i4>5</vt:i4>
      </vt:variant>
      <vt:variant>
        <vt:lpwstr>https://doi.org/10.1080/02602938.2016.1261083</vt:lpwstr>
      </vt:variant>
      <vt:variant>
        <vt:lpwstr/>
      </vt:variant>
      <vt:variant>
        <vt:i4>1572945</vt:i4>
      </vt:variant>
      <vt:variant>
        <vt:i4>18</vt:i4>
      </vt:variant>
      <vt:variant>
        <vt:i4>0</vt:i4>
      </vt:variant>
      <vt:variant>
        <vt:i4>5</vt:i4>
      </vt:variant>
      <vt:variant>
        <vt:lpwstr>https://doi.org/10.1080/02602930410001689171</vt:lpwstr>
      </vt:variant>
      <vt:variant>
        <vt:lpwstr/>
      </vt:variant>
      <vt:variant>
        <vt:i4>1441878</vt:i4>
      </vt:variant>
      <vt:variant>
        <vt:i4>15</vt:i4>
      </vt:variant>
      <vt:variant>
        <vt:i4>0</vt:i4>
      </vt:variant>
      <vt:variant>
        <vt:i4>5</vt:i4>
      </vt:variant>
      <vt:variant>
        <vt:lpwstr>https://doi.org/10.1080/08832320209599691</vt:lpwstr>
      </vt:variant>
      <vt:variant>
        <vt:lpwstr/>
      </vt:variant>
      <vt:variant>
        <vt:i4>655437</vt:i4>
      </vt:variant>
      <vt:variant>
        <vt:i4>12</vt:i4>
      </vt:variant>
      <vt:variant>
        <vt:i4>0</vt:i4>
      </vt:variant>
      <vt:variant>
        <vt:i4>5</vt:i4>
      </vt:variant>
      <vt:variant>
        <vt:lpwstr>https://doi.org/10.1080/02602938.2013.860950</vt:lpwstr>
      </vt:variant>
      <vt:variant>
        <vt:lpwstr/>
      </vt:variant>
      <vt:variant>
        <vt:i4>6488179</vt:i4>
      </vt:variant>
      <vt:variant>
        <vt:i4>9</vt:i4>
      </vt:variant>
      <vt:variant>
        <vt:i4>0</vt:i4>
      </vt:variant>
      <vt:variant>
        <vt:i4>5</vt:i4>
      </vt:variant>
      <vt:variant>
        <vt:lpwstr>https://doi.org/10.1037/stl0000017</vt:lpwstr>
      </vt:variant>
      <vt:variant>
        <vt:lpwstr/>
      </vt:variant>
      <vt:variant>
        <vt:i4>6684790</vt:i4>
      </vt:variant>
      <vt:variant>
        <vt:i4>6</vt:i4>
      </vt:variant>
      <vt:variant>
        <vt:i4>0</vt:i4>
      </vt:variant>
      <vt:variant>
        <vt:i4>5</vt:i4>
      </vt:variant>
      <vt:variant>
        <vt:lpwstr>https://doi.org/10.1037/stl0000042</vt:lpwstr>
      </vt:variant>
      <vt:variant>
        <vt:lpwstr/>
      </vt:variant>
      <vt:variant>
        <vt:i4>2097254</vt:i4>
      </vt:variant>
      <vt:variant>
        <vt:i4>3</vt:i4>
      </vt:variant>
      <vt:variant>
        <vt:i4>0</vt:i4>
      </vt:variant>
      <vt:variant>
        <vt:i4>5</vt:i4>
      </vt:variant>
      <vt:variant>
        <vt:lpwstr>https://doi.org/10.3200/JECE.37.1.21-37</vt:lpwstr>
      </vt:variant>
      <vt:variant>
        <vt:lpwstr/>
      </vt:variant>
      <vt:variant>
        <vt:i4>393256</vt:i4>
      </vt:variant>
      <vt:variant>
        <vt:i4>0</vt:i4>
      </vt:variant>
      <vt:variant>
        <vt:i4>0</vt:i4>
      </vt:variant>
      <vt:variant>
        <vt:i4>5</vt:i4>
      </vt:variant>
      <vt:variant>
        <vt:lpwstr>mailto:mandy.klatt@uni-leipzig.de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sample paper with annotations</dc:title>
  <dc:subject/>
  <dc:creator>Lotz, Christin</dc:creator>
  <cp:keywords/>
  <dc:description/>
  <cp:lastModifiedBy>Mandy Klatt</cp:lastModifiedBy>
  <cp:revision>24</cp:revision>
  <dcterms:created xsi:type="dcterms:W3CDTF">2025-01-23T13:47:00Z</dcterms:created>
  <dcterms:modified xsi:type="dcterms:W3CDTF">2025-01-24T13:49:00Z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09caa86a456d411acc7c2b59a9eed341c1b52f7dbf97d7a1ccc7274c161dbdcb</vt:lpwstr>
  </property>
  <property fmtid="{D5CDD505-2E9C-101B-9397-08002B2CF9AE}" pid="3" name="ZOTERO_PREF_1">
    <vt:lpwstr>&lt;data data-version="3" zotero-version="7.0.11"&gt;&lt;session id="im67vVJU"/&gt;&lt;style id="http://www.zotero.org/styles/apa" locale="en-US" hasBibliography="1" bibliographyStyleHasBeenSet="1"/&gt;&lt;prefs&gt;&lt;pref name="fieldType" value="Field"/&gt;&lt;/prefs&gt;&lt;/data&gt;</vt:lpwstr>
  </property>
</Properties>
</file>