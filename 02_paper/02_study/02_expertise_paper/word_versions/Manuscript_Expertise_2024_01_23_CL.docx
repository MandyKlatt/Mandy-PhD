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C2D7" w14:textId="3D715D4E"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2C9C7997" w14:textId="16F2D040"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09F15446" w14:textId="2635152B"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1CA0A217" w14:textId="19317805" w:rsidR="005D4500" w:rsidRPr="002353AB" w:rsidRDefault="002353AB" w:rsidP="002353AB">
      <w:pPr>
        <w:pStyle w:val="Titel"/>
        <w:rPr>
          <w:rFonts w:ascii="Times New Roman" w:hAnsi="Times New Roman" w:cs="Times New Roman"/>
          <w:color w:val="DBDBDB" w:themeColor="accent3" w:themeTint="66"/>
          <w:sz w:val="24"/>
          <w:szCs w:val="24"/>
          <w:lang w:val="de-DE"/>
        </w:rPr>
      </w:pPr>
      <w:r w:rsidRPr="002353AB">
        <w:rPr>
          <w:rFonts w:ascii="Times New Roman" w:hAnsi="Times New Roman" w:cs="Times New Roman"/>
          <w:color w:val="DBDBDB" w:themeColor="accent3" w:themeTint="66"/>
          <w:sz w:val="24"/>
          <w:szCs w:val="24"/>
          <w:lang w:val="de-DE"/>
        </w:rPr>
        <w:t>Hier fancy Titel überlegen f</w:t>
      </w:r>
      <w:r>
        <w:rPr>
          <w:rFonts w:ascii="Times New Roman" w:hAnsi="Times New Roman" w:cs="Times New Roman"/>
          <w:color w:val="DBDBDB" w:themeColor="accent3" w:themeTint="66"/>
          <w:sz w:val="24"/>
          <w:szCs w:val="24"/>
          <w:lang w:val="de-DE"/>
        </w:rPr>
        <w:t>ür Expertise-Paper</w:t>
      </w:r>
    </w:p>
    <w:p w14:paraId="7884E8B4" w14:textId="0EF0BA16" w:rsidR="0017154C" w:rsidRPr="002353AB" w:rsidRDefault="00660AEB" w:rsidP="007C555E">
      <w:pPr>
        <w:tabs>
          <w:tab w:val="clear" w:pos="3068"/>
        </w:tabs>
        <w:spacing w:after="160" w:line="259" w:lineRule="auto"/>
        <w:ind w:firstLine="0"/>
        <w:rPr>
          <w:rFonts w:ascii="Times New Roman" w:hAnsi="Times New Roman" w:cs="Times New Roman"/>
          <w:color w:val="DBDBDB" w:themeColor="accent3" w:themeTint="66"/>
          <w:sz w:val="24"/>
          <w:szCs w:val="24"/>
          <w:lang w:val="de-DE"/>
        </w:rPr>
      </w:pPr>
      <w:r w:rsidRPr="002353AB">
        <w:rPr>
          <w:rFonts w:ascii="Times New Roman" w:hAnsi="Times New Roman" w:cs="Times New Roman"/>
          <w:color w:val="DBDBDB" w:themeColor="accent3" w:themeTint="66"/>
          <w:sz w:val="24"/>
          <w:szCs w:val="24"/>
          <w:lang w:val="de-DE"/>
        </w:rPr>
        <w:br w:type="page"/>
      </w:r>
    </w:p>
    <w:p w14:paraId="3E30800D" w14:textId="77777777" w:rsidR="0017154C" w:rsidRPr="003C0037" w:rsidRDefault="0017154C" w:rsidP="007B42B7">
      <w:pPr>
        <w:pStyle w:val="berschrift1"/>
        <w:rPr>
          <w:rFonts w:ascii="Times New Roman" w:hAnsi="Times New Roman" w:cs="Times New Roman"/>
          <w:sz w:val="24"/>
          <w:szCs w:val="24"/>
        </w:rPr>
      </w:pPr>
      <w:r w:rsidRPr="003C0037">
        <w:rPr>
          <w:rFonts w:ascii="Times New Roman" w:hAnsi="Times New Roman" w:cs="Times New Roman"/>
          <w:sz w:val="24"/>
          <w:szCs w:val="24"/>
        </w:rPr>
        <w:lastRenderedPageBreak/>
        <w:t>Abstract</w:t>
      </w:r>
    </w:p>
    <w:p w14:paraId="39BB6F0E" w14:textId="77777777" w:rsidR="009D4694" w:rsidRDefault="009D4694" w:rsidP="007C555E">
      <w:pPr>
        <w:tabs>
          <w:tab w:val="clear" w:pos="3068"/>
        </w:tabs>
        <w:ind w:firstLine="0"/>
        <w:rPr>
          <w:rFonts w:ascii="Times New Roman" w:hAnsi="Times New Roman" w:cs="Times New Roman"/>
          <w:color w:val="DBDBDB" w:themeColor="accent3" w:themeTint="66"/>
          <w:sz w:val="24"/>
          <w:szCs w:val="24"/>
        </w:rPr>
      </w:pPr>
    </w:p>
    <w:p w14:paraId="2FED3746" w14:textId="5E6A93F8" w:rsidR="00E102C3" w:rsidRPr="00B76258" w:rsidRDefault="0017154C" w:rsidP="007C555E">
      <w:pPr>
        <w:tabs>
          <w:tab w:val="clear" w:pos="3068"/>
        </w:tabs>
        <w:ind w:firstLine="0"/>
        <w:rPr>
          <w:rFonts w:ascii="Times New Roman" w:hAnsi="Times New Roman" w:cs="Times New Roman"/>
          <w:color w:val="DBDBDB" w:themeColor="accent3" w:themeTint="66"/>
          <w:sz w:val="24"/>
          <w:szCs w:val="24"/>
        </w:rPr>
      </w:pPr>
      <w:r w:rsidRPr="00B76258">
        <w:rPr>
          <w:rFonts w:ascii="Times New Roman" w:hAnsi="Times New Roman" w:cs="Times New Roman"/>
          <w:color w:val="DBDBDB" w:themeColor="accent3" w:themeTint="66"/>
          <w:sz w:val="24"/>
          <w:szCs w:val="24"/>
        </w:rPr>
        <w:tab/>
      </w:r>
      <w:r w:rsidRPr="003C0037">
        <w:rPr>
          <w:rFonts w:ascii="Times New Roman" w:hAnsi="Times New Roman" w:cs="Times New Roman"/>
          <w:i/>
          <w:sz w:val="24"/>
          <w:szCs w:val="24"/>
        </w:rPr>
        <w:t>Keywords:</w:t>
      </w:r>
      <w:r w:rsidRPr="003C0037">
        <w:rPr>
          <w:rFonts w:ascii="Times New Roman" w:hAnsi="Times New Roman" w:cs="Times New Roman"/>
          <w:sz w:val="24"/>
          <w:szCs w:val="24"/>
        </w:rPr>
        <w:t xml:space="preserve"> </w:t>
      </w:r>
      <w:r w:rsidR="00814D53">
        <w:rPr>
          <w:rFonts w:ascii="Times New Roman" w:hAnsi="Times New Roman" w:cs="Times New Roman"/>
          <w:sz w:val="24"/>
          <w:szCs w:val="24"/>
        </w:rPr>
        <w:t xml:space="preserve">classroom management, </w:t>
      </w:r>
      <w:r w:rsidR="002353AB" w:rsidRPr="002353AB">
        <w:rPr>
          <w:rFonts w:ascii="Times New Roman" w:hAnsi="Times New Roman" w:cs="Times New Roman"/>
          <w:sz w:val="24"/>
          <w:szCs w:val="24"/>
        </w:rPr>
        <w:t xml:space="preserve">professional vision, </w:t>
      </w:r>
      <w:r w:rsidR="00814D53">
        <w:rPr>
          <w:rFonts w:ascii="Times New Roman" w:hAnsi="Times New Roman" w:cs="Times New Roman"/>
          <w:sz w:val="24"/>
          <w:szCs w:val="24"/>
        </w:rPr>
        <w:t xml:space="preserve">eye-tracking, </w:t>
      </w:r>
      <w:r w:rsidR="002353AB" w:rsidRPr="002353AB">
        <w:rPr>
          <w:rFonts w:ascii="Times New Roman" w:hAnsi="Times New Roman" w:cs="Times New Roman"/>
          <w:sz w:val="24"/>
          <w:szCs w:val="24"/>
        </w:rPr>
        <w:t xml:space="preserve">expertise differences, </w:t>
      </w:r>
      <w:r w:rsidR="002353AB">
        <w:rPr>
          <w:rFonts w:ascii="Times New Roman" w:hAnsi="Times New Roman" w:cs="Times New Roman"/>
          <w:sz w:val="24"/>
          <w:szCs w:val="24"/>
        </w:rPr>
        <w:t xml:space="preserve">managing </w:t>
      </w:r>
      <w:r w:rsidR="00B151C0" w:rsidRPr="002353AB">
        <w:rPr>
          <w:rFonts w:ascii="Times New Roman" w:hAnsi="Times New Roman" w:cs="Times New Roman"/>
          <w:sz w:val="24"/>
          <w:szCs w:val="24"/>
        </w:rPr>
        <w:t>classroom disruptions</w:t>
      </w:r>
      <w:r w:rsidR="00E102C3" w:rsidRPr="00B76258">
        <w:rPr>
          <w:rFonts w:ascii="Times New Roman" w:hAnsi="Times New Roman" w:cs="Times New Roman"/>
          <w:color w:val="DBDBDB" w:themeColor="accent3" w:themeTint="66"/>
          <w:sz w:val="24"/>
          <w:szCs w:val="24"/>
        </w:rPr>
        <w:br w:type="page"/>
      </w:r>
    </w:p>
    <w:p w14:paraId="3A6E430F" w14:textId="306C9C05" w:rsidR="00E102C3" w:rsidRPr="0039084A" w:rsidRDefault="00B31011" w:rsidP="007B42B7">
      <w:pPr>
        <w:pStyle w:val="berschrift1"/>
        <w:ind w:left="360"/>
        <w:rPr>
          <w:rFonts w:ascii="Times New Roman" w:hAnsi="Times New Roman" w:cs="Times New Roman"/>
          <w:sz w:val="24"/>
          <w:szCs w:val="24"/>
        </w:rPr>
      </w:pPr>
      <w:r w:rsidRPr="0039084A">
        <w:rPr>
          <w:rFonts w:ascii="Times New Roman" w:hAnsi="Times New Roman" w:cs="Times New Roman"/>
          <w:sz w:val="24"/>
          <w:szCs w:val="24"/>
        </w:rPr>
        <w:lastRenderedPageBreak/>
        <w:t>Introduction</w:t>
      </w:r>
    </w:p>
    <w:p w14:paraId="7720C8E4" w14:textId="18E1C2A8" w:rsidR="003C0037" w:rsidRDefault="00EA404B" w:rsidP="007C555E">
      <w:pPr>
        <w:pStyle w:val="berschrift2"/>
        <w:rPr>
          <w:rFonts w:ascii="Times New Roman" w:hAnsi="Times New Roman" w:cs="Times New Roman"/>
          <w:sz w:val="24"/>
          <w:szCs w:val="24"/>
        </w:rPr>
      </w:pPr>
      <w:commentRangeStart w:id="0"/>
      <w:r w:rsidRPr="00234A36">
        <w:rPr>
          <w:rFonts w:ascii="Times New Roman" w:hAnsi="Times New Roman" w:cs="Times New Roman"/>
          <w:sz w:val="24"/>
          <w:szCs w:val="24"/>
        </w:rPr>
        <w:t xml:space="preserve">Classroom </w:t>
      </w:r>
      <w:r w:rsidR="00234A36" w:rsidRPr="00234A36">
        <w:rPr>
          <w:rFonts w:ascii="Times New Roman" w:hAnsi="Times New Roman" w:cs="Times New Roman"/>
          <w:sz w:val="24"/>
          <w:szCs w:val="24"/>
        </w:rPr>
        <w:t>M</w:t>
      </w:r>
      <w:r w:rsidRPr="00234A36">
        <w:rPr>
          <w:rFonts w:ascii="Times New Roman" w:hAnsi="Times New Roman" w:cs="Times New Roman"/>
          <w:sz w:val="24"/>
          <w:szCs w:val="24"/>
        </w:rPr>
        <w:t>anagement</w:t>
      </w:r>
      <w:r w:rsidR="00814D53">
        <w:rPr>
          <w:rFonts w:ascii="Times New Roman" w:hAnsi="Times New Roman" w:cs="Times New Roman"/>
          <w:sz w:val="24"/>
          <w:szCs w:val="24"/>
        </w:rPr>
        <w:t xml:space="preserve"> </w:t>
      </w:r>
    </w:p>
    <w:p w14:paraId="4F97B313" w14:textId="3D4765FF" w:rsidR="00DA6DA6" w:rsidRPr="00234A36" w:rsidRDefault="00861582"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 xml:space="preserve">Teachers’ </w:t>
      </w:r>
      <w:r w:rsidR="00234A36" w:rsidRPr="00234A36">
        <w:rPr>
          <w:rFonts w:ascii="Times New Roman" w:hAnsi="Times New Roman" w:cs="Times New Roman"/>
          <w:sz w:val="24"/>
          <w:szCs w:val="24"/>
        </w:rPr>
        <w:t>P</w:t>
      </w:r>
      <w:r w:rsidRPr="00234A36">
        <w:rPr>
          <w:rFonts w:ascii="Times New Roman" w:hAnsi="Times New Roman" w:cs="Times New Roman"/>
          <w:sz w:val="24"/>
          <w:szCs w:val="24"/>
        </w:rPr>
        <w:t xml:space="preserve">rofessional </w:t>
      </w:r>
      <w:r w:rsidR="00234A36" w:rsidRPr="00234A36">
        <w:rPr>
          <w:rFonts w:ascii="Times New Roman" w:hAnsi="Times New Roman" w:cs="Times New Roman"/>
          <w:sz w:val="24"/>
          <w:szCs w:val="24"/>
        </w:rPr>
        <w:t>K</w:t>
      </w:r>
      <w:r w:rsidRPr="00234A36">
        <w:rPr>
          <w:rFonts w:ascii="Times New Roman" w:hAnsi="Times New Roman" w:cs="Times New Roman"/>
          <w:sz w:val="24"/>
          <w:szCs w:val="24"/>
        </w:rPr>
        <w:t xml:space="preserve">nowledge </w:t>
      </w:r>
    </w:p>
    <w:p w14:paraId="6A864159" w14:textId="2DEE89F3" w:rsidR="00467C1D" w:rsidRPr="00234A36" w:rsidRDefault="00234A36"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Expertise</w:t>
      </w:r>
      <w:r w:rsidR="00814D53">
        <w:rPr>
          <w:rFonts w:ascii="Times New Roman" w:hAnsi="Times New Roman" w:cs="Times New Roman"/>
          <w:sz w:val="24"/>
          <w:szCs w:val="24"/>
        </w:rPr>
        <w:t xml:space="preserve"> D</w:t>
      </w:r>
      <w:r w:rsidR="00861582" w:rsidRPr="00234A36">
        <w:rPr>
          <w:rFonts w:ascii="Times New Roman" w:hAnsi="Times New Roman" w:cs="Times New Roman"/>
          <w:sz w:val="24"/>
          <w:szCs w:val="24"/>
        </w:rPr>
        <w:t xml:space="preserve">ifferences </w:t>
      </w:r>
      <w:r w:rsidRPr="00234A36">
        <w:rPr>
          <w:rFonts w:ascii="Times New Roman" w:hAnsi="Times New Roman" w:cs="Times New Roman"/>
          <w:sz w:val="24"/>
          <w:szCs w:val="24"/>
        </w:rPr>
        <w:t xml:space="preserve">in Teachers’ Professional Vision </w:t>
      </w:r>
    </w:p>
    <w:p w14:paraId="6BC0E80B" w14:textId="5EB62AB5" w:rsidR="00234A36" w:rsidRPr="00234A36" w:rsidRDefault="00234A36" w:rsidP="00234A36">
      <w:pPr>
        <w:pStyle w:val="berschrift2"/>
        <w:rPr>
          <w:rFonts w:ascii="Times New Roman" w:hAnsi="Times New Roman" w:cs="Times New Roman"/>
          <w:sz w:val="24"/>
          <w:szCs w:val="24"/>
        </w:rPr>
      </w:pPr>
      <w:r>
        <w:rPr>
          <w:rFonts w:ascii="Times New Roman" w:hAnsi="Times New Roman" w:cs="Times New Roman"/>
          <w:sz w:val="24"/>
          <w:szCs w:val="24"/>
        </w:rPr>
        <w:t>Eye-Tracking to Assess</w:t>
      </w:r>
      <w:r w:rsidRPr="00234A36">
        <w:rPr>
          <w:rFonts w:ascii="Times New Roman" w:hAnsi="Times New Roman" w:cs="Times New Roman"/>
          <w:sz w:val="24"/>
          <w:szCs w:val="24"/>
        </w:rPr>
        <w:t xml:space="preserve"> Teachers’ Professional Vision </w:t>
      </w:r>
      <w:commentRangeEnd w:id="0"/>
      <w:r w:rsidR="00551144">
        <w:rPr>
          <w:rStyle w:val="Kommentarzeichen"/>
          <w:rFonts w:ascii="Calibri" w:hAnsi="Calibri" w:cs="Arial"/>
          <w:b w:val="0"/>
        </w:rPr>
        <w:commentReference w:id="0"/>
      </w:r>
    </w:p>
    <w:p w14:paraId="167CF50C" w14:textId="77777777" w:rsidR="0039084A" w:rsidRDefault="0039084A" w:rsidP="007C555E">
      <w:pPr>
        <w:pStyle w:val="berschrift2"/>
        <w:rPr>
          <w:rFonts w:ascii="Times New Roman" w:hAnsi="Times New Roman" w:cs="Times New Roman"/>
          <w:color w:val="000000" w:themeColor="text1"/>
          <w:sz w:val="24"/>
          <w:szCs w:val="24"/>
        </w:rPr>
      </w:pPr>
    </w:p>
    <w:p w14:paraId="072043EA" w14:textId="63718EB7" w:rsidR="00AA4A24" w:rsidRPr="00B76258" w:rsidRDefault="00AA4A24" w:rsidP="007C555E">
      <w:pPr>
        <w:pStyle w:val="berschrift2"/>
        <w:rPr>
          <w:rFonts w:ascii="Times New Roman" w:hAnsi="Times New Roman" w:cs="Times New Roman"/>
          <w:color w:val="000000" w:themeColor="text1"/>
          <w:sz w:val="24"/>
          <w:szCs w:val="24"/>
        </w:rPr>
      </w:pPr>
      <w:r w:rsidRPr="00B76258">
        <w:rPr>
          <w:rFonts w:ascii="Times New Roman" w:hAnsi="Times New Roman" w:cs="Times New Roman"/>
          <w:color w:val="000000" w:themeColor="text1"/>
          <w:sz w:val="24"/>
          <w:szCs w:val="24"/>
        </w:rPr>
        <w:t>Present Study</w:t>
      </w:r>
    </w:p>
    <w:p w14:paraId="48CA1585" w14:textId="3ECBEEEB"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The present study aimed to investigate differences between experienced and inexperienced teachers in their gaze behavior during a micro-teaching unit</w:t>
      </w:r>
      <w:ins w:id="1" w:author="Lotz, Christin" w:date="2025-01-23T11:05:00Z">
        <w:r w:rsidR="005F0ED6">
          <w:rPr>
            <w:rFonts w:ascii="Times New Roman" w:hAnsi="Times New Roman" w:cs="Times New Roman"/>
            <w:sz w:val="24"/>
            <w:szCs w:val="24"/>
          </w:rPr>
          <w:t>,</w:t>
        </w:r>
      </w:ins>
      <w:r w:rsidRPr="00834488">
        <w:rPr>
          <w:rFonts w:ascii="Times New Roman" w:hAnsi="Times New Roman" w:cs="Times New Roman"/>
          <w:sz w:val="24"/>
          <w:szCs w:val="24"/>
        </w:rPr>
        <w:t xml:space="preserve"> involving </w:t>
      </w:r>
      <w:commentRangeStart w:id="2"/>
      <w:commentRangeStart w:id="3"/>
      <w:r w:rsidRPr="00834488">
        <w:rPr>
          <w:rFonts w:ascii="Times New Roman" w:hAnsi="Times New Roman" w:cs="Times New Roman"/>
          <w:sz w:val="24"/>
          <w:szCs w:val="24"/>
        </w:rPr>
        <w:t xml:space="preserve">classroom </w:t>
      </w:r>
      <w:r w:rsidR="00706082">
        <w:rPr>
          <w:rFonts w:ascii="Times New Roman" w:hAnsi="Times New Roman" w:cs="Times New Roman"/>
          <w:sz w:val="24"/>
          <w:szCs w:val="24"/>
        </w:rPr>
        <w:t>events</w:t>
      </w:r>
      <w:commentRangeEnd w:id="2"/>
      <w:r w:rsidR="00B75CE8">
        <w:rPr>
          <w:rStyle w:val="Kommentarzeichen"/>
        </w:rPr>
        <w:commentReference w:id="2"/>
      </w:r>
      <w:commentRangeEnd w:id="3"/>
      <w:r w:rsidR="005F0ED6">
        <w:rPr>
          <w:rStyle w:val="Kommentarzeichen"/>
        </w:rPr>
        <w:commentReference w:id="3"/>
      </w:r>
      <w:r w:rsidRPr="00834488">
        <w:rPr>
          <w:rFonts w:ascii="Times New Roman" w:hAnsi="Times New Roman" w:cs="Times New Roman"/>
          <w:sz w:val="24"/>
          <w:szCs w:val="24"/>
        </w:rPr>
        <w:t xml:space="preserve">, their self-evaluations </w:t>
      </w:r>
      <w:r w:rsidR="00EB58C7">
        <w:rPr>
          <w:rFonts w:ascii="Times New Roman" w:hAnsi="Times New Roman" w:cs="Times New Roman"/>
          <w:sz w:val="24"/>
          <w:szCs w:val="24"/>
        </w:rPr>
        <w:t>of</w:t>
      </w:r>
      <w:r w:rsidR="00EB58C7" w:rsidRPr="00834488">
        <w:rPr>
          <w:rFonts w:ascii="Times New Roman" w:hAnsi="Times New Roman" w:cs="Times New Roman"/>
          <w:sz w:val="24"/>
          <w:szCs w:val="24"/>
        </w:rPr>
        <w:t xml:space="preserve"> competencies in classroom disruption prevention and management</w:t>
      </w:r>
      <w:r w:rsidRPr="00834488">
        <w:rPr>
          <w:rFonts w:ascii="Times New Roman" w:hAnsi="Times New Roman" w:cs="Times New Roman"/>
          <w:sz w:val="24"/>
          <w:szCs w:val="24"/>
        </w:rPr>
        <w:t xml:space="preserve">, </w:t>
      </w:r>
      <w:r w:rsidR="007D381B">
        <w:rPr>
          <w:rFonts w:ascii="Times New Roman" w:hAnsi="Times New Roman" w:cs="Times New Roman"/>
          <w:sz w:val="24"/>
          <w:szCs w:val="24"/>
        </w:rPr>
        <w:t>t</w:t>
      </w:r>
      <w:r w:rsidR="007D381B" w:rsidRPr="007D381B">
        <w:rPr>
          <w:rFonts w:ascii="Times New Roman" w:hAnsi="Times New Roman" w:cs="Times New Roman"/>
          <w:sz w:val="24"/>
          <w:szCs w:val="24"/>
        </w:rPr>
        <w:t>heir subjective assessments of how disruptive the events were</w:t>
      </w:r>
      <w:r w:rsidR="00504CFD">
        <w:rPr>
          <w:rFonts w:ascii="Times New Roman" w:hAnsi="Times New Roman" w:cs="Times New Roman"/>
          <w:sz w:val="24"/>
          <w:szCs w:val="24"/>
        </w:rPr>
        <w:t>,</w:t>
      </w:r>
      <w:del w:id="4" w:author="Lotz, Christin" w:date="2025-01-23T11:06:00Z">
        <w:r w:rsidR="007D381B" w:rsidRPr="007D381B" w:rsidDel="005F0ED6">
          <w:rPr>
            <w:rFonts w:ascii="Times New Roman" w:hAnsi="Times New Roman" w:cs="Times New Roman"/>
            <w:sz w:val="24"/>
            <w:szCs w:val="24"/>
          </w:rPr>
          <w:delText xml:space="preserve"> and</w:delText>
        </w:r>
      </w:del>
      <w:r w:rsidR="007D381B" w:rsidRPr="007D381B">
        <w:rPr>
          <w:rFonts w:ascii="Times New Roman" w:hAnsi="Times New Roman" w:cs="Times New Roman"/>
          <w:sz w:val="24"/>
          <w:szCs w:val="24"/>
        </w:rPr>
        <w:t xml:space="preserve"> how confident they felt in dealing with them</w:t>
      </w:r>
      <w:r w:rsidRPr="00834488">
        <w:rPr>
          <w:rFonts w:ascii="Times New Roman" w:hAnsi="Times New Roman" w:cs="Times New Roman"/>
          <w:sz w:val="24"/>
          <w:szCs w:val="24"/>
        </w:rPr>
        <w:t xml:space="preserve">, and their strategic knowledge of classroom management. To address these objectives, data were analyzed from both in-service (experienced) and pre-service (inexperienced) teachers who participated in the laboratory-based study </w:t>
      </w:r>
      <w:r w:rsidRPr="002A6E1F">
        <w:rPr>
          <w:rFonts w:ascii="Times New Roman" w:hAnsi="Times New Roman" w:cs="Times New Roman"/>
          <w:i/>
          <w:iCs/>
          <w:sz w:val="24"/>
          <w:szCs w:val="24"/>
        </w:rPr>
        <w:t>Professional Vision of Novice and Expert Teachers</w:t>
      </w:r>
      <w:r w:rsidRPr="00834488">
        <w:rPr>
          <w:rFonts w:ascii="Times New Roman" w:hAnsi="Times New Roman" w:cs="Times New Roman"/>
          <w:sz w:val="24"/>
          <w:szCs w:val="24"/>
        </w:rPr>
        <w:t xml:space="preserve"> (</w:t>
      </w:r>
      <w:r w:rsidRPr="002A6E1F">
        <w:rPr>
          <w:rFonts w:ascii="Times New Roman" w:hAnsi="Times New Roman" w:cs="Times New Roman"/>
          <w:sz w:val="24"/>
          <w:szCs w:val="24"/>
        </w:rPr>
        <w:t>ProVisioNET</w:t>
      </w:r>
      <w:r w:rsidRPr="00834488">
        <w:rPr>
          <w:rFonts w:ascii="Times New Roman" w:hAnsi="Times New Roman" w:cs="Times New Roman"/>
          <w:sz w:val="24"/>
          <w:szCs w:val="24"/>
        </w:rPr>
        <w:t>)</w:t>
      </w:r>
      <w:ins w:id="5" w:author="Lotz, Christin" w:date="2025-01-23T11:06:00Z">
        <w:r w:rsidR="005F0ED6">
          <w:rPr>
            <w:rFonts w:ascii="Times New Roman" w:hAnsi="Times New Roman" w:cs="Times New Roman"/>
            <w:sz w:val="24"/>
            <w:szCs w:val="24"/>
          </w:rPr>
          <w:t>.</w:t>
        </w:r>
      </w:ins>
      <w:del w:id="6" w:author="Lotz, Christin" w:date="2025-01-23T11:06:00Z">
        <w:r w:rsidRPr="00834488" w:rsidDel="005F0ED6">
          <w:rPr>
            <w:rFonts w:ascii="Times New Roman" w:hAnsi="Times New Roman" w:cs="Times New Roman"/>
            <w:sz w:val="24"/>
            <w:szCs w:val="24"/>
          </w:rPr>
          <w:delText>, which focused on developing classroom management skills.</w:delText>
        </w:r>
      </w:del>
    </w:p>
    <w:p w14:paraId="0BA87C31" w14:textId="7CDAA3BD"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 xml:space="preserve">Participants individually attended a lab session and conducted a brief </w:t>
      </w:r>
      <w:r w:rsidR="00ED6105">
        <w:rPr>
          <w:rFonts w:ascii="Times New Roman" w:hAnsi="Times New Roman" w:cs="Times New Roman"/>
          <w:sz w:val="24"/>
          <w:szCs w:val="24"/>
        </w:rPr>
        <w:t>micro-teaching unit</w:t>
      </w:r>
      <w:r w:rsidRPr="00834488">
        <w:rPr>
          <w:rFonts w:ascii="Times New Roman" w:hAnsi="Times New Roman" w:cs="Times New Roman"/>
          <w:sz w:val="24"/>
          <w:szCs w:val="24"/>
        </w:rPr>
        <w:t xml:space="preserve"> for a small “class” of three trained actors</w:t>
      </w:r>
      <w:ins w:id="7" w:author="Lotz, Christin" w:date="2025-01-23T11:08:00Z">
        <w:r w:rsidR="005F0ED6">
          <w:rPr>
            <w:rFonts w:ascii="Times New Roman" w:hAnsi="Times New Roman" w:cs="Times New Roman"/>
            <w:sz w:val="24"/>
            <w:szCs w:val="24"/>
          </w:rPr>
          <w:t>,</w:t>
        </w:r>
      </w:ins>
      <w:r w:rsidRPr="00834488">
        <w:rPr>
          <w:rFonts w:ascii="Times New Roman" w:hAnsi="Times New Roman" w:cs="Times New Roman"/>
          <w:sz w:val="24"/>
          <w:szCs w:val="24"/>
        </w:rPr>
        <w:t xml:space="preserve"> simulating typical and potentially disruptive classroom </w:t>
      </w:r>
      <w:del w:id="8" w:author="Lotz, Christin" w:date="2025-01-23T11:08:00Z">
        <w:r w:rsidRPr="00834488" w:rsidDel="005F0ED6">
          <w:rPr>
            <w:rFonts w:ascii="Times New Roman" w:hAnsi="Times New Roman" w:cs="Times New Roman"/>
            <w:sz w:val="24"/>
            <w:szCs w:val="24"/>
          </w:rPr>
          <w:delText>behaviors</w:delText>
        </w:r>
      </w:del>
      <w:ins w:id="9" w:author="Lotz, Christin" w:date="2025-01-23T11:08:00Z">
        <w:r w:rsidR="005F0ED6">
          <w:rPr>
            <w:rFonts w:ascii="Times New Roman" w:hAnsi="Times New Roman" w:cs="Times New Roman"/>
            <w:sz w:val="24"/>
            <w:szCs w:val="24"/>
          </w:rPr>
          <w:t>events</w:t>
        </w:r>
      </w:ins>
      <w:r w:rsidRPr="00834488">
        <w:rPr>
          <w:rFonts w:ascii="Times New Roman" w:hAnsi="Times New Roman" w:cs="Times New Roman"/>
          <w:sz w:val="24"/>
          <w:szCs w:val="24"/>
        </w:rPr>
        <w:t xml:space="preserve">. During the </w:t>
      </w:r>
      <w:commentRangeStart w:id="10"/>
      <w:r w:rsidRPr="00834488">
        <w:rPr>
          <w:rFonts w:ascii="Times New Roman" w:hAnsi="Times New Roman" w:cs="Times New Roman"/>
          <w:sz w:val="24"/>
          <w:szCs w:val="24"/>
        </w:rPr>
        <w:t>session</w:t>
      </w:r>
      <w:commentRangeEnd w:id="10"/>
      <w:r w:rsidR="005F0ED6">
        <w:rPr>
          <w:rStyle w:val="Kommentarzeichen"/>
        </w:rPr>
        <w:commentReference w:id="10"/>
      </w:r>
      <w:r w:rsidRPr="00834488">
        <w:rPr>
          <w:rFonts w:ascii="Times New Roman" w:hAnsi="Times New Roman" w:cs="Times New Roman"/>
          <w:sz w:val="24"/>
          <w:szCs w:val="24"/>
        </w:rPr>
        <w:t>, teachers</w:t>
      </w:r>
      <w:r w:rsidR="00ED6105">
        <w:rPr>
          <w:rFonts w:ascii="Times New Roman" w:hAnsi="Times New Roman" w:cs="Times New Roman"/>
          <w:sz w:val="24"/>
          <w:szCs w:val="24"/>
        </w:rPr>
        <w:t>’</w:t>
      </w:r>
      <w:r w:rsidRPr="00834488">
        <w:rPr>
          <w:rFonts w:ascii="Times New Roman" w:hAnsi="Times New Roman" w:cs="Times New Roman"/>
          <w:sz w:val="24"/>
          <w:szCs w:val="24"/>
        </w:rPr>
        <w:t xml:space="preserve"> gaze patterns were recorded using eye-tracking technology, while their evaluations of classroom management and strategic knowledge were assessed through self-report questionnaires, an interview, and a test.</w:t>
      </w:r>
    </w:p>
    <w:p w14:paraId="59B1145A" w14:textId="77777777"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The study had three primary aims:</w:t>
      </w:r>
    </w:p>
    <w:p w14:paraId="7966B581" w14:textId="6896253A" w:rsidR="00834488" w:rsidRPr="00834488" w:rsidRDefault="00834488" w:rsidP="007C555E">
      <w:pPr>
        <w:pStyle w:val="Listenabsatz"/>
        <w:numPr>
          <w:ilvl w:val="0"/>
          <w:numId w:val="15"/>
        </w:numPr>
        <w:tabs>
          <w:tab w:val="clear" w:pos="720"/>
          <w:tab w:val="num" w:pos="360"/>
        </w:tabs>
        <w:ind w:left="360"/>
        <w:rPr>
          <w:rFonts w:ascii="Times New Roman" w:hAnsi="Times New Roman" w:cs="Times New Roman"/>
          <w:sz w:val="24"/>
          <w:szCs w:val="24"/>
        </w:rPr>
      </w:pPr>
      <w:r w:rsidRPr="00834488">
        <w:rPr>
          <w:rFonts w:ascii="Times New Roman" w:hAnsi="Times New Roman" w:cs="Times New Roman"/>
          <w:sz w:val="24"/>
          <w:szCs w:val="24"/>
        </w:rPr>
        <w:lastRenderedPageBreak/>
        <w:t xml:space="preserve">The first research goal was to examine teachers’ </w:t>
      </w:r>
      <w:r w:rsidR="007258E8">
        <w:rPr>
          <w:rFonts w:ascii="Times New Roman" w:hAnsi="Times New Roman" w:cs="Times New Roman"/>
          <w:sz w:val="24"/>
          <w:szCs w:val="24"/>
        </w:rPr>
        <w:t>professional vision</w:t>
      </w:r>
      <w:r w:rsidR="0053428F">
        <w:rPr>
          <w:rFonts w:ascii="Times New Roman" w:hAnsi="Times New Roman" w:cs="Times New Roman"/>
          <w:sz w:val="24"/>
          <w:szCs w:val="24"/>
        </w:rPr>
        <w:t xml:space="preserve">, i.e., </w:t>
      </w:r>
      <w:r w:rsidRPr="00834488">
        <w:rPr>
          <w:rFonts w:ascii="Times New Roman" w:hAnsi="Times New Roman" w:cs="Times New Roman"/>
          <w:sz w:val="24"/>
          <w:szCs w:val="24"/>
        </w:rPr>
        <w:t>gaze behavior</w:t>
      </w:r>
      <w:r w:rsidR="0053428F">
        <w:rPr>
          <w:rFonts w:ascii="Times New Roman" w:hAnsi="Times New Roman" w:cs="Times New Roman"/>
          <w:sz w:val="24"/>
          <w:szCs w:val="24"/>
        </w:rPr>
        <w:t>,</w:t>
      </w:r>
      <w:r w:rsidRPr="00834488">
        <w:rPr>
          <w:rFonts w:ascii="Times New Roman" w:hAnsi="Times New Roman" w:cs="Times New Roman"/>
          <w:sz w:val="24"/>
          <w:szCs w:val="24"/>
        </w:rPr>
        <w:t xml:space="preserve"> during classroom interactions in a lab-based teaching task</w:t>
      </w:r>
      <w:ins w:id="11" w:author="Lotz, Christin" w:date="2025-01-23T11:10:00Z">
        <w:r w:rsidR="005F0ED6">
          <w:rPr>
            <w:rFonts w:ascii="Times New Roman" w:hAnsi="Times New Roman" w:cs="Times New Roman"/>
            <w:sz w:val="24"/>
            <w:szCs w:val="24"/>
          </w:rPr>
          <w:t>,</w:t>
        </w:r>
      </w:ins>
      <w:r w:rsidRPr="00834488">
        <w:rPr>
          <w:rFonts w:ascii="Times New Roman" w:hAnsi="Times New Roman" w:cs="Times New Roman"/>
          <w:sz w:val="24"/>
          <w:szCs w:val="24"/>
        </w:rPr>
        <w:t xml:space="preserve"> lasting approximately 15 minutes and to explore differences between experienced and inexperienced teachers in their visual attention. </w:t>
      </w:r>
      <w:commentRangeStart w:id="12"/>
      <w:commentRangeStart w:id="13"/>
      <w:r w:rsidRPr="00834488">
        <w:rPr>
          <w:rFonts w:ascii="Times New Roman" w:hAnsi="Times New Roman" w:cs="Times New Roman"/>
          <w:sz w:val="24"/>
          <w:szCs w:val="24"/>
        </w:rPr>
        <w:t xml:space="preserve">It was </w:t>
      </w:r>
      <w:r w:rsidR="00CF56DE">
        <w:rPr>
          <w:rFonts w:ascii="Times New Roman" w:hAnsi="Times New Roman" w:cs="Times New Roman"/>
          <w:sz w:val="24"/>
          <w:szCs w:val="24"/>
        </w:rPr>
        <w:t>expected</w:t>
      </w:r>
      <w:r w:rsidRPr="00834488">
        <w:rPr>
          <w:rFonts w:ascii="Times New Roman" w:hAnsi="Times New Roman" w:cs="Times New Roman"/>
          <w:sz w:val="24"/>
          <w:szCs w:val="24"/>
        </w:rPr>
        <w:t xml:space="preserve"> </w:t>
      </w:r>
      <w:r w:rsidR="00D60A1F" w:rsidRPr="00D60A1F">
        <w:rPr>
          <w:rFonts w:ascii="Times New Roman" w:hAnsi="Times New Roman" w:cs="Times New Roman"/>
          <w:sz w:val="24"/>
          <w:szCs w:val="24"/>
        </w:rPr>
        <w:t xml:space="preserve">that all participants </w:t>
      </w:r>
      <w:r w:rsidR="002C1F59" w:rsidRPr="002C1F59">
        <w:rPr>
          <w:rFonts w:ascii="Times New Roman" w:hAnsi="Times New Roman" w:cs="Times New Roman"/>
          <w:sz w:val="24"/>
          <w:szCs w:val="24"/>
        </w:rPr>
        <w:t xml:space="preserve">would focus their gaze primarily on relevant areas, such as students, while the disruptive person would attract the lowest fixation percentages due to the timing of disruptions in relation to the </w:t>
      </w:r>
      <w:r w:rsidR="00EC3465">
        <w:rPr>
          <w:rFonts w:ascii="Times New Roman" w:hAnsi="Times New Roman" w:cs="Times New Roman"/>
          <w:sz w:val="24"/>
          <w:szCs w:val="24"/>
        </w:rPr>
        <w:t>rest</w:t>
      </w:r>
      <w:r w:rsidR="002C1F59" w:rsidRPr="002C1F59">
        <w:rPr>
          <w:rFonts w:ascii="Times New Roman" w:hAnsi="Times New Roman" w:cs="Times New Roman"/>
          <w:sz w:val="24"/>
          <w:szCs w:val="24"/>
        </w:rPr>
        <w:t xml:space="preserve"> of the micro-teaching unit </w:t>
      </w:r>
      <w:r w:rsidR="00E8157D">
        <w:rPr>
          <w:rFonts w:ascii="Times New Roman" w:hAnsi="Times New Roman" w:cs="Times New Roman"/>
          <w:sz w:val="24"/>
          <w:szCs w:val="24"/>
        </w:rPr>
        <w:t>(</w:t>
      </w:r>
      <w:r w:rsidR="00E8157D" w:rsidRPr="00E8157D">
        <w:rPr>
          <w:rFonts w:ascii="Times New Roman" w:hAnsi="Times New Roman" w:cs="Times New Roman"/>
          <w:b/>
          <w:bCs/>
          <w:sz w:val="24"/>
          <w:szCs w:val="24"/>
        </w:rPr>
        <w:t>Hypothesis 1</w:t>
      </w:r>
      <w:r w:rsidR="00E8157D">
        <w:rPr>
          <w:rFonts w:ascii="Times New Roman" w:hAnsi="Times New Roman" w:cs="Times New Roman"/>
          <w:sz w:val="24"/>
          <w:szCs w:val="24"/>
        </w:rPr>
        <w:t>)</w:t>
      </w:r>
      <w:r w:rsidRPr="00834488">
        <w:rPr>
          <w:rFonts w:ascii="Times New Roman" w:hAnsi="Times New Roman" w:cs="Times New Roman"/>
          <w:sz w:val="24"/>
          <w:szCs w:val="24"/>
        </w:rPr>
        <w:t xml:space="preserve">. </w:t>
      </w:r>
      <w:commentRangeEnd w:id="12"/>
      <w:r w:rsidR="00CF56DE">
        <w:rPr>
          <w:rStyle w:val="Kommentarzeichen"/>
        </w:rPr>
        <w:commentReference w:id="12"/>
      </w:r>
      <w:commentRangeEnd w:id="13"/>
      <w:r w:rsidR="005F0ED6">
        <w:rPr>
          <w:rStyle w:val="Kommentarzeichen"/>
        </w:rPr>
        <w:commentReference w:id="13"/>
      </w:r>
      <w:r w:rsidRPr="00834488">
        <w:rPr>
          <w:rFonts w:ascii="Times New Roman" w:hAnsi="Times New Roman" w:cs="Times New Roman"/>
          <w:sz w:val="24"/>
          <w:szCs w:val="24"/>
        </w:rPr>
        <w:t>These differences were expected to be reflected in eye-tracking parameters, including the number</w:t>
      </w:r>
      <w:r w:rsidR="00B35CF9">
        <w:rPr>
          <w:rFonts w:ascii="Times New Roman" w:hAnsi="Times New Roman" w:cs="Times New Roman"/>
          <w:sz w:val="24"/>
          <w:szCs w:val="24"/>
        </w:rPr>
        <w:t xml:space="preserve"> and </w:t>
      </w:r>
      <w:r w:rsidRPr="00834488">
        <w:rPr>
          <w:rFonts w:ascii="Times New Roman" w:hAnsi="Times New Roman" w:cs="Times New Roman"/>
          <w:sz w:val="24"/>
          <w:szCs w:val="24"/>
        </w:rPr>
        <w:t>duration of fixations</w:t>
      </w:r>
      <w:r w:rsidR="00CE6B57">
        <w:rPr>
          <w:rFonts w:ascii="Times New Roman" w:hAnsi="Times New Roman" w:cs="Times New Roman"/>
          <w:sz w:val="24"/>
          <w:szCs w:val="24"/>
        </w:rPr>
        <w:t xml:space="preserve"> as percentages</w:t>
      </w:r>
      <w:r w:rsidR="00E8157D">
        <w:rPr>
          <w:rFonts w:ascii="Times New Roman" w:hAnsi="Times New Roman" w:cs="Times New Roman"/>
          <w:sz w:val="24"/>
          <w:szCs w:val="24"/>
        </w:rPr>
        <w:t xml:space="preserve">. </w:t>
      </w:r>
    </w:p>
    <w:p w14:paraId="2D165A6F" w14:textId="0E7D7AFF" w:rsidR="008C2C51" w:rsidRDefault="00122B25" w:rsidP="008C2C51">
      <w:pPr>
        <w:pStyle w:val="Listenabsatz"/>
        <w:numPr>
          <w:ilvl w:val="0"/>
          <w:numId w:val="15"/>
        </w:numPr>
        <w:tabs>
          <w:tab w:val="clear" w:pos="720"/>
          <w:tab w:val="num" w:pos="360"/>
        </w:tabs>
        <w:ind w:left="360"/>
        <w:rPr>
          <w:rFonts w:ascii="Times New Roman" w:hAnsi="Times New Roman" w:cs="Times New Roman"/>
          <w:sz w:val="24"/>
          <w:szCs w:val="24"/>
        </w:rPr>
      </w:pPr>
      <w:r w:rsidRPr="00122B25">
        <w:rPr>
          <w:rFonts w:ascii="Times New Roman" w:hAnsi="Times New Roman" w:cs="Times New Roman"/>
          <w:sz w:val="24"/>
          <w:szCs w:val="24"/>
        </w:rPr>
        <w:t xml:space="preserve">The second research goal was to </w:t>
      </w:r>
      <w:commentRangeStart w:id="14"/>
      <w:r w:rsidRPr="00122B25">
        <w:rPr>
          <w:rFonts w:ascii="Times New Roman" w:hAnsi="Times New Roman" w:cs="Times New Roman"/>
          <w:sz w:val="24"/>
          <w:szCs w:val="24"/>
        </w:rPr>
        <w:t xml:space="preserve">examine global monitoring gaze behavior, represented by the Gaze Relational Index (GRI), </w:t>
      </w:r>
      <w:commentRangeEnd w:id="14"/>
      <w:r w:rsidR="00656EA6">
        <w:rPr>
          <w:rStyle w:val="Kommentarzeichen"/>
        </w:rPr>
        <w:commentReference w:id="14"/>
      </w:r>
      <w:commentRangeStart w:id="15"/>
      <w:r w:rsidRPr="00122B25">
        <w:rPr>
          <w:rFonts w:ascii="Times New Roman" w:hAnsi="Times New Roman" w:cs="Times New Roman"/>
          <w:sz w:val="24"/>
          <w:szCs w:val="24"/>
        </w:rPr>
        <w:t>calculated as the ratio of fixation number to fixation duration</w:t>
      </w:r>
      <w:r w:rsidR="001A4121">
        <w:rPr>
          <w:rFonts w:ascii="Times New Roman" w:hAnsi="Times New Roman" w:cs="Times New Roman"/>
          <w:sz w:val="24"/>
          <w:szCs w:val="24"/>
        </w:rPr>
        <w:t xml:space="preserve">, for the entire micro-teaching unit and the AOI </w:t>
      </w:r>
      <w:r w:rsidR="001A4121" w:rsidRPr="001A4121">
        <w:rPr>
          <w:rFonts w:ascii="Times New Roman" w:hAnsi="Times New Roman" w:cs="Times New Roman"/>
          <w:i/>
          <w:iCs/>
          <w:sz w:val="24"/>
          <w:szCs w:val="24"/>
        </w:rPr>
        <w:t>Students</w:t>
      </w:r>
      <w:r w:rsidR="001A4121">
        <w:rPr>
          <w:rFonts w:ascii="Times New Roman" w:hAnsi="Times New Roman" w:cs="Times New Roman"/>
          <w:sz w:val="24"/>
          <w:szCs w:val="24"/>
        </w:rPr>
        <w:t xml:space="preserve">, </w:t>
      </w:r>
      <w:r w:rsidRPr="00122B25">
        <w:rPr>
          <w:rFonts w:ascii="Times New Roman" w:hAnsi="Times New Roman" w:cs="Times New Roman"/>
          <w:sz w:val="24"/>
          <w:szCs w:val="24"/>
        </w:rPr>
        <w:t xml:space="preserve">as well as </w:t>
      </w:r>
      <w:r w:rsidR="001A4121">
        <w:rPr>
          <w:rFonts w:ascii="Times New Roman" w:hAnsi="Times New Roman" w:cs="Times New Roman"/>
          <w:sz w:val="24"/>
          <w:szCs w:val="24"/>
        </w:rPr>
        <w:t xml:space="preserve">event-related </w:t>
      </w:r>
      <w:r w:rsidRPr="00122B25">
        <w:rPr>
          <w:rFonts w:ascii="Times New Roman" w:hAnsi="Times New Roman" w:cs="Times New Roman"/>
          <w:sz w:val="24"/>
          <w:szCs w:val="24"/>
        </w:rPr>
        <w:t xml:space="preserve">gaze behavior to the AOI </w:t>
      </w:r>
      <w:r w:rsidRPr="00122B25">
        <w:rPr>
          <w:rFonts w:ascii="Times New Roman" w:hAnsi="Times New Roman" w:cs="Times New Roman"/>
          <w:i/>
          <w:iCs/>
          <w:sz w:val="24"/>
          <w:szCs w:val="24"/>
        </w:rPr>
        <w:t>Disruptive Person</w:t>
      </w:r>
      <w:r w:rsidRPr="00122B25">
        <w:rPr>
          <w:rFonts w:ascii="Times New Roman" w:hAnsi="Times New Roman" w:cs="Times New Roman"/>
          <w:sz w:val="24"/>
          <w:szCs w:val="24"/>
        </w:rPr>
        <w:t>.</w:t>
      </w:r>
      <w:r w:rsidR="008C2C51">
        <w:rPr>
          <w:rFonts w:ascii="Times New Roman" w:hAnsi="Times New Roman" w:cs="Times New Roman"/>
          <w:sz w:val="24"/>
          <w:szCs w:val="24"/>
        </w:rPr>
        <w:t xml:space="preserve"> </w:t>
      </w:r>
      <w:commentRangeEnd w:id="15"/>
      <w:r w:rsidR="00656EA6">
        <w:rPr>
          <w:rStyle w:val="Kommentarzeichen"/>
        </w:rPr>
        <w:commentReference w:id="15"/>
      </w:r>
      <w:r w:rsidR="00A3340B">
        <w:rPr>
          <w:rFonts w:ascii="Times New Roman" w:hAnsi="Times New Roman" w:cs="Times New Roman"/>
          <w:sz w:val="24"/>
          <w:szCs w:val="24"/>
        </w:rPr>
        <w:t>For the global monitoring behavior, e</w:t>
      </w:r>
      <w:r w:rsidR="008C2C51">
        <w:rPr>
          <w:rFonts w:ascii="Times New Roman" w:hAnsi="Times New Roman" w:cs="Times New Roman"/>
          <w:sz w:val="24"/>
          <w:szCs w:val="24"/>
        </w:rPr>
        <w:t xml:space="preserve">xperienced teachers </w:t>
      </w:r>
      <w:r w:rsidR="008C2C51" w:rsidRPr="00834488">
        <w:rPr>
          <w:rFonts w:ascii="Times New Roman" w:hAnsi="Times New Roman" w:cs="Times New Roman"/>
          <w:sz w:val="24"/>
          <w:szCs w:val="24"/>
        </w:rPr>
        <w:t xml:space="preserve">were expected to demonstrate more frequent but shorter fixations, resulting in a smaller GRI </w:t>
      </w:r>
      <w:r w:rsidR="008C2C51">
        <w:rPr>
          <w:rFonts w:ascii="Times New Roman" w:hAnsi="Times New Roman" w:cs="Times New Roman"/>
          <w:sz w:val="24"/>
          <w:szCs w:val="24"/>
        </w:rPr>
        <w:t>than</w:t>
      </w:r>
      <w:r w:rsidR="008C2C51" w:rsidRPr="00834488">
        <w:rPr>
          <w:rFonts w:ascii="Times New Roman" w:hAnsi="Times New Roman" w:cs="Times New Roman"/>
          <w:sz w:val="24"/>
          <w:szCs w:val="24"/>
        </w:rPr>
        <w:t xml:space="preserve"> inexperienced teachers </w:t>
      </w:r>
      <w:r w:rsidR="00A3340B" w:rsidRPr="00A3340B">
        <w:rPr>
          <w:rFonts w:ascii="Times New Roman" w:hAnsi="Times New Roman" w:cs="Times New Roman"/>
          <w:sz w:val="24"/>
          <w:szCs w:val="24"/>
        </w:rPr>
        <w:t xml:space="preserve">for the entire micro-teaching unit and the AOI </w:t>
      </w:r>
      <w:r w:rsidR="00A3340B" w:rsidRPr="00A3340B">
        <w:rPr>
          <w:rFonts w:ascii="Times New Roman" w:hAnsi="Times New Roman" w:cs="Times New Roman"/>
          <w:i/>
          <w:iCs/>
          <w:sz w:val="24"/>
          <w:szCs w:val="24"/>
        </w:rPr>
        <w:t>Students</w:t>
      </w:r>
      <w:r w:rsidR="00A3340B">
        <w:rPr>
          <w:rFonts w:ascii="Times New Roman" w:hAnsi="Times New Roman" w:cs="Times New Roman"/>
          <w:i/>
          <w:iCs/>
          <w:sz w:val="24"/>
          <w:szCs w:val="24"/>
        </w:rPr>
        <w:t xml:space="preserve"> </w:t>
      </w:r>
      <w:r w:rsidR="008C2C51" w:rsidRPr="00834488">
        <w:rPr>
          <w:rFonts w:ascii="Times New Roman" w:hAnsi="Times New Roman" w:cs="Times New Roman"/>
          <w:sz w:val="24"/>
          <w:szCs w:val="24"/>
        </w:rPr>
        <w:t>(</w:t>
      </w:r>
      <w:r w:rsidR="008C2C51" w:rsidRPr="00834488">
        <w:rPr>
          <w:rFonts w:ascii="Times New Roman" w:hAnsi="Times New Roman" w:cs="Times New Roman"/>
          <w:b/>
          <w:bCs/>
          <w:sz w:val="24"/>
          <w:szCs w:val="24"/>
        </w:rPr>
        <w:t xml:space="preserve">Hypothesis </w:t>
      </w:r>
      <w:r w:rsidR="008C2C51">
        <w:rPr>
          <w:rFonts w:ascii="Times New Roman" w:hAnsi="Times New Roman" w:cs="Times New Roman"/>
          <w:b/>
          <w:bCs/>
          <w:sz w:val="24"/>
          <w:szCs w:val="24"/>
        </w:rPr>
        <w:t>2a</w:t>
      </w:r>
      <w:r w:rsidR="008C2C51" w:rsidRPr="00834488">
        <w:rPr>
          <w:rFonts w:ascii="Times New Roman" w:hAnsi="Times New Roman" w:cs="Times New Roman"/>
          <w:sz w:val="24"/>
          <w:szCs w:val="24"/>
        </w:rPr>
        <w:t>)</w:t>
      </w:r>
      <w:r w:rsidR="008C2C51">
        <w:rPr>
          <w:rFonts w:ascii="Times New Roman" w:hAnsi="Times New Roman" w:cs="Times New Roman"/>
          <w:sz w:val="24"/>
          <w:szCs w:val="24"/>
        </w:rPr>
        <w:t>.</w:t>
      </w:r>
      <w:r w:rsidR="00A3340B">
        <w:rPr>
          <w:rFonts w:ascii="Times New Roman" w:hAnsi="Times New Roman" w:cs="Times New Roman"/>
          <w:sz w:val="24"/>
          <w:szCs w:val="24"/>
        </w:rPr>
        <w:t xml:space="preserve"> For the event-related gaze behavior, </w:t>
      </w:r>
      <w:r w:rsidR="009E6EBF">
        <w:rPr>
          <w:rFonts w:ascii="Times New Roman" w:hAnsi="Times New Roman" w:cs="Times New Roman"/>
          <w:sz w:val="24"/>
          <w:szCs w:val="24"/>
        </w:rPr>
        <w:t xml:space="preserve">experienced teachers were expected to </w:t>
      </w:r>
      <w:r w:rsidR="009E6EBF" w:rsidRPr="009E6EBF">
        <w:rPr>
          <w:rFonts w:ascii="Times New Roman" w:hAnsi="Times New Roman" w:cs="Times New Roman"/>
          <w:sz w:val="24"/>
          <w:szCs w:val="24"/>
        </w:rPr>
        <w:t xml:space="preserve">exhibit more frequent fixations and shorter fixation durations when attending to the AOI </w:t>
      </w:r>
      <w:r w:rsidR="009E6EBF" w:rsidRPr="009E6EBF">
        <w:rPr>
          <w:rFonts w:ascii="Times New Roman" w:hAnsi="Times New Roman" w:cs="Times New Roman"/>
          <w:i/>
          <w:iCs/>
          <w:sz w:val="24"/>
          <w:szCs w:val="24"/>
        </w:rPr>
        <w:t>Disruptive Person</w:t>
      </w:r>
      <w:r w:rsidR="009E6EBF" w:rsidRPr="009E6EBF">
        <w:rPr>
          <w:rFonts w:ascii="Times New Roman" w:hAnsi="Times New Roman" w:cs="Times New Roman"/>
          <w:sz w:val="24"/>
          <w:szCs w:val="24"/>
        </w:rPr>
        <w:t xml:space="preserve"> compared to inexperienced teachers</w:t>
      </w:r>
      <w:r w:rsidR="009E6EBF">
        <w:rPr>
          <w:rFonts w:ascii="Times New Roman" w:hAnsi="Times New Roman" w:cs="Times New Roman"/>
          <w:sz w:val="24"/>
          <w:szCs w:val="24"/>
        </w:rPr>
        <w:t xml:space="preserve"> (</w:t>
      </w:r>
      <w:r w:rsidR="009E6EBF" w:rsidRPr="009E6EBF">
        <w:rPr>
          <w:rFonts w:ascii="Times New Roman" w:hAnsi="Times New Roman" w:cs="Times New Roman"/>
          <w:b/>
          <w:bCs/>
          <w:sz w:val="24"/>
          <w:szCs w:val="24"/>
        </w:rPr>
        <w:t>Hypothesis 2</w:t>
      </w:r>
      <w:r w:rsidR="009E6EBF">
        <w:rPr>
          <w:rFonts w:ascii="Times New Roman" w:hAnsi="Times New Roman" w:cs="Times New Roman"/>
          <w:b/>
          <w:bCs/>
          <w:sz w:val="24"/>
          <w:szCs w:val="24"/>
        </w:rPr>
        <w:t>b</w:t>
      </w:r>
      <w:r w:rsidR="009E6EBF" w:rsidRPr="009E6EBF">
        <w:rPr>
          <w:rFonts w:ascii="Times New Roman" w:hAnsi="Times New Roman" w:cs="Times New Roman"/>
          <w:sz w:val="24"/>
          <w:szCs w:val="24"/>
        </w:rPr>
        <w:t>)</w:t>
      </w:r>
      <w:r w:rsidR="00BF04B3">
        <w:rPr>
          <w:rFonts w:ascii="Times New Roman" w:hAnsi="Times New Roman" w:cs="Times New Roman"/>
          <w:sz w:val="24"/>
          <w:szCs w:val="24"/>
        </w:rPr>
        <w:t xml:space="preserve"> and </w:t>
      </w:r>
      <w:r w:rsidR="00BF04B3" w:rsidRPr="00BF04B3">
        <w:rPr>
          <w:rFonts w:ascii="Times New Roman" w:hAnsi="Times New Roman" w:cs="Times New Roman"/>
          <w:sz w:val="24"/>
          <w:szCs w:val="24"/>
        </w:rPr>
        <w:t>respond more quickly (shorter time to first fixation</w:t>
      </w:r>
      <w:r w:rsidR="00BF04B3">
        <w:rPr>
          <w:rFonts w:ascii="Times New Roman" w:hAnsi="Times New Roman" w:cs="Times New Roman"/>
          <w:sz w:val="24"/>
          <w:szCs w:val="24"/>
        </w:rPr>
        <w:t>)</w:t>
      </w:r>
      <w:r w:rsidR="00BF04B3" w:rsidRPr="00BF04B3">
        <w:rPr>
          <w:rFonts w:ascii="Times New Roman" w:hAnsi="Times New Roman" w:cs="Times New Roman"/>
          <w:sz w:val="24"/>
          <w:szCs w:val="24"/>
        </w:rPr>
        <w:t xml:space="preserve"> to disruptions involving the AOI </w:t>
      </w:r>
      <w:r w:rsidR="00BF04B3" w:rsidRPr="00BF04B3">
        <w:rPr>
          <w:rFonts w:ascii="Times New Roman" w:hAnsi="Times New Roman" w:cs="Times New Roman"/>
          <w:i/>
          <w:iCs/>
          <w:sz w:val="24"/>
          <w:szCs w:val="24"/>
        </w:rPr>
        <w:t>Disruptive Person</w:t>
      </w:r>
      <w:r w:rsidR="00BF04B3" w:rsidRPr="00BF04B3">
        <w:rPr>
          <w:rFonts w:ascii="Times New Roman" w:hAnsi="Times New Roman" w:cs="Times New Roman"/>
          <w:sz w:val="24"/>
          <w:szCs w:val="24"/>
        </w:rPr>
        <w:t xml:space="preserve"> compared to inexperienced teachers</w:t>
      </w:r>
      <w:r w:rsidR="00BF04B3">
        <w:rPr>
          <w:rFonts w:ascii="Times New Roman" w:hAnsi="Times New Roman" w:cs="Times New Roman"/>
          <w:sz w:val="24"/>
          <w:szCs w:val="24"/>
        </w:rPr>
        <w:t xml:space="preserve"> </w:t>
      </w:r>
      <w:r w:rsidR="00BF04B3" w:rsidRPr="00BF04B3">
        <w:rPr>
          <w:rFonts w:ascii="Times New Roman" w:hAnsi="Times New Roman" w:cs="Times New Roman"/>
          <w:sz w:val="24"/>
          <w:szCs w:val="24"/>
        </w:rPr>
        <w:t>(</w:t>
      </w:r>
      <w:r w:rsidR="00BF04B3" w:rsidRPr="00BF04B3">
        <w:rPr>
          <w:rFonts w:ascii="Times New Roman" w:hAnsi="Times New Roman" w:cs="Times New Roman"/>
          <w:b/>
          <w:bCs/>
          <w:sz w:val="24"/>
          <w:szCs w:val="24"/>
        </w:rPr>
        <w:t>Hypothesis 2</w:t>
      </w:r>
      <w:r w:rsidR="00BF04B3">
        <w:rPr>
          <w:rFonts w:ascii="Times New Roman" w:hAnsi="Times New Roman" w:cs="Times New Roman"/>
          <w:b/>
          <w:bCs/>
          <w:sz w:val="24"/>
          <w:szCs w:val="24"/>
        </w:rPr>
        <w:t>c</w:t>
      </w:r>
      <w:r w:rsidR="00BF04B3" w:rsidRPr="00BF04B3">
        <w:rPr>
          <w:rFonts w:ascii="Times New Roman" w:hAnsi="Times New Roman" w:cs="Times New Roman"/>
          <w:sz w:val="24"/>
          <w:szCs w:val="24"/>
        </w:rPr>
        <w:t>).</w:t>
      </w:r>
      <w:r w:rsidR="00BF04B3">
        <w:rPr>
          <w:rFonts w:ascii="Times New Roman" w:hAnsi="Times New Roman" w:cs="Times New Roman"/>
          <w:sz w:val="24"/>
          <w:szCs w:val="24"/>
        </w:rPr>
        <w:t xml:space="preserve"> </w:t>
      </w:r>
      <w:commentRangeStart w:id="16"/>
      <w:r w:rsidR="00C83B8E" w:rsidRPr="00C83B8E">
        <w:rPr>
          <w:rFonts w:ascii="Times New Roman" w:hAnsi="Times New Roman" w:cs="Times New Roman"/>
          <w:sz w:val="24"/>
          <w:szCs w:val="24"/>
        </w:rPr>
        <w:t xml:space="preserve">Differences in </w:t>
      </w:r>
      <w:r w:rsidR="00C83B8E">
        <w:rPr>
          <w:rFonts w:ascii="Times New Roman" w:hAnsi="Times New Roman" w:cs="Times New Roman"/>
          <w:sz w:val="24"/>
          <w:szCs w:val="24"/>
        </w:rPr>
        <w:t xml:space="preserve">event-related </w:t>
      </w:r>
      <w:r w:rsidR="00C83B8E" w:rsidRPr="00C83B8E">
        <w:rPr>
          <w:rFonts w:ascii="Times New Roman" w:hAnsi="Times New Roman" w:cs="Times New Roman"/>
          <w:sz w:val="24"/>
          <w:szCs w:val="24"/>
        </w:rPr>
        <w:t>gaze behavior (fixation number, fixation duration, and TTFF) will be observed across disruption categories, with less salient disruptions (lack of eagerness to learn) receiving less visual attention compared to more salient categories such as verbal and physical disruptions</w:t>
      </w:r>
      <w:r w:rsidR="00FA491A">
        <w:rPr>
          <w:rFonts w:ascii="Times New Roman" w:hAnsi="Times New Roman" w:cs="Times New Roman"/>
          <w:sz w:val="24"/>
          <w:szCs w:val="24"/>
        </w:rPr>
        <w:t xml:space="preserve"> (</w:t>
      </w:r>
      <w:r w:rsidR="00FA491A" w:rsidRPr="00FA491A">
        <w:rPr>
          <w:rFonts w:ascii="Times New Roman" w:hAnsi="Times New Roman" w:cs="Times New Roman"/>
          <w:b/>
          <w:bCs/>
          <w:sz w:val="24"/>
          <w:szCs w:val="24"/>
        </w:rPr>
        <w:t>Hypothesis 2d</w:t>
      </w:r>
      <w:r w:rsidR="00FA491A">
        <w:rPr>
          <w:rFonts w:ascii="Times New Roman" w:hAnsi="Times New Roman" w:cs="Times New Roman"/>
          <w:sz w:val="24"/>
          <w:szCs w:val="24"/>
        </w:rPr>
        <w:t>)</w:t>
      </w:r>
      <w:r w:rsidR="00C83B8E" w:rsidRPr="00C83B8E">
        <w:rPr>
          <w:rFonts w:ascii="Times New Roman" w:hAnsi="Times New Roman" w:cs="Times New Roman"/>
          <w:sz w:val="24"/>
          <w:szCs w:val="24"/>
        </w:rPr>
        <w:t>.</w:t>
      </w:r>
      <w:commentRangeEnd w:id="16"/>
      <w:r w:rsidR="00656EA6">
        <w:rPr>
          <w:rStyle w:val="Kommentarzeichen"/>
        </w:rPr>
        <w:commentReference w:id="16"/>
      </w:r>
    </w:p>
    <w:p w14:paraId="6D97100F" w14:textId="03E5E6EA" w:rsidR="00834488" w:rsidRPr="008C2C51" w:rsidRDefault="008C2C51" w:rsidP="008C2C51">
      <w:pPr>
        <w:pStyle w:val="Listenabsatz"/>
        <w:numPr>
          <w:ilvl w:val="0"/>
          <w:numId w:val="15"/>
        </w:numPr>
        <w:tabs>
          <w:tab w:val="clear" w:pos="720"/>
          <w:tab w:val="num" w:pos="360"/>
        </w:tabs>
        <w:ind w:left="360"/>
        <w:rPr>
          <w:rFonts w:ascii="Times New Roman" w:hAnsi="Times New Roman" w:cs="Times New Roman"/>
          <w:sz w:val="24"/>
          <w:szCs w:val="24"/>
        </w:rPr>
      </w:pPr>
      <w:r>
        <w:rPr>
          <w:rFonts w:ascii="Times New Roman" w:hAnsi="Times New Roman" w:cs="Times New Roman"/>
          <w:sz w:val="24"/>
          <w:szCs w:val="24"/>
        </w:rPr>
        <w:lastRenderedPageBreak/>
        <w:t>T</w:t>
      </w:r>
      <w:r w:rsidR="00834488" w:rsidRPr="008C2C51">
        <w:rPr>
          <w:rFonts w:ascii="Times New Roman" w:hAnsi="Times New Roman" w:cs="Times New Roman"/>
          <w:sz w:val="24"/>
          <w:szCs w:val="24"/>
        </w:rPr>
        <w:t>he third research goal was to explore the relationship between gaze efficiency, as indicated by the GRI, and other classroom management characteristics.</w:t>
      </w:r>
      <w:r w:rsidR="00656C07" w:rsidRPr="008C2C51">
        <w:rPr>
          <w:rFonts w:ascii="Times New Roman" w:hAnsi="Times New Roman" w:cs="Times New Roman"/>
          <w:sz w:val="24"/>
          <w:szCs w:val="24"/>
        </w:rPr>
        <w:t xml:space="preserve"> </w:t>
      </w:r>
      <w:r w:rsidR="00834488" w:rsidRPr="008C2C51">
        <w:rPr>
          <w:rFonts w:ascii="Times New Roman" w:hAnsi="Times New Roman" w:cs="Times New Roman"/>
          <w:sz w:val="24"/>
          <w:szCs w:val="24"/>
        </w:rPr>
        <w:t>Teachers who felt more disrupted by classroom behaviors were expected to show higher GRI values, reflecting less effective gaze behavior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a</w:t>
      </w:r>
      <w:r w:rsidR="00834488" w:rsidRPr="008C2C51">
        <w:rPr>
          <w:rFonts w:ascii="Times New Roman" w:hAnsi="Times New Roman" w:cs="Times New Roman"/>
          <w:sz w:val="24"/>
          <w:szCs w:val="24"/>
        </w:rPr>
        <w:t>)</w:t>
      </w:r>
      <w:r w:rsidR="00023EB1" w:rsidRPr="008C2C51">
        <w:rPr>
          <w:rFonts w:ascii="Times New Roman" w:hAnsi="Times New Roman" w:cs="Times New Roman"/>
          <w:sz w:val="24"/>
          <w:szCs w:val="24"/>
        </w:rPr>
        <w:t>. Teachers</w:t>
      </w:r>
      <w:r w:rsidR="00834488" w:rsidRPr="008C2C51">
        <w:rPr>
          <w:rFonts w:ascii="Times New Roman" w:hAnsi="Times New Roman" w:cs="Times New Roman"/>
          <w:sz w:val="24"/>
          <w:szCs w:val="24"/>
        </w:rPr>
        <w:t xml:space="preserve"> who felt more confident in dealing with the disruptions were expected to show lower GRI values, reflecting more effective gaze behavior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b</w:t>
      </w:r>
      <w:r w:rsidR="00834488" w:rsidRPr="008C2C51">
        <w:rPr>
          <w:rFonts w:ascii="Times New Roman" w:hAnsi="Times New Roman" w:cs="Times New Roman"/>
          <w:sz w:val="24"/>
          <w:szCs w:val="24"/>
        </w:rPr>
        <w:t>).</w:t>
      </w:r>
      <w:r w:rsidR="00656C07" w:rsidRPr="008C2C51">
        <w:rPr>
          <w:rFonts w:ascii="Times New Roman" w:hAnsi="Times New Roman" w:cs="Times New Roman"/>
          <w:sz w:val="24"/>
          <w:szCs w:val="24"/>
        </w:rPr>
        <w:t xml:space="preserve"> Furthermore, </w:t>
      </w:r>
      <w:r w:rsidR="007C555E" w:rsidRPr="008C2C51">
        <w:rPr>
          <w:rFonts w:ascii="Times New Roman" w:hAnsi="Times New Roman" w:cs="Times New Roman"/>
          <w:sz w:val="24"/>
          <w:szCs w:val="24"/>
        </w:rPr>
        <w:t>l</w:t>
      </w:r>
      <w:r w:rsidR="00834488" w:rsidRPr="008C2C51">
        <w:rPr>
          <w:rFonts w:ascii="Times New Roman" w:hAnsi="Times New Roman" w:cs="Times New Roman"/>
          <w:sz w:val="24"/>
          <w:szCs w:val="24"/>
        </w:rPr>
        <w:t>ower GRI values were hypothesized to correlate with higher self-assessed competencies in classroom disruption prevention and management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c</w:t>
      </w:r>
      <w:r w:rsidR="00834488" w:rsidRPr="008C2C51">
        <w:rPr>
          <w:rFonts w:ascii="Times New Roman" w:hAnsi="Times New Roman" w:cs="Times New Roman"/>
          <w:sz w:val="24"/>
          <w:szCs w:val="24"/>
        </w:rPr>
        <w:t>).</w:t>
      </w:r>
      <w:r w:rsidR="007C555E" w:rsidRPr="008C2C51">
        <w:rPr>
          <w:rFonts w:ascii="Times New Roman" w:hAnsi="Times New Roman" w:cs="Times New Roman"/>
          <w:sz w:val="24"/>
          <w:szCs w:val="24"/>
        </w:rPr>
        <w:t xml:space="preserve"> </w:t>
      </w:r>
      <w:r w:rsidR="00834488" w:rsidRPr="008C2C51">
        <w:rPr>
          <w:rFonts w:ascii="Times New Roman" w:hAnsi="Times New Roman" w:cs="Times New Roman"/>
          <w:sz w:val="24"/>
          <w:szCs w:val="24"/>
        </w:rPr>
        <w:t>Additionally, lower GRI values were expected to correlate with greater strategic knowledge of classroom management (</w:t>
      </w:r>
      <w:r w:rsidR="00834488" w:rsidRPr="008C2C51">
        <w:rPr>
          <w:rFonts w:ascii="Times New Roman" w:hAnsi="Times New Roman" w:cs="Times New Roman"/>
          <w:b/>
          <w:bCs/>
          <w:sz w:val="24"/>
          <w:szCs w:val="24"/>
        </w:rPr>
        <w:t xml:space="preserve">Hypothesis </w:t>
      </w:r>
      <w:commentRangeStart w:id="17"/>
      <w:r w:rsidR="00B36B48">
        <w:rPr>
          <w:rFonts w:ascii="Times New Roman" w:hAnsi="Times New Roman" w:cs="Times New Roman"/>
          <w:b/>
          <w:bCs/>
          <w:sz w:val="24"/>
          <w:szCs w:val="24"/>
        </w:rPr>
        <w:t>3</w:t>
      </w:r>
      <w:r w:rsidR="00834488" w:rsidRPr="008C2C51">
        <w:rPr>
          <w:rFonts w:ascii="Times New Roman" w:hAnsi="Times New Roman" w:cs="Times New Roman"/>
          <w:b/>
          <w:bCs/>
          <w:sz w:val="24"/>
          <w:szCs w:val="24"/>
        </w:rPr>
        <w:t>d</w:t>
      </w:r>
      <w:commentRangeEnd w:id="17"/>
      <w:r w:rsidR="005E3944">
        <w:rPr>
          <w:rStyle w:val="Kommentarzeichen"/>
        </w:rPr>
        <w:commentReference w:id="17"/>
      </w:r>
      <w:r w:rsidR="00834488" w:rsidRPr="008C2C51">
        <w:rPr>
          <w:rFonts w:ascii="Times New Roman" w:hAnsi="Times New Roman" w:cs="Times New Roman"/>
          <w:sz w:val="24"/>
          <w:szCs w:val="24"/>
        </w:rPr>
        <w:t>).</w:t>
      </w:r>
    </w:p>
    <w:p w14:paraId="6609CC8C" w14:textId="690531C3" w:rsidR="00A378A0" w:rsidRPr="005F05D3" w:rsidRDefault="00A378A0" w:rsidP="007B42B7">
      <w:pPr>
        <w:pStyle w:val="berschrift1"/>
        <w:ind w:left="360"/>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Method</w:t>
      </w:r>
    </w:p>
    <w:p w14:paraId="3DE33BAA" w14:textId="2CE239AB" w:rsidR="00A378A0" w:rsidRPr="005F05D3" w:rsidRDefault="00731CAC"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Participants</w:t>
      </w:r>
    </w:p>
    <w:p w14:paraId="49BC1DF8" w14:textId="77777777"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 xml:space="preserve">We recruited a total of 84 teachers from Germany (42 pre-service teachers and 42 in-service teachers) through personal contacts, email lists, and flyers. Pre-service teachers were required to be actively enrolled in a teacher education program and to have completed their first internship, while in-service teachers needed to have completed both a teacher training program and a </w:t>
      </w:r>
      <w:commentRangeStart w:id="18"/>
      <w:r w:rsidRPr="00732EC0">
        <w:rPr>
          <w:rFonts w:ascii="Times New Roman" w:eastAsia="Times New Roman" w:hAnsi="Times New Roman" w:cs="Times New Roman"/>
          <w:color w:val="000000" w:themeColor="text1"/>
          <w:sz w:val="24"/>
          <w:szCs w:val="24"/>
          <w:lang w:eastAsia="de-DE"/>
        </w:rPr>
        <w:t xml:space="preserve">traineeship </w:t>
      </w:r>
      <w:commentRangeEnd w:id="18"/>
      <w:r w:rsidR="00F416DD">
        <w:rPr>
          <w:rStyle w:val="Kommentarzeichen"/>
        </w:rPr>
        <w:commentReference w:id="18"/>
      </w:r>
      <w:r w:rsidRPr="00732EC0">
        <w:rPr>
          <w:rFonts w:ascii="Times New Roman" w:eastAsia="Times New Roman" w:hAnsi="Times New Roman" w:cs="Times New Roman"/>
          <w:color w:val="000000" w:themeColor="text1"/>
          <w:sz w:val="24"/>
          <w:szCs w:val="24"/>
          <w:lang w:eastAsia="de-DE"/>
        </w:rPr>
        <w:t>and to be currently working in the teaching profession. Data from two in-service teachers were excluded due to low-quality eye-tracking data, resulting in a final sample of 82 teachers, comprising 42 pre-service teachers and 40 in-service teachers.</w:t>
      </w:r>
    </w:p>
    <w:p w14:paraId="50D6A12A" w14:textId="77777777"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pre-service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29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13 men) had a mean age of 22.80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1.90; range: 19–27). On average, they were in their 6.70 semester</w:t>
      </w:r>
      <w:r>
        <w:rPr>
          <w:rFonts w:ascii="Times New Roman" w:eastAsia="Times New Roman" w:hAnsi="Times New Roman" w:cs="Times New Roman"/>
          <w:color w:val="000000" w:themeColor="text1"/>
          <w:sz w:val="24"/>
          <w:szCs w:val="24"/>
          <w:lang w:eastAsia="de-DE"/>
        </w:rPr>
        <w:t>s</w:t>
      </w:r>
      <w:r w:rsidRPr="00732EC0">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2.60; range: 3–11) and had an average of 9.60 hours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7.20; range: 1–36) of teaching experience through internships completed during their studies. Of the pre-service teachers, 21% were preparing to become primary school teachers, 60%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 xml:space="preserve">secondary school teachers, and 19%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 xml:space="preserve">special </w:t>
      </w:r>
      <w:r w:rsidRPr="00732EC0">
        <w:rPr>
          <w:rFonts w:ascii="Times New Roman" w:eastAsia="Times New Roman" w:hAnsi="Times New Roman" w:cs="Times New Roman"/>
          <w:color w:val="000000" w:themeColor="text1"/>
          <w:sz w:val="24"/>
          <w:szCs w:val="24"/>
          <w:lang w:eastAsia="de-DE"/>
        </w:rPr>
        <w:lastRenderedPageBreak/>
        <w:t>education teachers. Additionally, 88% were involved in extracurricular teaching activities, such as tutoring or homework supervision.</w:t>
      </w:r>
    </w:p>
    <w:p w14:paraId="54F19B94"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in-service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24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16 men) had a mean age of 39.10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10.60; range: 26–60) and an average of 11.60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11.30; range: 1–38) of teaching experience. Among these teachers, 10% taught at primary schools, 85% at secondary schools, and 5% at vocational schools. Furthermore, 52% were also involved in secondary teaching roles, such as university lecturers, main training supervisors for trainee teachers, or subject advisers.</w:t>
      </w:r>
    </w:p>
    <w:p w14:paraId="53EA5601"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commentRangeStart w:id="19"/>
      <w:r w:rsidRPr="00220221">
        <w:rPr>
          <w:rFonts w:ascii="Times New Roman" w:eastAsia="Times New Roman" w:hAnsi="Times New Roman" w:cs="Times New Roman"/>
          <w:color w:val="000000" w:themeColor="text1"/>
          <w:sz w:val="24"/>
          <w:szCs w:val="24"/>
          <w:lang w:eastAsia="de-DE"/>
        </w:rPr>
        <w:t>Data collection occurred between June 2021 and June 202</w:t>
      </w:r>
      <w:r>
        <w:rPr>
          <w:rFonts w:ascii="Times New Roman" w:eastAsia="Times New Roman" w:hAnsi="Times New Roman" w:cs="Times New Roman"/>
          <w:color w:val="000000" w:themeColor="text1"/>
          <w:sz w:val="24"/>
          <w:szCs w:val="24"/>
          <w:lang w:eastAsia="de-DE"/>
        </w:rPr>
        <w:t>3</w:t>
      </w:r>
      <w:r w:rsidRPr="00220221">
        <w:rPr>
          <w:rFonts w:ascii="Times New Roman" w:eastAsia="Times New Roman" w:hAnsi="Times New Roman" w:cs="Times New Roman"/>
          <w:color w:val="000000" w:themeColor="text1"/>
          <w:sz w:val="24"/>
          <w:szCs w:val="24"/>
          <w:lang w:eastAsia="de-DE"/>
        </w:rPr>
        <w:t xml:space="preserve">, primarily in a seminar room at the </w:t>
      </w:r>
      <w:r>
        <w:rPr>
          <w:rFonts w:ascii="Times New Roman" w:eastAsia="Times New Roman" w:hAnsi="Times New Roman" w:cs="Times New Roman"/>
          <w:color w:val="000000" w:themeColor="text1"/>
          <w:sz w:val="24"/>
          <w:szCs w:val="24"/>
          <w:lang w:eastAsia="de-DE"/>
        </w:rPr>
        <w:t>f</w:t>
      </w:r>
      <w:r w:rsidRPr="00220221">
        <w:rPr>
          <w:rFonts w:ascii="Times New Roman" w:eastAsia="Times New Roman" w:hAnsi="Times New Roman" w:cs="Times New Roman"/>
          <w:color w:val="000000" w:themeColor="text1"/>
          <w:sz w:val="24"/>
          <w:szCs w:val="24"/>
          <w:lang w:eastAsia="de-DE"/>
        </w:rPr>
        <w:t>aculty. However, for a subset of experienced teachers, data was gathered in school classrooms, while maintaining the same controlled laboratory conditions.</w:t>
      </w:r>
      <w:commentRangeEnd w:id="19"/>
      <w:r w:rsidR="00F416DD">
        <w:rPr>
          <w:rStyle w:val="Kommentarzeichen"/>
        </w:rPr>
        <w:commentReference w:id="19"/>
      </w:r>
    </w:p>
    <w:p w14:paraId="5FF24B03"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6259F">
        <w:rPr>
          <w:rFonts w:ascii="Times New Roman" w:eastAsia="Times New Roman" w:hAnsi="Times New Roman" w:cs="Times New Roman"/>
          <w:color w:val="000000" w:themeColor="text1"/>
          <w:sz w:val="24"/>
          <w:szCs w:val="24"/>
          <w:lang w:eastAsia="de-DE"/>
        </w:rPr>
        <w:t>The study adhered to ethical guidelines and received approval from the University’s Institutional Review Board. Participants were fully informed about the study</w:t>
      </w:r>
      <w:r>
        <w:rPr>
          <w:rFonts w:ascii="Times New Roman" w:eastAsia="Times New Roman" w:hAnsi="Times New Roman" w:cs="Times New Roman"/>
          <w:color w:val="000000" w:themeColor="text1"/>
          <w:sz w:val="24"/>
          <w:szCs w:val="24"/>
          <w:lang w:eastAsia="de-DE"/>
        </w:rPr>
        <w:t>’s</w:t>
      </w:r>
      <w:r w:rsidRPr="0076259F">
        <w:rPr>
          <w:rFonts w:ascii="Times New Roman" w:eastAsia="Times New Roman" w:hAnsi="Times New Roman" w:cs="Times New Roman"/>
          <w:color w:val="000000" w:themeColor="text1"/>
          <w:sz w:val="24"/>
          <w:szCs w:val="24"/>
          <w:lang w:eastAsia="de-DE"/>
        </w:rPr>
        <w:t xml:space="preserve"> objectives before testing. Their participation was voluntary, without incentives, and commenced only after written consent.</w:t>
      </w:r>
    </w:p>
    <w:p w14:paraId="4B9F2280" w14:textId="777E91DE" w:rsidR="004B25A3" w:rsidRPr="005F05D3" w:rsidRDefault="00922295"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Setting and Procedure</w:t>
      </w:r>
    </w:p>
    <w:p w14:paraId="1F773422" w14:textId="062D2F00"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Participants individually attended the lab for approximately two hours, following a standardized procedure</w:t>
      </w:r>
      <w:r>
        <w:rPr>
          <w:rFonts w:ascii="Times New Roman" w:eastAsia="Times New Roman" w:hAnsi="Times New Roman" w:cs="Times New Roman"/>
          <w:color w:val="000000" w:themeColor="text1"/>
          <w:sz w:val="24"/>
          <w:szCs w:val="24"/>
          <w:lang w:eastAsia="de-DE"/>
        </w:rPr>
        <w:t xml:space="preserve"> </w:t>
      </w:r>
      <w:r w:rsidRPr="00151843">
        <w:rPr>
          <w:rFonts w:ascii="Times New Roman" w:eastAsia="Times New Roman" w:hAnsi="Times New Roman" w:cs="Times New Roman"/>
          <w:color w:val="000000" w:themeColor="text1"/>
          <w:sz w:val="24"/>
          <w:szCs w:val="24"/>
          <w:lang w:eastAsia="de-DE"/>
        </w:rPr>
        <w:t>for which a seminar room was transformed into a classroom.</w:t>
      </w:r>
      <w:r w:rsidRPr="008E7C14">
        <w:rPr>
          <w:rFonts w:ascii="Times New Roman" w:eastAsia="Times New Roman" w:hAnsi="Times New Roman" w:cs="Times New Roman"/>
          <w:color w:val="000000" w:themeColor="text1"/>
          <w:sz w:val="24"/>
          <w:szCs w:val="24"/>
          <w:lang w:eastAsia="de-DE"/>
        </w:rPr>
        <w:t xml:space="preserve"> Upon arrival, they were welcomed by the experimenter, introduced to the procedure, and asked to sign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data protection agreement. Participants were then fitted with eye-tracking glasses, adjusted for comfort and vision (up to +/- five diopters). After performing an initial </w:t>
      </w:r>
      <w:r>
        <w:rPr>
          <w:rFonts w:ascii="Times New Roman" w:eastAsia="Times New Roman" w:hAnsi="Times New Roman" w:cs="Times New Roman"/>
          <w:color w:val="000000" w:themeColor="text1"/>
          <w:sz w:val="24"/>
          <w:szCs w:val="24"/>
          <w:lang w:eastAsia="de-DE"/>
        </w:rPr>
        <w:t xml:space="preserve">one-point </w:t>
      </w:r>
      <w:r w:rsidRPr="008E7C14">
        <w:rPr>
          <w:rFonts w:ascii="Times New Roman" w:eastAsia="Times New Roman" w:hAnsi="Times New Roman" w:cs="Times New Roman"/>
          <w:color w:val="000000" w:themeColor="text1"/>
          <w:sz w:val="24"/>
          <w:szCs w:val="24"/>
          <w:lang w:eastAsia="de-DE"/>
        </w:rPr>
        <w:t>calibration of the glasses</w:t>
      </w:r>
      <w:r>
        <w:rPr>
          <w:rFonts w:ascii="Times New Roman" w:eastAsia="Times New Roman" w:hAnsi="Times New Roman" w:cs="Times New Roman"/>
          <w:color w:val="000000" w:themeColor="text1"/>
          <w:sz w:val="24"/>
          <w:szCs w:val="24"/>
          <w:lang w:eastAsia="de-DE"/>
        </w:rPr>
        <w:t xml:space="preserve"> (for details of the calibration, see </w:t>
      </w:r>
      <w:r w:rsidRPr="0050660B">
        <w:rPr>
          <w:rFonts w:ascii="Times New Roman" w:eastAsia="Times New Roman" w:hAnsi="Times New Roman" w:cs="Times New Roman"/>
          <w:color w:val="000000" w:themeColor="text1"/>
          <w:sz w:val="24"/>
          <w:szCs w:val="24"/>
          <w:lang w:eastAsia="de-DE"/>
        </w:rPr>
        <w:t>Eye-tracking apparatus and calibration</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the experimenter activated and synchronized the recording devices (</w:t>
      </w:r>
      <w:r>
        <w:rPr>
          <w:rFonts w:ascii="Times New Roman" w:eastAsia="Times New Roman" w:hAnsi="Times New Roman" w:cs="Times New Roman"/>
          <w:color w:val="000000" w:themeColor="text1"/>
          <w:sz w:val="24"/>
          <w:szCs w:val="24"/>
          <w:lang w:eastAsia="de-DE"/>
        </w:rPr>
        <w:t xml:space="preserve">eye-tracking glasses, </w:t>
      </w:r>
      <w:r w:rsidRPr="008E7C14">
        <w:rPr>
          <w:rFonts w:ascii="Times New Roman" w:eastAsia="Times New Roman" w:hAnsi="Times New Roman" w:cs="Times New Roman"/>
          <w:color w:val="000000" w:themeColor="text1"/>
          <w:sz w:val="24"/>
          <w:szCs w:val="24"/>
          <w:lang w:eastAsia="de-DE"/>
        </w:rPr>
        <w:t xml:space="preserve">four </w:t>
      </w:r>
      <w:r w:rsidRPr="008E7C14">
        <w:rPr>
          <w:rFonts w:ascii="Times New Roman" w:eastAsia="Times New Roman" w:hAnsi="Times New Roman" w:cs="Times New Roman"/>
          <w:color w:val="000000" w:themeColor="text1"/>
          <w:sz w:val="24"/>
          <w:szCs w:val="24"/>
          <w:lang w:eastAsia="de-DE"/>
        </w:rPr>
        <w:lastRenderedPageBreak/>
        <w:t>cameras</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and an audio recorder) using an auditory signal. This setup phase included a brief introductory game (</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Name Juggling</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to acclimate participants to the eye-tracking equipment</w:t>
      </w:r>
      <w:ins w:id="20" w:author="Lotz, Christin" w:date="2025-01-23T11:28:00Z">
        <w:r w:rsidR="004A4B15">
          <w:rPr>
            <w:rFonts w:ascii="Times New Roman" w:eastAsia="Times New Roman" w:hAnsi="Times New Roman" w:cs="Times New Roman"/>
            <w:color w:val="000000" w:themeColor="text1"/>
            <w:sz w:val="24"/>
            <w:szCs w:val="24"/>
            <w:lang w:eastAsia="de-DE"/>
          </w:rPr>
          <w:t xml:space="preserve"> and the class</w:t>
        </w:r>
      </w:ins>
      <w:r w:rsidRPr="008E7C14">
        <w:rPr>
          <w:rFonts w:ascii="Times New Roman" w:eastAsia="Times New Roman" w:hAnsi="Times New Roman" w:cs="Times New Roman"/>
          <w:color w:val="000000" w:themeColor="text1"/>
          <w:sz w:val="24"/>
          <w:szCs w:val="24"/>
          <w:lang w:eastAsia="de-DE"/>
        </w:rPr>
        <w:t>, which took approximately 10-15 minutes.</w:t>
      </w:r>
      <w:r>
        <w:rPr>
          <w:rFonts w:ascii="Times New Roman" w:eastAsia="Times New Roman" w:hAnsi="Times New Roman" w:cs="Times New Roman"/>
          <w:color w:val="000000" w:themeColor="text1"/>
          <w:sz w:val="24"/>
          <w:szCs w:val="24"/>
          <w:lang w:eastAsia="de-DE"/>
        </w:rPr>
        <w:t xml:space="preserve">  </w:t>
      </w:r>
    </w:p>
    <w:p w14:paraId="3B17AFFA" w14:textId="0468BD61"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initial setup, </w:t>
      </w:r>
      <w:r>
        <w:rPr>
          <w:rFonts w:ascii="Times New Roman" w:eastAsia="Times New Roman" w:hAnsi="Times New Roman" w:cs="Times New Roman"/>
          <w:color w:val="000000" w:themeColor="text1"/>
          <w:sz w:val="24"/>
          <w:szCs w:val="24"/>
          <w:lang w:eastAsia="de-DE"/>
        </w:rPr>
        <w:t>a</w:t>
      </w:r>
      <w:r w:rsidRPr="00137CC4">
        <w:rPr>
          <w:rFonts w:ascii="Times New Roman" w:eastAsia="Times New Roman" w:hAnsi="Times New Roman" w:cs="Times New Roman"/>
          <w:color w:val="000000" w:themeColor="text1"/>
          <w:sz w:val="24"/>
          <w:szCs w:val="24"/>
          <w:lang w:eastAsia="de-DE"/>
        </w:rPr>
        <w:t xml:space="preserve"> second nine-point calibration was do</w:t>
      </w:r>
      <w:r>
        <w:rPr>
          <w:rFonts w:ascii="Times New Roman" w:eastAsia="Times New Roman" w:hAnsi="Times New Roman" w:cs="Times New Roman"/>
          <w:color w:val="000000" w:themeColor="text1"/>
          <w:sz w:val="24"/>
          <w:szCs w:val="24"/>
          <w:lang w:eastAsia="de-DE"/>
        </w:rPr>
        <w:t>ne</w:t>
      </w:r>
      <w:r w:rsidRPr="00137CC4">
        <w:rPr>
          <w:rFonts w:ascii="Times New Roman" w:eastAsia="Times New Roman" w:hAnsi="Times New Roman" w:cs="Times New Roman"/>
          <w:color w:val="000000" w:themeColor="text1"/>
          <w:sz w:val="24"/>
          <w:szCs w:val="24"/>
          <w:lang w:eastAsia="de-DE"/>
        </w:rPr>
        <w:t xml:space="preserve"> in a separate room. As soon as the teacher re-entered the classroom, the micro-teaching unit started.</w:t>
      </w:r>
      <w:r>
        <w:rPr>
          <w:rFonts w:ascii="Times New Roman" w:eastAsia="Times New Roman" w:hAnsi="Times New Roman" w:cs="Times New Roman"/>
          <w:color w:val="000000" w:themeColor="text1"/>
          <w:sz w:val="24"/>
          <w:szCs w:val="24"/>
          <w:lang w:eastAsia="de-DE"/>
        </w:rPr>
        <w:t xml:space="preserve"> </w:t>
      </w:r>
      <w:r w:rsidRPr="002550DF">
        <w:rPr>
          <w:rFonts w:ascii="Times New Roman" w:eastAsia="Times New Roman" w:hAnsi="Times New Roman" w:cs="Times New Roman"/>
          <w:color w:val="000000" w:themeColor="text1"/>
          <w:sz w:val="24"/>
          <w:szCs w:val="24"/>
          <w:lang w:eastAsia="de-DE"/>
        </w:rPr>
        <w:t>Therefore, participants were asked to prepare a 15-minute lesson on a topic and grade level of their choice.</w:t>
      </w:r>
      <w:r>
        <w:rPr>
          <w:rFonts w:ascii="Times New Roman" w:eastAsia="Times New Roman" w:hAnsi="Times New Roman" w:cs="Times New Roman"/>
          <w:color w:val="000000" w:themeColor="text1"/>
          <w:sz w:val="24"/>
          <w:szCs w:val="24"/>
          <w:lang w:eastAsia="de-DE"/>
        </w:rPr>
        <w:t xml:space="preserve"> The </w:t>
      </w:r>
      <w:r w:rsidRPr="00FC10CA">
        <w:rPr>
          <w:rFonts w:ascii="Times New Roman" w:eastAsia="Times New Roman" w:hAnsi="Times New Roman" w:cs="Times New Roman"/>
          <w:color w:val="000000" w:themeColor="text1"/>
          <w:sz w:val="24"/>
          <w:szCs w:val="24"/>
          <w:lang w:eastAsia="de-DE"/>
        </w:rPr>
        <w:t xml:space="preserve">only requirement </w:t>
      </w:r>
      <w:r>
        <w:rPr>
          <w:rFonts w:ascii="Times New Roman" w:eastAsia="Times New Roman" w:hAnsi="Times New Roman" w:cs="Times New Roman"/>
          <w:color w:val="000000" w:themeColor="text1"/>
          <w:sz w:val="24"/>
          <w:szCs w:val="24"/>
          <w:lang w:eastAsia="de-DE"/>
        </w:rPr>
        <w:t xml:space="preserve">was </w:t>
      </w:r>
      <w:r w:rsidRPr="00FC10CA">
        <w:rPr>
          <w:rFonts w:ascii="Times New Roman" w:eastAsia="Times New Roman" w:hAnsi="Times New Roman" w:cs="Times New Roman"/>
          <w:color w:val="000000" w:themeColor="text1"/>
          <w:sz w:val="24"/>
          <w:szCs w:val="24"/>
          <w:lang w:eastAsia="de-DE"/>
        </w:rPr>
        <w:t>that the unit had to be an introductory lesson, and had to consist of supervised individual work and</w:t>
      </w:r>
      <w:r>
        <w:rPr>
          <w:rFonts w:ascii="Times New Roman" w:eastAsia="Times New Roman" w:hAnsi="Times New Roman" w:cs="Times New Roman"/>
          <w:color w:val="000000" w:themeColor="text1"/>
          <w:sz w:val="24"/>
          <w:szCs w:val="24"/>
          <w:lang w:eastAsia="de-DE"/>
        </w:rPr>
        <w:t>/</w:t>
      </w:r>
      <w:r w:rsidRPr="00FC10CA">
        <w:rPr>
          <w:rFonts w:ascii="Times New Roman" w:eastAsia="Times New Roman" w:hAnsi="Times New Roman" w:cs="Times New Roman"/>
          <w:color w:val="000000" w:themeColor="text1"/>
          <w:sz w:val="24"/>
          <w:szCs w:val="24"/>
          <w:lang w:eastAsia="de-DE"/>
        </w:rPr>
        <w:t>or frontal teaching</w:t>
      </w:r>
      <w:commentRangeStart w:id="21"/>
      <w:r w:rsidRPr="00FC10CA">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 xml:space="preserve">During the </w:t>
      </w:r>
      <w:r>
        <w:rPr>
          <w:rFonts w:ascii="Times New Roman" w:eastAsia="Times New Roman" w:hAnsi="Times New Roman" w:cs="Times New Roman"/>
          <w:color w:val="000000" w:themeColor="text1"/>
          <w:sz w:val="24"/>
          <w:szCs w:val="24"/>
          <w:lang w:eastAsia="de-DE"/>
        </w:rPr>
        <w:t>unit</w:t>
      </w:r>
      <w:r w:rsidRPr="008E7C14">
        <w:rPr>
          <w:rFonts w:ascii="Times New Roman" w:eastAsia="Times New Roman" w:hAnsi="Times New Roman" w:cs="Times New Roman"/>
          <w:color w:val="000000" w:themeColor="text1"/>
          <w:sz w:val="24"/>
          <w:szCs w:val="24"/>
          <w:lang w:eastAsia="de-DE"/>
        </w:rPr>
        <w:t xml:space="preserve">, three trained actors (playing students) performed scripted classroom </w:t>
      </w:r>
      <w:del w:id="22" w:author="Lotz, Christin" w:date="2025-01-23T11:29:00Z">
        <w:r w:rsidRPr="008E7C14" w:rsidDel="004A4B15">
          <w:rPr>
            <w:rFonts w:ascii="Times New Roman" w:eastAsia="Times New Roman" w:hAnsi="Times New Roman" w:cs="Times New Roman"/>
            <w:color w:val="000000" w:themeColor="text1"/>
            <w:sz w:val="24"/>
            <w:szCs w:val="24"/>
            <w:lang w:eastAsia="de-DE"/>
          </w:rPr>
          <w:delText>disruptions</w:delText>
        </w:r>
      </w:del>
      <w:ins w:id="23" w:author="Lotz, Christin" w:date="2025-01-23T11:29:00Z">
        <w:r w:rsidR="004A4B15">
          <w:rPr>
            <w:rFonts w:ascii="Times New Roman" w:eastAsia="Times New Roman" w:hAnsi="Times New Roman" w:cs="Times New Roman"/>
            <w:color w:val="000000" w:themeColor="text1"/>
            <w:sz w:val="24"/>
            <w:szCs w:val="24"/>
            <w:lang w:eastAsia="de-DE"/>
          </w:rPr>
          <w:t>events</w:t>
        </w:r>
      </w:ins>
      <w:r w:rsidRPr="008E7C14">
        <w:rPr>
          <w:rFonts w:ascii="Times New Roman" w:eastAsia="Times New Roman" w:hAnsi="Times New Roman" w:cs="Times New Roman"/>
          <w:color w:val="000000" w:themeColor="text1"/>
          <w:sz w:val="24"/>
          <w:szCs w:val="24"/>
          <w:lang w:eastAsia="de-DE"/>
        </w:rPr>
        <w:t>, which occurred approximately every 1.5 minutes</w:t>
      </w:r>
      <w:r>
        <w:rPr>
          <w:rFonts w:ascii="Times New Roman" w:eastAsia="Times New Roman" w:hAnsi="Times New Roman" w:cs="Times New Roman"/>
          <w:color w:val="000000" w:themeColor="text1"/>
          <w:sz w:val="24"/>
          <w:szCs w:val="24"/>
          <w:lang w:eastAsia="de-DE"/>
        </w:rPr>
        <w:t xml:space="preserve"> on a screen only visible to the </w:t>
      </w:r>
      <w:commentRangeStart w:id="24"/>
      <w:r>
        <w:rPr>
          <w:rFonts w:ascii="Times New Roman" w:eastAsia="Times New Roman" w:hAnsi="Times New Roman" w:cs="Times New Roman"/>
          <w:color w:val="000000" w:themeColor="text1"/>
          <w:sz w:val="24"/>
          <w:szCs w:val="24"/>
          <w:lang w:eastAsia="de-DE"/>
        </w:rPr>
        <w:t xml:space="preserve">“class” </w:t>
      </w:r>
      <w:commentRangeEnd w:id="24"/>
      <w:r w:rsidR="004A4B15">
        <w:rPr>
          <w:rStyle w:val="Kommentarzeichen"/>
        </w:rPr>
        <w:commentReference w:id="24"/>
      </w:r>
      <w:r w:rsidRPr="002B06FD">
        <w:rPr>
          <w:rFonts w:ascii="Times New Roman" w:eastAsia="Times New Roman" w:hAnsi="Times New Roman" w:cs="Times New Roman"/>
          <w:color w:val="000000" w:themeColor="text1"/>
          <w:sz w:val="24"/>
          <w:szCs w:val="24"/>
          <w:lang w:eastAsia="de-DE"/>
        </w:rPr>
        <w:t>(</w:t>
      </w:r>
      <w:commentRangeEnd w:id="21"/>
      <w:r w:rsidR="007B09C6">
        <w:rPr>
          <w:rStyle w:val="Kommentarzeichen"/>
        </w:rPr>
        <w:commentReference w:id="21"/>
      </w:r>
      <w:r w:rsidRPr="002B06FD">
        <w:rPr>
          <w:rFonts w:ascii="Times New Roman" w:eastAsia="Times New Roman" w:hAnsi="Times New Roman" w:cs="Times New Roman"/>
          <w:color w:val="000000" w:themeColor="text1"/>
          <w:sz w:val="24"/>
          <w:szCs w:val="24"/>
          <w:lang w:eastAsia="de-DE"/>
        </w:rPr>
        <w:t xml:space="preserve">e.g., </w:t>
      </w:r>
      <w:commentRangeStart w:id="25"/>
      <w:r w:rsidRPr="002B06FD">
        <w:rPr>
          <w:rFonts w:ascii="Times New Roman" w:eastAsia="Times New Roman" w:hAnsi="Times New Roman" w:cs="Times New Roman"/>
          <w:color w:val="000000" w:themeColor="text1"/>
          <w:sz w:val="24"/>
          <w:szCs w:val="24"/>
          <w:lang w:eastAsia="de-DE"/>
        </w:rPr>
        <w:t xml:space="preserve">chatting with a neighbor, heckling, looking at the phone; </w:t>
      </w:r>
      <w:r w:rsidRPr="00980535">
        <w:rPr>
          <w:rFonts w:ascii="Times New Roman" w:eastAsia="Times New Roman" w:hAnsi="Times New Roman" w:cs="Times New Roman"/>
          <w:color w:val="000000" w:themeColor="text1"/>
          <w:sz w:val="24"/>
          <w:szCs w:val="24"/>
          <w:lang w:eastAsia="de-DE"/>
        </w:rPr>
        <w:t xml:space="preserve">see Table A1 in the supplementary material </w:t>
      </w:r>
      <w:commentRangeEnd w:id="25"/>
      <w:r w:rsidR="004A4B15">
        <w:rPr>
          <w:rStyle w:val="Kommentarzeichen"/>
        </w:rPr>
        <w:commentReference w:id="25"/>
      </w:r>
      <w:r w:rsidRPr="00980535">
        <w:rPr>
          <w:rFonts w:ascii="Times New Roman" w:eastAsia="Times New Roman" w:hAnsi="Times New Roman" w:cs="Times New Roman"/>
          <w:color w:val="000000" w:themeColor="text1"/>
          <w:sz w:val="24"/>
          <w:szCs w:val="24"/>
          <w:lang w:eastAsia="de-DE"/>
        </w:rPr>
        <w:t>for an overview and categorization of all events; and Figure B1 and B2 in the supplementary material for a depiction of the laboratory setting of the micro-teaching unit</w:t>
      </w:r>
      <w:r w:rsidRPr="002B06FD">
        <w:rPr>
          <w:rFonts w:ascii="Times New Roman" w:eastAsia="Times New Roman" w:hAnsi="Times New Roman" w:cs="Times New Roman"/>
          <w:color w:val="000000" w:themeColor="text1"/>
          <w:sz w:val="24"/>
          <w:szCs w:val="24"/>
          <w:lang w:eastAsia="de-DE"/>
        </w:rPr>
        <w:t>)</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 xml:space="preserve">The </w:t>
      </w:r>
      <w:r>
        <w:rPr>
          <w:rFonts w:ascii="Times New Roman" w:eastAsia="Times New Roman" w:hAnsi="Times New Roman" w:cs="Times New Roman"/>
          <w:color w:val="000000" w:themeColor="text1"/>
          <w:sz w:val="24"/>
          <w:szCs w:val="24"/>
          <w:lang w:eastAsia="de-DE"/>
        </w:rPr>
        <w:t xml:space="preserve">order of the </w:t>
      </w:r>
      <w:r w:rsidRPr="008E7C14">
        <w:rPr>
          <w:rFonts w:ascii="Times New Roman" w:eastAsia="Times New Roman" w:hAnsi="Times New Roman" w:cs="Times New Roman"/>
          <w:color w:val="000000" w:themeColor="text1"/>
          <w:sz w:val="24"/>
          <w:szCs w:val="24"/>
          <w:lang w:eastAsia="de-DE"/>
        </w:rPr>
        <w:t>disruptions</w:t>
      </w:r>
      <w:r>
        <w:rPr>
          <w:rFonts w:ascii="Times New Roman" w:eastAsia="Times New Roman" w:hAnsi="Times New Roman" w:cs="Times New Roman"/>
          <w:color w:val="000000" w:themeColor="text1"/>
          <w:sz w:val="24"/>
          <w:szCs w:val="24"/>
          <w:lang w:eastAsia="de-DE"/>
        </w:rPr>
        <w:t xml:space="preserve"> and the performing students </w:t>
      </w:r>
      <w:r w:rsidRPr="008E7C14">
        <w:rPr>
          <w:rFonts w:ascii="Times New Roman" w:eastAsia="Times New Roman" w:hAnsi="Times New Roman" w:cs="Times New Roman"/>
          <w:color w:val="000000" w:themeColor="text1"/>
          <w:sz w:val="24"/>
          <w:szCs w:val="24"/>
          <w:lang w:eastAsia="de-DE"/>
        </w:rPr>
        <w:t xml:space="preserve">were </w:t>
      </w:r>
      <w:r>
        <w:rPr>
          <w:rFonts w:ascii="Times New Roman" w:eastAsia="Times New Roman" w:hAnsi="Times New Roman" w:cs="Times New Roman"/>
          <w:color w:val="000000" w:themeColor="text1"/>
          <w:sz w:val="24"/>
          <w:szCs w:val="24"/>
          <w:lang w:eastAsia="de-DE"/>
        </w:rPr>
        <w:t>fully balanced</w:t>
      </w:r>
      <w:r w:rsidRPr="008E7C14">
        <w:rPr>
          <w:rFonts w:ascii="Times New Roman" w:eastAsia="Times New Roman" w:hAnsi="Times New Roman" w:cs="Times New Roman"/>
          <w:color w:val="000000" w:themeColor="text1"/>
          <w:sz w:val="24"/>
          <w:szCs w:val="24"/>
          <w:lang w:eastAsia="de-DE"/>
        </w:rPr>
        <w:t xml:space="preserve"> using Latin Squares. </w:t>
      </w:r>
      <w:r>
        <w:rPr>
          <w:rFonts w:ascii="Times New Roman" w:eastAsia="Times New Roman" w:hAnsi="Times New Roman" w:cs="Times New Roman"/>
          <w:color w:val="000000" w:themeColor="text1"/>
          <w:sz w:val="24"/>
          <w:szCs w:val="24"/>
          <w:lang w:eastAsia="de-DE"/>
        </w:rPr>
        <w:t>To capture teachers’ gaze patterns, t</w:t>
      </w:r>
      <w:r w:rsidRPr="008E7C14">
        <w:rPr>
          <w:rFonts w:ascii="Times New Roman" w:eastAsia="Times New Roman" w:hAnsi="Times New Roman" w:cs="Times New Roman"/>
          <w:color w:val="000000" w:themeColor="text1"/>
          <w:sz w:val="24"/>
          <w:szCs w:val="24"/>
          <w:lang w:eastAsia="de-DE"/>
        </w:rPr>
        <w:t>he</w:t>
      </w:r>
      <w:r>
        <w:rPr>
          <w:rFonts w:ascii="Times New Roman" w:eastAsia="Times New Roman" w:hAnsi="Times New Roman" w:cs="Times New Roman"/>
          <w:color w:val="000000" w:themeColor="text1"/>
          <w:sz w:val="24"/>
          <w:szCs w:val="24"/>
          <w:lang w:eastAsia="de-DE"/>
        </w:rPr>
        <w:t xml:space="preserve"> whole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micro-teaching unit</w:t>
      </w:r>
      <w:r w:rsidRPr="008E7C14">
        <w:rPr>
          <w:rFonts w:ascii="Times New Roman" w:eastAsia="Times New Roman" w:hAnsi="Times New Roman" w:cs="Times New Roman"/>
          <w:color w:val="000000" w:themeColor="text1"/>
          <w:sz w:val="24"/>
          <w:szCs w:val="24"/>
          <w:lang w:eastAsia="de-DE"/>
        </w:rPr>
        <w:t xml:space="preserve"> was recorded using eye-tracking glasses. </w:t>
      </w:r>
      <w:r w:rsidRPr="009C75FC">
        <w:rPr>
          <w:rFonts w:ascii="Times New Roman" w:eastAsia="Times New Roman" w:hAnsi="Times New Roman" w:cs="Times New Roman"/>
          <w:color w:val="000000" w:themeColor="text1"/>
          <w:sz w:val="24"/>
          <w:szCs w:val="24"/>
          <w:lang w:eastAsia="de-DE"/>
        </w:rPr>
        <w:t xml:space="preserve">The micro-teaching unit lasted about 15-20 minutes. </w:t>
      </w:r>
    </w:p>
    <w:p w14:paraId="16C6E96F" w14:textId="77777777"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teaching session, participants </w:t>
      </w:r>
      <w:r>
        <w:rPr>
          <w:rFonts w:ascii="Times New Roman" w:eastAsia="Times New Roman" w:hAnsi="Times New Roman" w:cs="Times New Roman"/>
          <w:color w:val="000000" w:themeColor="text1"/>
          <w:sz w:val="24"/>
          <w:szCs w:val="24"/>
          <w:lang w:eastAsia="de-DE"/>
        </w:rPr>
        <w:t>repeated</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nine-point </w:t>
      </w:r>
      <w:r w:rsidRPr="008E7C14">
        <w:rPr>
          <w:rFonts w:ascii="Times New Roman" w:eastAsia="Times New Roman" w:hAnsi="Times New Roman" w:cs="Times New Roman"/>
          <w:color w:val="000000" w:themeColor="text1"/>
          <w:sz w:val="24"/>
          <w:szCs w:val="24"/>
          <w:lang w:eastAsia="de-DE"/>
        </w:rPr>
        <w:t xml:space="preserve">calibration in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side </w:t>
      </w:r>
      <w:r w:rsidRPr="008E7C14">
        <w:rPr>
          <w:rFonts w:ascii="Times New Roman" w:eastAsia="Times New Roman" w:hAnsi="Times New Roman" w:cs="Times New Roman"/>
          <w:color w:val="000000" w:themeColor="text1"/>
          <w:sz w:val="24"/>
          <w:szCs w:val="24"/>
          <w:lang w:eastAsia="de-DE"/>
        </w:rPr>
        <w:t xml:space="preserve">room. </w:t>
      </w:r>
      <w:commentRangeStart w:id="26"/>
      <w:r w:rsidRPr="008E7C14">
        <w:rPr>
          <w:rFonts w:ascii="Times New Roman" w:eastAsia="Times New Roman" w:hAnsi="Times New Roman" w:cs="Times New Roman"/>
          <w:color w:val="000000" w:themeColor="text1"/>
          <w:sz w:val="24"/>
          <w:szCs w:val="24"/>
          <w:lang w:eastAsia="de-DE"/>
        </w:rPr>
        <w:t xml:space="preserve">During this time, the experimenter set up four letters </w:t>
      </w:r>
      <w:r>
        <w:rPr>
          <w:rFonts w:ascii="Times New Roman" w:eastAsia="Times New Roman" w:hAnsi="Times New Roman" w:cs="Times New Roman"/>
          <w:color w:val="000000" w:themeColor="text1"/>
          <w:sz w:val="24"/>
          <w:szCs w:val="24"/>
          <w:lang w:eastAsia="de-DE"/>
        </w:rPr>
        <w:t xml:space="preserve">A to C </w:t>
      </w:r>
      <w:r w:rsidRPr="008E7C14">
        <w:rPr>
          <w:rFonts w:ascii="Times New Roman" w:eastAsia="Times New Roman" w:hAnsi="Times New Roman" w:cs="Times New Roman"/>
          <w:color w:val="000000" w:themeColor="text1"/>
          <w:sz w:val="24"/>
          <w:szCs w:val="24"/>
          <w:lang w:eastAsia="de-DE"/>
        </w:rPr>
        <w:t xml:space="preserve">within the seminar room for a fixation task, which the participant performed after re-entering the room. </w:t>
      </w:r>
      <w:commentRangeEnd w:id="26"/>
      <w:r w:rsidR="00A44A61">
        <w:rPr>
          <w:rStyle w:val="Kommentarzeichen"/>
        </w:rPr>
        <w:commentReference w:id="26"/>
      </w:r>
      <w:r w:rsidRPr="008E7C14">
        <w:rPr>
          <w:rFonts w:ascii="Times New Roman" w:eastAsia="Times New Roman" w:hAnsi="Times New Roman" w:cs="Times New Roman"/>
          <w:color w:val="000000" w:themeColor="text1"/>
          <w:sz w:val="24"/>
          <w:szCs w:val="24"/>
          <w:lang w:eastAsia="de-DE"/>
        </w:rPr>
        <w:t>Following this task, all recording devices were stopped, and participants filled out a brief computer-based questionnaire (~10-15 minutes) assessing sociodemographic data and a self-evaluation of their classroom management during the micro-teaching unit. A ten-minute break followed, concluding the first part of data collection.</w:t>
      </w:r>
    </w:p>
    <w:p w14:paraId="67F5F21B" w14:textId="656CC180"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lastRenderedPageBreak/>
        <w:t xml:space="preserve">In the </w:t>
      </w:r>
      <w:r>
        <w:rPr>
          <w:rFonts w:ascii="Times New Roman" w:eastAsia="Times New Roman" w:hAnsi="Times New Roman" w:cs="Times New Roman"/>
          <w:color w:val="000000" w:themeColor="text1"/>
          <w:sz w:val="24"/>
          <w:szCs w:val="24"/>
          <w:lang w:eastAsia="de-DE"/>
        </w:rPr>
        <w:t xml:space="preserve">study’s </w:t>
      </w:r>
      <w:r w:rsidRPr="008E7C14">
        <w:rPr>
          <w:rFonts w:ascii="Times New Roman" w:eastAsia="Times New Roman" w:hAnsi="Times New Roman" w:cs="Times New Roman"/>
          <w:color w:val="000000" w:themeColor="text1"/>
          <w:sz w:val="24"/>
          <w:szCs w:val="24"/>
          <w:lang w:eastAsia="de-DE"/>
        </w:rPr>
        <w:t xml:space="preserve">second phase, participants engaged in a Stimulated Recall Interview (SRI). They watched a video of their own teaching session, recorded through the eye-tracking glasses, while the experimenter paused the video at each classroom </w:t>
      </w:r>
      <w:del w:id="27" w:author="Lotz, Christin" w:date="2025-01-23T11:33:00Z">
        <w:r w:rsidRPr="008E7C14" w:rsidDel="00A44A61">
          <w:rPr>
            <w:rFonts w:ascii="Times New Roman" w:eastAsia="Times New Roman" w:hAnsi="Times New Roman" w:cs="Times New Roman"/>
            <w:color w:val="000000" w:themeColor="text1"/>
            <w:sz w:val="24"/>
            <w:szCs w:val="24"/>
            <w:lang w:eastAsia="de-DE"/>
          </w:rPr>
          <w:delText>disruption</w:delText>
        </w:r>
      </w:del>
      <w:ins w:id="28" w:author="Lotz, Christin" w:date="2025-01-23T11:33:00Z">
        <w:r w:rsidR="00A44A61">
          <w:rPr>
            <w:rFonts w:ascii="Times New Roman" w:eastAsia="Times New Roman" w:hAnsi="Times New Roman" w:cs="Times New Roman"/>
            <w:color w:val="000000" w:themeColor="text1"/>
            <w:sz w:val="24"/>
            <w:szCs w:val="24"/>
            <w:lang w:eastAsia="de-DE"/>
          </w:rPr>
          <w:t>event</w:t>
        </w:r>
      </w:ins>
      <w:r w:rsidRPr="008E7C14">
        <w:rPr>
          <w:rFonts w:ascii="Times New Roman" w:eastAsia="Times New Roman" w:hAnsi="Times New Roman" w:cs="Times New Roman"/>
          <w:color w:val="000000" w:themeColor="text1"/>
          <w:sz w:val="24"/>
          <w:szCs w:val="24"/>
          <w:lang w:eastAsia="de-DE"/>
        </w:rPr>
        <w:t xml:space="preserve">. </w:t>
      </w:r>
      <w:r w:rsidR="00806763">
        <w:rPr>
          <w:rFonts w:ascii="Times New Roman" w:eastAsia="Times New Roman" w:hAnsi="Times New Roman" w:cs="Times New Roman"/>
          <w:color w:val="000000" w:themeColor="text1"/>
          <w:sz w:val="24"/>
          <w:szCs w:val="24"/>
          <w:lang w:eastAsia="de-DE"/>
        </w:rPr>
        <w:t>Participants answered five open-ended questions and three rating questions for each disruption</w:t>
      </w:r>
      <w:r w:rsidRPr="008E7C14">
        <w:rPr>
          <w:rFonts w:ascii="Times New Roman" w:eastAsia="Times New Roman" w:hAnsi="Times New Roman" w:cs="Times New Roman"/>
          <w:color w:val="000000" w:themeColor="text1"/>
          <w:sz w:val="24"/>
          <w:szCs w:val="24"/>
          <w:lang w:eastAsia="de-DE"/>
        </w:rPr>
        <w:t xml:space="preserve">, including </w:t>
      </w:r>
      <w:r w:rsidR="00806763">
        <w:rPr>
          <w:rFonts w:ascii="Times New Roman" w:eastAsia="Times New Roman" w:hAnsi="Times New Roman" w:cs="Times New Roman"/>
          <w:color w:val="000000" w:themeColor="text1"/>
          <w:sz w:val="24"/>
          <w:szCs w:val="24"/>
          <w:lang w:eastAsia="de-DE"/>
        </w:rPr>
        <w:t xml:space="preserve">self-evaluated </w:t>
      </w:r>
      <w:r w:rsidRPr="008E7C14">
        <w:rPr>
          <w:rFonts w:ascii="Times New Roman" w:eastAsia="Times New Roman" w:hAnsi="Times New Roman" w:cs="Times New Roman"/>
          <w:color w:val="000000" w:themeColor="text1"/>
          <w:sz w:val="24"/>
          <w:szCs w:val="24"/>
          <w:lang w:eastAsia="de-DE"/>
        </w:rPr>
        <w:t xml:space="preserve">disruption </w:t>
      </w:r>
      <w:r w:rsidR="00806763">
        <w:rPr>
          <w:rFonts w:ascii="Times New Roman" w:eastAsia="Times New Roman" w:hAnsi="Times New Roman" w:cs="Times New Roman"/>
          <w:color w:val="000000" w:themeColor="text1"/>
          <w:sz w:val="24"/>
          <w:szCs w:val="24"/>
          <w:lang w:eastAsia="de-DE"/>
        </w:rPr>
        <w:t xml:space="preserve">and confidence ratings </w:t>
      </w:r>
      <w:r w:rsidRPr="008E7C14">
        <w:rPr>
          <w:rFonts w:ascii="Times New Roman" w:eastAsia="Times New Roman" w:hAnsi="Times New Roman" w:cs="Times New Roman"/>
          <w:color w:val="000000" w:themeColor="text1"/>
          <w:sz w:val="24"/>
          <w:szCs w:val="24"/>
          <w:lang w:eastAsia="de-DE"/>
        </w:rPr>
        <w:t>(see Measures). The SRI lasted approximately 45-60 minutes.</w:t>
      </w:r>
      <w:r>
        <w:rPr>
          <w:rFonts w:ascii="Times New Roman" w:eastAsia="Times New Roman" w:hAnsi="Times New Roman" w:cs="Times New Roman"/>
          <w:color w:val="000000" w:themeColor="text1"/>
          <w:sz w:val="24"/>
          <w:szCs w:val="24"/>
          <w:lang w:eastAsia="de-DE"/>
        </w:rPr>
        <w:t xml:space="preserve"> Finally</w:t>
      </w:r>
      <w:r w:rsidRPr="008E7C14">
        <w:rPr>
          <w:rFonts w:ascii="Times New Roman" w:eastAsia="Times New Roman" w:hAnsi="Times New Roman" w:cs="Times New Roman"/>
          <w:color w:val="000000" w:themeColor="text1"/>
          <w:sz w:val="24"/>
          <w:szCs w:val="24"/>
          <w:lang w:eastAsia="de-DE"/>
        </w:rPr>
        <w:t>, participants completed a digital Situational Judgment Test (SJT), assessing their strategic knowledge of classroom management. The questionnaire took approximately 15 minutes to complete, marking the end of the study.</w:t>
      </w:r>
    </w:p>
    <w:p w14:paraId="3D13ED8C" w14:textId="67F47F3B" w:rsidR="00AF43AF" w:rsidRPr="00AF43AF" w:rsidRDefault="00AF43AF" w:rsidP="007C555E">
      <w:pPr>
        <w:pStyle w:val="berschrift2"/>
        <w:rPr>
          <w:rFonts w:ascii="Times New Roman" w:hAnsi="Times New Roman" w:cs="Times New Roman"/>
          <w:sz w:val="24"/>
          <w:szCs w:val="24"/>
          <w:lang w:eastAsia="de-DE"/>
        </w:rPr>
      </w:pPr>
      <w:r w:rsidRPr="00AF43AF">
        <w:rPr>
          <w:rFonts w:ascii="Times New Roman" w:hAnsi="Times New Roman" w:cs="Times New Roman"/>
          <w:sz w:val="24"/>
          <w:szCs w:val="24"/>
          <w:lang w:eastAsia="de-DE"/>
        </w:rPr>
        <w:t>Eye-tracking apparatus and calibration</w:t>
      </w:r>
    </w:p>
    <w:p w14:paraId="32B30265" w14:textId="0C294814" w:rsidR="00EC65BD" w:rsidRDefault="00AF43AF" w:rsidP="00EC65BD">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Teachers wore a binocular Tobii Pro Glasses 2 eye-tracker </w:t>
      </w:r>
      <w:commentRangeStart w:id="29"/>
      <w:del w:id="30" w:author="Lotz, Christin" w:date="2025-01-23T11:34:00Z">
        <w:r w:rsidRPr="00492620" w:rsidDel="00A44A61">
          <w:rPr>
            <w:rFonts w:ascii="Times New Roman" w:eastAsia="Times New Roman" w:hAnsi="Times New Roman" w:cs="Times New Roman"/>
            <w:color w:val="000000" w:themeColor="text1"/>
            <w:sz w:val="24"/>
            <w:szCs w:val="24"/>
            <w:lang w:eastAsia="de-DE"/>
          </w:rPr>
          <w:delText>during the micro-teaching unit</w:delText>
        </w:r>
        <w:r w:rsidDel="00A44A61">
          <w:rPr>
            <w:rFonts w:ascii="Times New Roman" w:eastAsia="Times New Roman" w:hAnsi="Times New Roman" w:cs="Times New Roman"/>
            <w:color w:val="000000" w:themeColor="text1"/>
            <w:sz w:val="24"/>
            <w:szCs w:val="24"/>
            <w:lang w:eastAsia="de-DE"/>
          </w:rPr>
          <w:delText xml:space="preserve"> to record eye-tracking data</w:delText>
        </w:r>
        <w:r w:rsidRPr="00492620" w:rsidDel="00A44A61">
          <w:rPr>
            <w:rFonts w:ascii="Times New Roman" w:eastAsia="Times New Roman" w:hAnsi="Times New Roman" w:cs="Times New Roman"/>
            <w:color w:val="000000" w:themeColor="text1"/>
            <w:sz w:val="24"/>
            <w:szCs w:val="24"/>
            <w:lang w:eastAsia="de-DE"/>
          </w:rPr>
          <w:delText xml:space="preserve">. The system consisted of a wearable head unit and a recording unit. The head unit was a measuring device with different sensors. A high-definition scene camera captured a full HD video of the teacher’s field of vision. An integrated microphone recorded surrounding sounds. Infrared light illuminators supported the eye-tracking sensors which recorded the eye orientation to capture the teacher’s gaze point. </w:delText>
        </w:r>
      </w:del>
      <w:commentRangeEnd w:id="29"/>
      <w:r w:rsidR="00A44A61">
        <w:rPr>
          <w:rStyle w:val="Kommentarzeichen"/>
        </w:rPr>
        <w:commentReference w:id="29"/>
      </w:r>
      <w:r w:rsidRPr="00492620">
        <w:rPr>
          <w:rFonts w:ascii="Times New Roman" w:eastAsia="Times New Roman" w:hAnsi="Times New Roman" w:cs="Times New Roman"/>
          <w:color w:val="000000" w:themeColor="text1"/>
          <w:sz w:val="24"/>
          <w:szCs w:val="24"/>
          <w:lang w:eastAsia="de-DE"/>
        </w:rPr>
        <w:t xml:space="preserve">The videos were recorded with a sampling rate of 50 Hz in a video resolution </w:t>
      </w:r>
      <w:r>
        <w:rPr>
          <w:rFonts w:ascii="Times New Roman" w:eastAsia="Times New Roman" w:hAnsi="Times New Roman" w:cs="Times New Roman"/>
          <w:color w:val="000000" w:themeColor="text1"/>
          <w:sz w:val="24"/>
          <w:szCs w:val="24"/>
          <w:lang w:eastAsia="de-DE"/>
        </w:rPr>
        <w:t>of</w:t>
      </w:r>
      <w:r w:rsidRPr="00492620">
        <w:rPr>
          <w:rFonts w:ascii="Times New Roman" w:eastAsia="Times New Roman" w:hAnsi="Times New Roman" w:cs="Times New Roman"/>
          <w:color w:val="000000" w:themeColor="text1"/>
          <w:sz w:val="24"/>
          <w:szCs w:val="24"/>
          <w:lang w:eastAsia="de-DE"/>
        </w:rPr>
        <w:t xml:space="preserve"> 1920 x 1080 at 25 frames per second. </w:t>
      </w:r>
      <w:del w:id="31" w:author="Lotz, Christin" w:date="2025-01-23T11:35:00Z">
        <w:r w:rsidRPr="00492620" w:rsidDel="00A44A61">
          <w:rPr>
            <w:rFonts w:ascii="Times New Roman" w:eastAsia="Times New Roman" w:hAnsi="Times New Roman" w:cs="Times New Roman"/>
            <w:color w:val="000000" w:themeColor="text1"/>
            <w:sz w:val="24"/>
            <w:szCs w:val="24"/>
            <w:lang w:eastAsia="de-DE"/>
          </w:rPr>
          <w:delText>The scene camera had a field of view of 90 degrees in 16:9 format (82 degrees horizontal and 52 degrees vertical) and a frame dimension of 179 x 159 x 57 mm (width x depth x height).</w:delText>
        </w:r>
        <w:r w:rsidDel="00A44A61">
          <w:rPr>
            <w:rFonts w:ascii="Times New Roman" w:eastAsia="Times New Roman" w:hAnsi="Times New Roman" w:cs="Times New Roman"/>
            <w:color w:val="000000" w:themeColor="text1"/>
            <w:sz w:val="24"/>
            <w:szCs w:val="24"/>
            <w:lang w:eastAsia="de-DE"/>
          </w:rPr>
          <w:delText xml:space="preserve"> </w:delText>
        </w:r>
        <w:r w:rsidRPr="00977A84" w:rsidDel="00A44A61">
          <w:rPr>
            <w:rFonts w:ascii="Times New Roman" w:eastAsia="Times New Roman" w:hAnsi="Times New Roman" w:cs="Times New Roman"/>
            <w:color w:val="000000" w:themeColor="text1"/>
            <w:sz w:val="24"/>
            <w:szCs w:val="24"/>
            <w:lang w:eastAsia="de-DE"/>
          </w:rPr>
          <w:delText xml:space="preserve">The recording unit is a compact computer that manages the head unit. It captures and saves eye-tracking data, audio, and scene camera footage on a removable SD memory card. </w:delText>
        </w:r>
      </w:del>
    </w:p>
    <w:p w14:paraId="50D9580E" w14:textId="7009594F" w:rsidR="00AF43AF" w:rsidRPr="007B7C91" w:rsidRDefault="007B7C91" w:rsidP="007B7C91">
      <w:pPr>
        <w:spacing w:before="120"/>
        <w:rPr>
          <w:rFonts w:ascii="Times New Roman" w:eastAsia="Times New Roman" w:hAnsi="Times New Roman" w:cs="Times New Roman"/>
          <w:color w:val="000000" w:themeColor="text1"/>
          <w:sz w:val="24"/>
          <w:szCs w:val="24"/>
          <w:lang w:eastAsia="de-DE"/>
        </w:rPr>
      </w:pPr>
      <w:r w:rsidRPr="00EC65BD">
        <w:rPr>
          <w:rFonts w:ascii="Times New Roman" w:eastAsia="Times New Roman" w:hAnsi="Times New Roman" w:cs="Times New Roman"/>
          <w:color w:val="000000" w:themeColor="text1"/>
          <w:sz w:val="24"/>
          <w:szCs w:val="24"/>
          <w:lang w:eastAsia="de-DE"/>
        </w:rPr>
        <w:t xml:space="preserve">The evaluation of the calibration process followed the guidelines </w:t>
      </w:r>
      <w:commentRangeStart w:id="32"/>
      <w:r w:rsidRPr="00EC65BD">
        <w:rPr>
          <w:rFonts w:ascii="Times New Roman" w:eastAsia="Times New Roman" w:hAnsi="Times New Roman" w:cs="Times New Roman"/>
          <w:color w:val="000000" w:themeColor="text1"/>
          <w:sz w:val="24"/>
          <w:szCs w:val="24"/>
          <w:lang w:eastAsia="de-DE"/>
        </w:rPr>
        <w:t xml:space="preserve">outlined in </w:t>
      </w:r>
      <w:r>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{"citationID":"jsx14y40","properties":{"formattedCitation":"(Onkhar et al., 2024)","plainCitation":"(Onkhar et al., 2024)","dontUpdate":true,"noteIndex":0},"citationItems":[{"id":798,"uris":["http://zotero.org/groups/5349517/items/7RIMTD9H"],"itemData":{"id":798,"type":"article-journal","abstract":"Over the past few decades, there have been significant developments in eye-tracking technology, particularly in the domain of mobile, head-mounted devices. Nevertheless, questions remain regarding the accuracy of these eye-trackers during static and dynamic tasks. In light of this, we evaluated the performance of two widely used devices: Tobii Pro Glasses 2 and Tobii Pro Glasses 3. A total of 36 participants engaged in tasks under three dynamicity conditions. In the “seated with a chinrest” trial, only the eyes could be moved; in the “seated without a chinrest” trial, both the head and the eyes were free to move; and during the walking trial, participants walked along a straight path. During the seated trials, participants’ gaze was directed towards dots on a wall by means of audio instructions, whereas in the walking trial, participants maintained their gaze on a bullseye while walking towards it. Eye-tracker accuracy was determined using computer vision techniques to identify the target within the scene camera image. The findings showed that Tobii 3 outperformed Tobii 2 in terms of accuracy during the walking trials. Moreover, the results suggest that employing a chinrest in the case of head-mounted eye-trackers is counterproductive, as it necessitates larger eye eccentricities for target fixation, thereby compromising accuracy compared to not using a chinrest, which allows for head movement. Lastly, it was found that participants who reported higher workload demonstrated poorer eye-tracking accuracy. The current findings may be useful in the design of experiments that involve head-mounted eye-trackers.","container-title":"Behavior Research Methods","DOI":"10.3758/s13428-023-02173-7","ISSN":"1554-3528","issue":"5","journalAbbreviation":"Behav Res","language":"en","page":"4221-4238","source":"Springer Link","title":"Evaluating the Tobii Pro Glasses 2 and 3 in static and dynamic conditions","volume":"56","author":[{"family":"Onkhar","given":"V."},{"family":"Dodou","given":"D."},{"family":"Winter","given":"J. C. F.","non-dropping-particle":"de"}],"issued":{"date-parts":[["2024",8,1]]}}}],"schema":"https://github.com/citation-style-language/schema/raw/master/csl-citation.json"} </w:instrText>
      </w:r>
      <w:r>
        <w:rPr>
          <w:rFonts w:ascii="Times New Roman" w:eastAsia="Times New Roman" w:hAnsi="Times New Roman" w:cs="Times New Roman"/>
          <w:color w:val="000000" w:themeColor="text1"/>
          <w:sz w:val="24"/>
          <w:szCs w:val="24"/>
          <w:lang w:eastAsia="de-DE"/>
        </w:rPr>
        <w:fldChar w:fldCharType="separate"/>
      </w:r>
      <w:r w:rsidRPr="007B7C91">
        <w:rPr>
          <w:rFonts w:ascii="Times New Roman" w:hAnsi="Times New Roman" w:cs="Times New Roman"/>
          <w:sz w:val="24"/>
        </w:rPr>
        <w:t>Onkhar et al.</w:t>
      </w:r>
      <w:r w:rsidR="00760F0E">
        <w:rPr>
          <w:rFonts w:ascii="Times New Roman" w:hAnsi="Times New Roman" w:cs="Times New Roman"/>
          <w:sz w:val="24"/>
        </w:rPr>
        <w:t xml:space="preserve"> (</w:t>
      </w:r>
      <w:r w:rsidRPr="007B7C91">
        <w:rPr>
          <w:rFonts w:ascii="Times New Roman" w:hAnsi="Times New Roman" w:cs="Times New Roman"/>
          <w:sz w:val="24"/>
        </w:rPr>
        <w:t>2024)</w:t>
      </w:r>
      <w:r>
        <w:rPr>
          <w:rFonts w:ascii="Times New Roman" w:eastAsia="Times New Roman" w:hAnsi="Times New Roman" w:cs="Times New Roman"/>
          <w:color w:val="000000" w:themeColor="text1"/>
          <w:sz w:val="24"/>
          <w:szCs w:val="24"/>
          <w:lang w:eastAsia="de-DE"/>
        </w:rPr>
        <w:fldChar w:fldCharType="end"/>
      </w:r>
      <w:commentRangeEnd w:id="32"/>
      <w:r w:rsidR="00A44A61">
        <w:rPr>
          <w:rStyle w:val="Kommentarzeichen"/>
        </w:rPr>
        <w:commentReference w:id="32"/>
      </w:r>
      <w:r w:rsidRPr="00EC65BD">
        <w:rPr>
          <w:rFonts w:ascii="Times New Roman" w:eastAsia="Times New Roman" w:hAnsi="Times New Roman" w:cs="Times New Roman"/>
          <w:color w:val="000000" w:themeColor="text1"/>
          <w:sz w:val="24"/>
          <w:szCs w:val="24"/>
          <w:lang w:eastAsia="de-DE"/>
        </w:rPr>
        <w:t xml:space="preserve"> for assessing calibration quality. </w:t>
      </w:r>
      <w:commentRangeStart w:id="33"/>
      <w:del w:id="34" w:author="Lotz, Christin" w:date="2025-01-23T11:37:00Z">
        <w:r w:rsidR="00EC65BD" w:rsidRPr="00EC65BD" w:rsidDel="00A44A61">
          <w:rPr>
            <w:rFonts w:ascii="Times New Roman" w:eastAsia="Times New Roman" w:hAnsi="Times New Roman" w:cs="Times New Roman"/>
            <w:color w:val="000000" w:themeColor="text1"/>
            <w:sz w:val="24"/>
            <w:szCs w:val="24"/>
            <w:lang w:eastAsia="de-DE"/>
          </w:rPr>
          <w:delText xml:space="preserve">Participants’ gaze was calibrated using a bullseye card that the participant held at arm’s length. A successful calibration was achieved when the </w:delText>
        </w:r>
        <w:r w:rsidR="00EC65BD" w:rsidRPr="00EC65BD" w:rsidDel="00A44A61">
          <w:rPr>
            <w:rFonts w:ascii="Times New Roman" w:eastAsia="Times New Roman" w:hAnsi="Times New Roman" w:cs="Times New Roman"/>
            <w:color w:val="000000" w:themeColor="text1"/>
            <w:sz w:val="24"/>
            <w:szCs w:val="24"/>
            <w:lang w:eastAsia="de-DE"/>
          </w:rPr>
          <w:lastRenderedPageBreak/>
          <w:delText>participant’s gaze marker sufficiently overlapped with the bullseye for a specified period of time, based on criteria internally determined by the manufacturer’s software</w:delText>
        </w:r>
        <w:r w:rsidR="00D45ABB" w:rsidDel="00A44A61">
          <w:rPr>
            <w:rFonts w:ascii="Times New Roman" w:eastAsia="Times New Roman" w:hAnsi="Times New Roman" w:cs="Times New Roman"/>
            <w:color w:val="000000" w:themeColor="text1"/>
            <w:sz w:val="24"/>
            <w:szCs w:val="24"/>
            <w:lang w:eastAsia="de-DE"/>
          </w:rPr>
          <w:delText xml:space="preserve"> </w:delText>
        </w:r>
        <w:r w:rsidR="00290A3E" w:rsidDel="00A44A61">
          <w:rPr>
            <w:rFonts w:ascii="Times New Roman" w:eastAsia="Times New Roman" w:hAnsi="Times New Roman" w:cs="Times New Roman"/>
            <w:color w:val="000000" w:themeColor="text1"/>
            <w:sz w:val="24"/>
            <w:szCs w:val="24"/>
            <w:lang w:eastAsia="de-DE"/>
          </w:rPr>
          <w:fldChar w:fldCharType="begin"/>
        </w:r>
        <w:r w:rsidR="00290A3E" w:rsidDel="00A44A61">
          <w:rPr>
            <w:rFonts w:ascii="Times New Roman" w:eastAsia="Times New Roman" w:hAnsi="Times New Roman" w:cs="Times New Roman"/>
            <w:color w:val="000000" w:themeColor="text1"/>
            <w:sz w:val="24"/>
            <w:szCs w:val="24"/>
            <w:lang w:eastAsia="de-DE"/>
          </w:rPr>
          <w:delInstrText xml:space="preserve"> ADDIN ZOTERO_ITEM CSL_CITATION {"citationID":"QK2rnapE","properties":{"formattedCitation":"(Tobii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delInstrText>
        </w:r>
        <w:r w:rsidR="00290A3E" w:rsidDel="00A44A61">
          <w:rPr>
            <w:rFonts w:ascii="Times New Roman" w:eastAsia="Times New Roman" w:hAnsi="Times New Roman" w:cs="Times New Roman"/>
            <w:color w:val="000000" w:themeColor="text1"/>
            <w:sz w:val="24"/>
            <w:szCs w:val="24"/>
            <w:lang w:eastAsia="de-DE"/>
          </w:rPr>
          <w:fldChar w:fldCharType="separate"/>
        </w:r>
        <w:r w:rsidR="00290A3E" w:rsidRPr="00290A3E" w:rsidDel="00A44A61">
          <w:rPr>
            <w:rFonts w:ascii="Times New Roman" w:hAnsi="Times New Roman" w:cs="Times New Roman"/>
            <w:sz w:val="24"/>
          </w:rPr>
          <w:delText>(Tobii AB, 2024)</w:delText>
        </w:r>
        <w:r w:rsidR="00290A3E" w:rsidDel="00A44A61">
          <w:rPr>
            <w:rFonts w:ascii="Times New Roman" w:eastAsia="Times New Roman" w:hAnsi="Times New Roman" w:cs="Times New Roman"/>
            <w:color w:val="000000" w:themeColor="text1"/>
            <w:sz w:val="24"/>
            <w:szCs w:val="24"/>
            <w:lang w:eastAsia="de-DE"/>
          </w:rPr>
          <w:fldChar w:fldCharType="end"/>
        </w:r>
        <w:r w:rsidR="00290A3E" w:rsidDel="00A44A61">
          <w:rPr>
            <w:rFonts w:ascii="Times New Roman" w:eastAsia="Times New Roman" w:hAnsi="Times New Roman" w:cs="Times New Roman"/>
            <w:color w:val="000000" w:themeColor="text1"/>
            <w:sz w:val="24"/>
            <w:szCs w:val="24"/>
            <w:lang w:eastAsia="de-DE"/>
          </w:rPr>
          <w:delText>.</w:delText>
        </w:r>
        <w:r w:rsidR="009B39B4" w:rsidDel="00A44A61">
          <w:rPr>
            <w:rFonts w:ascii="Times New Roman" w:eastAsia="Times New Roman" w:hAnsi="Times New Roman" w:cs="Times New Roman"/>
            <w:color w:val="000000" w:themeColor="text1"/>
            <w:sz w:val="24"/>
            <w:szCs w:val="24"/>
            <w:lang w:eastAsia="de-DE"/>
          </w:rPr>
          <w:delText xml:space="preserve"> </w:delText>
        </w:r>
        <w:r w:rsidR="00EC65BD" w:rsidRPr="00EC65BD" w:rsidDel="00A44A61">
          <w:rPr>
            <w:rFonts w:ascii="Times New Roman" w:eastAsia="Times New Roman" w:hAnsi="Times New Roman" w:cs="Times New Roman"/>
            <w:color w:val="000000" w:themeColor="text1"/>
            <w:sz w:val="24"/>
            <w:szCs w:val="24"/>
            <w:lang w:eastAsia="de-DE"/>
          </w:rPr>
          <w:delText>All participants achieved successful calibration, and no participants were excluded due to calibration failure.</w:delText>
        </w:r>
        <w:r w:rsidR="00EC65BD" w:rsidDel="00A44A61">
          <w:rPr>
            <w:rFonts w:ascii="Times New Roman" w:eastAsia="Times New Roman" w:hAnsi="Times New Roman" w:cs="Times New Roman"/>
            <w:color w:val="000000" w:themeColor="text1"/>
            <w:sz w:val="24"/>
            <w:szCs w:val="24"/>
            <w:lang w:eastAsia="de-DE"/>
          </w:rPr>
          <w:delText xml:space="preserve"> </w:delText>
        </w:r>
        <w:r w:rsidR="00EC65BD" w:rsidRPr="00EC65BD" w:rsidDel="00A44A61">
          <w:rPr>
            <w:rFonts w:ascii="Times New Roman" w:eastAsia="Times New Roman" w:hAnsi="Times New Roman" w:cs="Times New Roman"/>
            <w:color w:val="000000" w:themeColor="text1"/>
            <w:sz w:val="24"/>
            <w:szCs w:val="24"/>
            <w:lang w:eastAsia="de-DE"/>
          </w:rPr>
          <w:delText xml:space="preserve">The robustness of the calibration was further verified through a secondary nine-point calibration. During this step, participants were asked to read numbers from one to nine aloud and direct their gaze at specific fields corresponding to each number. </w:delText>
        </w:r>
        <w:r w:rsidR="00340AE8" w:rsidDel="00A44A61">
          <w:rPr>
            <w:rFonts w:ascii="Times New Roman" w:eastAsia="Times New Roman" w:hAnsi="Times New Roman" w:cs="Times New Roman"/>
            <w:color w:val="000000" w:themeColor="text1"/>
            <w:sz w:val="24"/>
            <w:szCs w:val="24"/>
            <w:lang w:eastAsia="de-DE"/>
          </w:rPr>
          <w:delText>The</w:delText>
        </w:r>
        <w:r w:rsidR="00EC65BD" w:rsidRPr="00EC65BD" w:rsidDel="00A44A61">
          <w:rPr>
            <w:rFonts w:ascii="Times New Roman" w:eastAsia="Times New Roman" w:hAnsi="Times New Roman" w:cs="Times New Roman"/>
            <w:color w:val="000000" w:themeColor="text1"/>
            <w:sz w:val="24"/>
            <w:szCs w:val="24"/>
            <w:lang w:eastAsia="de-DE"/>
          </w:rPr>
          <w:delText xml:space="preserve"> initial calibration and the verification were performed before and after each data collection session.</w:delText>
        </w:r>
      </w:del>
      <w:commentRangeEnd w:id="33"/>
      <w:r w:rsidR="00A44A61">
        <w:rPr>
          <w:rStyle w:val="Kommentarzeichen"/>
        </w:rPr>
        <w:commentReference w:id="33"/>
      </w:r>
    </w:p>
    <w:p w14:paraId="6ED51E6C" w14:textId="1098CC11" w:rsidR="00490A60" w:rsidRPr="003166C3" w:rsidRDefault="00490A60" w:rsidP="007C555E">
      <w:pPr>
        <w:pStyle w:val="berschrift2"/>
        <w:rPr>
          <w:rFonts w:ascii="Times New Roman" w:hAnsi="Times New Roman" w:cs="Times New Roman"/>
          <w:color w:val="000000" w:themeColor="text1"/>
          <w:sz w:val="24"/>
          <w:szCs w:val="24"/>
        </w:rPr>
      </w:pPr>
      <w:commentRangeStart w:id="35"/>
      <w:r w:rsidRPr="003166C3">
        <w:rPr>
          <w:rFonts w:ascii="Times New Roman" w:hAnsi="Times New Roman" w:cs="Times New Roman"/>
          <w:color w:val="000000" w:themeColor="text1"/>
          <w:sz w:val="24"/>
          <w:szCs w:val="24"/>
        </w:rPr>
        <w:t>Measures</w:t>
      </w:r>
    </w:p>
    <w:p w14:paraId="529EC086" w14:textId="7EFFA79E" w:rsidR="009341F6" w:rsidRPr="009341F6" w:rsidRDefault="00753189" w:rsidP="009341F6">
      <w:pPr>
        <w:ind w:firstLine="0"/>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Gaze Behavior </w:t>
      </w:r>
      <w:commentRangeEnd w:id="35"/>
      <w:r w:rsidR="003D2B62">
        <w:rPr>
          <w:rStyle w:val="Kommentarzeichen"/>
        </w:rPr>
        <w:commentReference w:id="35"/>
      </w:r>
    </w:p>
    <w:p w14:paraId="13908FDE" w14:textId="77777777"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Gaze behavior was analyzed using predefined Areas of Interest (AOIs; see Figure X) to examine how participants allocated their visual attention during the micro-teaching unit. Two types of AOIs were defined to structure the data meaningfully: global AOIs and event-based AOIs.</w:t>
      </w:r>
    </w:p>
    <w:p w14:paraId="2BEBF025" w14:textId="7AD69BC7"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 xml:space="preserve">The global AOIs were used to assess gaze behavior over the entire video duration and included the following: the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tudents</w:t>
      </w:r>
      <w:r w:rsidRPr="002240C9">
        <w:rPr>
          <w:rFonts w:ascii="Times New Roman" w:eastAsia="Times New Roman" w:hAnsi="Times New Roman" w:cs="Times New Roman"/>
          <w:color w:val="000000" w:themeColor="text1"/>
          <w:sz w:val="24"/>
          <w:szCs w:val="24"/>
          <w:lang w:eastAsia="de-DE"/>
        </w:rPr>
        <w:t xml:space="preserve">, representing gaze points focused on the group of three students; </w:t>
      </w:r>
      <w:r w:rsidR="00465D2C" w:rsidRPr="00465D2C">
        <w:rPr>
          <w:rFonts w:ascii="Times New Roman" w:eastAsia="Times New Roman" w:hAnsi="Times New Roman" w:cs="Times New Roman"/>
          <w:i/>
          <w:iCs/>
          <w:color w:val="000000" w:themeColor="text1"/>
          <w:sz w:val="24"/>
          <w:szCs w:val="24"/>
          <w:lang w:eastAsia="de-DE"/>
        </w:rPr>
        <w:t>T</w:t>
      </w:r>
      <w:r w:rsidRPr="002240C9">
        <w:rPr>
          <w:rFonts w:ascii="Times New Roman" w:eastAsia="Times New Roman" w:hAnsi="Times New Roman" w:cs="Times New Roman"/>
          <w:i/>
          <w:iCs/>
          <w:color w:val="000000" w:themeColor="text1"/>
          <w:sz w:val="24"/>
          <w:szCs w:val="24"/>
          <w:lang w:eastAsia="de-DE"/>
        </w:rPr>
        <w:t xml:space="preserve">eacher </w:t>
      </w:r>
      <w:r w:rsidR="00465D2C" w:rsidRPr="00465D2C">
        <w:rPr>
          <w:rFonts w:ascii="Times New Roman" w:eastAsia="Times New Roman" w:hAnsi="Times New Roman" w:cs="Times New Roman"/>
          <w:i/>
          <w:iCs/>
          <w:color w:val="000000" w:themeColor="text1"/>
          <w:sz w:val="24"/>
          <w:szCs w:val="24"/>
          <w:lang w:eastAsia="de-DE"/>
        </w:rPr>
        <w:t>M</w:t>
      </w:r>
      <w:r w:rsidRPr="002240C9">
        <w:rPr>
          <w:rFonts w:ascii="Times New Roman" w:eastAsia="Times New Roman" w:hAnsi="Times New Roman" w:cs="Times New Roman"/>
          <w:i/>
          <w:iCs/>
          <w:color w:val="000000" w:themeColor="text1"/>
          <w:sz w:val="24"/>
          <w:szCs w:val="24"/>
          <w:lang w:eastAsia="de-DE"/>
        </w:rPr>
        <w:t>aterial</w:t>
      </w:r>
      <w:r w:rsidRPr="002240C9">
        <w:rPr>
          <w:rFonts w:ascii="Times New Roman" w:eastAsia="Times New Roman" w:hAnsi="Times New Roman" w:cs="Times New Roman"/>
          <w:color w:val="000000" w:themeColor="text1"/>
          <w:sz w:val="24"/>
          <w:szCs w:val="24"/>
          <w:lang w:eastAsia="de-DE"/>
        </w:rPr>
        <w:t xml:space="preserve">, capturing gaze points directed toward instructional materials such as the board, screen, or other teaching aids;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 xml:space="preserve">tudent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esks</w:t>
      </w:r>
      <w:r w:rsidRPr="002240C9">
        <w:rPr>
          <w:rFonts w:ascii="Times New Roman" w:eastAsia="Times New Roman" w:hAnsi="Times New Roman" w:cs="Times New Roman"/>
          <w:color w:val="000000" w:themeColor="text1"/>
          <w:sz w:val="24"/>
          <w:szCs w:val="24"/>
          <w:lang w:eastAsia="de-DE"/>
        </w:rPr>
        <w:t xml:space="preserve">, representing gaze points on elements related to students’ desks, including name tags and student materials; and </w:t>
      </w:r>
      <w:r w:rsidR="00465D2C" w:rsidRPr="00465D2C">
        <w:rPr>
          <w:rFonts w:ascii="Times New Roman" w:eastAsia="Times New Roman" w:hAnsi="Times New Roman" w:cs="Times New Roman"/>
          <w:i/>
          <w:iCs/>
          <w:color w:val="000000" w:themeColor="text1"/>
          <w:sz w:val="24"/>
          <w:szCs w:val="24"/>
          <w:lang w:eastAsia="de-DE"/>
        </w:rPr>
        <w:t>C</w:t>
      </w:r>
      <w:r w:rsidRPr="002240C9">
        <w:rPr>
          <w:rFonts w:ascii="Times New Roman" w:eastAsia="Times New Roman" w:hAnsi="Times New Roman" w:cs="Times New Roman"/>
          <w:i/>
          <w:iCs/>
          <w:color w:val="000000" w:themeColor="text1"/>
          <w:sz w:val="24"/>
          <w:szCs w:val="24"/>
          <w:lang w:eastAsia="de-DE"/>
        </w:rPr>
        <w:t>lassroom</w:t>
      </w:r>
      <w:r w:rsidR="00AB6E20" w:rsidRPr="00465D2C">
        <w:rPr>
          <w:rFonts w:ascii="Times New Roman" w:eastAsia="Times New Roman" w:hAnsi="Times New Roman" w:cs="Times New Roman"/>
          <w:i/>
          <w:iCs/>
          <w:color w:val="000000" w:themeColor="text1"/>
          <w:sz w:val="24"/>
          <w:szCs w:val="24"/>
          <w:lang w:eastAsia="de-DE"/>
        </w:rPr>
        <w:t>/</w:t>
      </w:r>
      <w:r w:rsidR="00465D2C" w:rsidRPr="00465D2C">
        <w:rPr>
          <w:rFonts w:ascii="Times New Roman" w:eastAsia="Times New Roman" w:hAnsi="Times New Roman" w:cs="Times New Roman"/>
          <w:i/>
          <w:iCs/>
          <w:color w:val="000000" w:themeColor="text1"/>
          <w:sz w:val="24"/>
          <w:szCs w:val="24"/>
          <w:lang w:eastAsia="de-DE"/>
        </w:rPr>
        <w:t>O</w:t>
      </w:r>
      <w:r w:rsidRPr="002240C9">
        <w:rPr>
          <w:rFonts w:ascii="Times New Roman" w:eastAsia="Times New Roman" w:hAnsi="Times New Roman" w:cs="Times New Roman"/>
          <w:i/>
          <w:iCs/>
          <w:color w:val="000000" w:themeColor="text1"/>
          <w:sz w:val="24"/>
          <w:szCs w:val="24"/>
          <w:lang w:eastAsia="de-DE"/>
        </w:rPr>
        <w:t>thers</w:t>
      </w:r>
      <w:r w:rsidRPr="002240C9">
        <w:rPr>
          <w:rFonts w:ascii="Times New Roman" w:eastAsia="Times New Roman" w:hAnsi="Times New Roman" w:cs="Times New Roman"/>
          <w:color w:val="000000" w:themeColor="text1"/>
          <w:sz w:val="24"/>
          <w:szCs w:val="24"/>
          <w:lang w:eastAsia="de-DE"/>
        </w:rPr>
        <w:t>, which encompassed gaze points directed toward other areas of the classroom that were not associated with the students or teacher.</w:t>
      </w:r>
    </w:p>
    <w:p w14:paraId="156893A3" w14:textId="74D4BC9F"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 xml:space="preserve">In contrast, </w:t>
      </w:r>
      <w:r w:rsidR="00F15DF5">
        <w:rPr>
          <w:rFonts w:ascii="Times New Roman" w:eastAsia="Times New Roman" w:hAnsi="Times New Roman" w:cs="Times New Roman"/>
          <w:color w:val="000000" w:themeColor="text1"/>
          <w:sz w:val="24"/>
          <w:szCs w:val="24"/>
          <w:lang w:eastAsia="de-DE"/>
        </w:rPr>
        <w:t xml:space="preserve">the </w:t>
      </w:r>
      <w:commentRangeStart w:id="36"/>
      <w:r w:rsidRPr="002240C9">
        <w:rPr>
          <w:rFonts w:ascii="Times New Roman" w:eastAsia="Times New Roman" w:hAnsi="Times New Roman" w:cs="Times New Roman"/>
          <w:color w:val="000000" w:themeColor="text1"/>
          <w:sz w:val="24"/>
          <w:szCs w:val="24"/>
          <w:lang w:eastAsia="de-DE"/>
        </w:rPr>
        <w:t xml:space="preserve">event-based AOI </w:t>
      </w:r>
      <w:commentRangeEnd w:id="36"/>
      <w:r w:rsidR="00C767BB">
        <w:rPr>
          <w:rStyle w:val="Kommentarzeichen"/>
        </w:rPr>
        <w:commentReference w:id="36"/>
      </w:r>
      <w:r w:rsidRPr="002240C9">
        <w:rPr>
          <w:rFonts w:ascii="Times New Roman" w:eastAsia="Times New Roman" w:hAnsi="Times New Roman" w:cs="Times New Roman"/>
          <w:color w:val="000000" w:themeColor="text1"/>
          <w:sz w:val="24"/>
          <w:szCs w:val="24"/>
          <w:lang w:eastAsia="de-DE"/>
        </w:rPr>
        <w:t xml:space="preserve">focused on specific classroom events, such as disruptions caused by students. The AOI labeled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 xml:space="preserve">isruptive </w:t>
      </w:r>
      <w:r w:rsidR="00465D2C" w:rsidRPr="00465D2C">
        <w:rPr>
          <w:rFonts w:ascii="Times New Roman" w:eastAsia="Times New Roman" w:hAnsi="Times New Roman" w:cs="Times New Roman"/>
          <w:i/>
          <w:iCs/>
          <w:color w:val="000000" w:themeColor="text1"/>
          <w:sz w:val="24"/>
          <w:szCs w:val="24"/>
          <w:lang w:eastAsia="de-DE"/>
        </w:rPr>
        <w:t>P</w:t>
      </w:r>
      <w:r w:rsidRPr="002240C9">
        <w:rPr>
          <w:rFonts w:ascii="Times New Roman" w:eastAsia="Times New Roman" w:hAnsi="Times New Roman" w:cs="Times New Roman"/>
          <w:i/>
          <w:iCs/>
          <w:color w:val="000000" w:themeColor="text1"/>
          <w:sz w:val="24"/>
          <w:szCs w:val="24"/>
          <w:lang w:eastAsia="de-DE"/>
        </w:rPr>
        <w:t>erson</w:t>
      </w:r>
      <w:r w:rsidRPr="002240C9">
        <w:rPr>
          <w:rFonts w:ascii="Times New Roman" w:eastAsia="Times New Roman" w:hAnsi="Times New Roman" w:cs="Times New Roman"/>
          <w:color w:val="000000" w:themeColor="text1"/>
          <w:sz w:val="24"/>
          <w:szCs w:val="24"/>
          <w:lang w:eastAsia="de-DE"/>
        </w:rPr>
        <w:t xml:space="preserve"> captured gaze behavior directed toward students </w:t>
      </w:r>
      <w:del w:id="37" w:author="Lotz, Christin" w:date="2025-01-23T11:41:00Z">
        <w:r w:rsidRPr="002240C9" w:rsidDel="00C767BB">
          <w:rPr>
            <w:rFonts w:ascii="Times New Roman" w:eastAsia="Times New Roman" w:hAnsi="Times New Roman" w:cs="Times New Roman"/>
            <w:color w:val="000000" w:themeColor="text1"/>
            <w:sz w:val="24"/>
            <w:szCs w:val="24"/>
            <w:lang w:eastAsia="de-DE"/>
          </w:rPr>
          <w:delText>exhibiting disruptive behaviors.</w:delText>
        </w:r>
      </w:del>
      <w:ins w:id="38" w:author="Lotz, Christin" w:date="2025-01-23T11:41:00Z">
        <w:r w:rsidR="00C767BB">
          <w:rPr>
            <w:rFonts w:ascii="Times New Roman" w:eastAsia="Times New Roman" w:hAnsi="Times New Roman" w:cs="Times New Roman"/>
            <w:color w:val="000000" w:themeColor="text1"/>
            <w:sz w:val="24"/>
            <w:szCs w:val="24"/>
            <w:lang w:eastAsia="de-DE"/>
          </w:rPr>
          <w:t>performing the classroom events.</w:t>
        </w:r>
      </w:ins>
      <w:r w:rsidRPr="002240C9">
        <w:rPr>
          <w:rFonts w:ascii="Times New Roman" w:eastAsia="Times New Roman" w:hAnsi="Times New Roman" w:cs="Times New Roman"/>
          <w:color w:val="000000" w:themeColor="text1"/>
          <w:sz w:val="24"/>
          <w:szCs w:val="24"/>
          <w:lang w:eastAsia="de-DE"/>
        </w:rPr>
        <w:t xml:space="preserve"> </w:t>
      </w:r>
    </w:p>
    <w:p w14:paraId="79D76A8B" w14:textId="34971ABD" w:rsidR="00E11E92" w:rsidRPr="00B719B9" w:rsidRDefault="003E4E08" w:rsidP="00B719B9">
      <w:pPr>
        <w:pStyle w:val="berschrift4"/>
        <w:rPr>
          <w:rFonts w:ascii="Times New Roman" w:hAnsi="Times New Roman" w:cs="Times New Roman"/>
          <w:sz w:val="24"/>
          <w:szCs w:val="24"/>
        </w:rPr>
      </w:pPr>
      <w:r w:rsidRPr="00753189">
        <w:rPr>
          <w:rFonts w:ascii="Times New Roman" w:hAnsi="Times New Roman" w:cs="Times New Roman"/>
          <w:sz w:val="24"/>
          <w:szCs w:val="24"/>
        </w:rPr>
        <w:lastRenderedPageBreak/>
        <w:t>Global Monitoring Gaze Behavior</w:t>
      </w:r>
      <w:r w:rsidR="00E11E92">
        <w:rPr>
          <w:rFonts w:ascii="Times New Roman" w:hAnsi="Times New Roman" w:cs="Times New Roman"/>
          <w:sz w:val="24"/>
          <w:szCs w:val="24"/>
        </w:rPr>
        <w:t>.</w:t>
      </w:r>
    </w:p>
    <w:p w14:paraId="1A995958" w14:textId="43553F2B" w:rsidR="00D41042" w:rsidRPr="00D41042" w:rsidRDefault="00D41042" w:rsidP="00D41042">
      <w:pPr>
        <w:spacing w:before="120"/>
        <w:rPr>
          <w:rFonts w:ascii="Times New Roman" w:eastAsia="Times New Roman" w:hAnsi="Times New Roman" w:cs="Times New Roman"/>
          <w:sz w:val="24"/>
          <w:szCs w:val="24"/>
          <w:lang w:eastAsia="de-DE"/>
        </w:rPr>
      </w:pPr>
      <w:r w:rsidRPr="00D41042">
        <w:rPr>
          <w:rFonts w:ascii="Times New Roman" w:eastAsia="Times New Roman" w:hAnsi="Times New Roman" w:cs="Times New Roman"/>
          <w:sz w:val="24"/>
          <w:szCs w:val="24"/>
          <w:lang w:eastAsia="de-DE"/>
        </w:rPr>
        <w:t xml:space="preserve">The global gaze monitoring behavior was assessed using three key eye-tracking metrics, recognized for their robustness and sensitivity to expertise in prior research </w:t>
      </w:r>
      <w:r w:rsidRPr="00D41042">
        <w:rPr>
          <w:rFonts w:ascii="Times New Roman" w:eastAsia="Times New Roman" w:hAnsi="Times New Roman" w:cs="Times New Roman"/>
          <w:sz w:val="24"/>
          <w:szCs w:val="24"/>
          <w:lang w:eastAsia="de-DE"/>
        </w:rPr>
        <w:fldChar w:fldCharType="begin"/>
      </w:r>
      <w:r w:rsidR="00540A1D">
        <w:rPr>
          <w:rFonts w:ascii="Times New Roman" w:eastAsia="Times New Roman" w:hAnsi="Times New Roman" w:cs="Times New Roman"/>
          <w:sz w:val="24"/>
          <w:szCs w:val="24"/>
          <w:lang w:eastAsia="de-DE"/>
        </w:rPr>
        <w:instrText xml:space="preserve"> ADDIN ZOTERO_ITEM CSL_CITATION {"citationID":"pyfjy8GY","properties":{"formattedCitation":"(Grub, Ann-Sophie et al., 2020)","plainCitation":"(Grub, Ann-Sophie et al., 2020)","dontUpdate":true,"noteIndex":0},"citationItems":[{"id":927,"uris":["http://zotero.org/groups/5349517/items/NE34ZK5B"],"itemData":{"id":927,"type":"article-journal","abstract":"Effektive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41042">
        <w:rPr>
          <w:rFonts w:ascii="Times New Roman" w:eastAsia="Times New Roman" w:hAnsi="Times New Roman" w:cs="Times New Roman"/>
          <w:sz w:val="24"/>
          <w:szCs w:val="24"/>
          <w:lang w:eastAsia="de-DE"/>
        </w:rPr>
        <w:fldChar w:fldCharType="separate"/>
      </w:r>
      <w:r w:rsidRPr="00D41042">
        <w:rPr>
          <w:rFonts w:ascii="Times New Roman" w:eastAsia="Times New Roman" w:hAnsi="Times New Roman" w:cs="Times New Roman"/>
          <w:sz w:val="24"/>
          <w:szCs w:val="24"/>
          <w:lang w:eastAsia="de-DE"/>
        </w:rPr>
        <w:t>(Grub et al., 2020)</w:t>
      </w:r>
      <w:r w:rsidRPr="00D41042">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These metrics comprised fixation number, average fixation duration, and the Gaze Relational Index (GRI</w:t>
      </w:r>
      <w:r w:rsidR="00243366">
        <w:rPr>
          <w:rFonts w:ascii="Times New Roman" w:eastAsia="Times New Roman" w:hAnsi="Times New Roman" w:cs="Times New Roman"/>
          <w:sz w:val="24"/>
          <w:szCs w:val="24"/>
          <w:lang w:eastAsia="de-DE"/>
        </w:rPr>
        <w:t xml:space="preserve">) as the ratio of these two measures </w:t>
      </w:r>
      <w:r w:rsidR="00243366">
        <w:rPr>
          <w:rFonts w:ascii="Times New Roman" w:eastAsia="Times New Roman" w:hAnsi="Times New Roman" w:cs="Times New Roman"/>
          <w:sz w:val="24"/>
          <w:szCs w:val="24"/>
          <w:lang w:eastAsia="de-DE"/>
        </w:rPr>
        <w:fldChar w:fldCharType="begin"/>
      </w:r>
      <w:r w:rsidR="00243366">
        <w:rPr>
          <w:rFonts w:ascii="Times New Roman" w:eastAsia="Times New Roman" w:hAnsi="Times New Roman" w:cs="Times New Roman"/>
          <w:sz w:val="24"/>
          <w:szCs w:val="24"/>
          <w:lang w:eastAsia="de-DE"/>
        </w:rPr>
        <w:instrText xml:space="preserve"> ADDIN ZOTERO_ITEM CSL_CITATION {"citationID":"vxbypOZv","properties":{"formattedCitation":"(Gegenfurtner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43366">
        <w:rPr>
          <w:rFonts w:ascii="Times New Roman" w:eastAsia="Times New Roman" w:hAnsi="Times New Roman" w:cs="Times New Roman"/>
          <w:sz w:val="24"/>
          <w:szCs w:val="24"/>
          <w:lang w:eastAsia="de-DE"/>
        </w:rPr>
        <w:fldChar w:fldCharType="separate"/>
      </w:r>
      <w:r w:rsidR="00243366" w:rsidRPr="00243366">
        <w:rPr>
          <w:rFonts w:ascii="Times New Roman" w:hAnsi="Times New Roman" w:cs="Times New Roman"/>
          <w:sz w:val="24"/>
        </w:rPr>
        <w:t>(Gegenfurtner et al., 2020)</w:t>
      </w:r>
      <w:r w:rsidR="00243366">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xml:space="preserve">. </w:t>
      </w:r>
    </w:p>
    <w:p w14:paraId="25C52EA0" w14:textId="7E89688C" w:rsidR="00540A1D" w:rsidRDefault="00743146" w:rsidP="00D41042">
      <w:pPr>
        <w:spacing w:before="120"/>
        <w:rPr>
          <w:rFonts w:ascii="Times New Roman" w:eastAsia="Times New Roman" w:hAnsi="Times New Roman" w:cs="Times New Roman"/>
          <w:sz w:val="24"/>
          <w:szCs w:val="24"/>
          <w:lang w:eastAsia="de-DE"/>
        </w:rPr>
      </w:pPr>
      <w:commentRangeStart w:id="39"/>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fixation number</w:t>
      </w:r>
      <w:r w:rsidRPr="00743146">
        <w:rPr>
          <w:rFonts w:ascii="Times New Roman" w:eastAsia="Times New Roman" w:hAnsi="Times New Roman" w:cs="Times New Roman"/>
          <w:sz w:val="24"/>
          <w:szCs w:val="24"/>
          <w:lang w:eastAsia="de-DE"/>
        </w:rPr>
        <w:t xml:space="preserve"> was calculated as the total number of fixations recorded during the session, standardized as fixations per minute to account for varying session durations. </w:t>
      </w:r>
      <w:commentRangeEnd w:id="39"/>
      <w:r w:rsidR="00C336B9">
        <w:rPr>
          <w:rStyle w:val="Kommentarzeichen"/>
        </w:rPr>
        <w:commentReference w:id="39"/>
      </w:r>
      <w:r w:rsidRPr="00743146">
        <w:rPr>
          <w:rFonts w:ascii="Times New Roman" w:eastAsia="Times New Roman" w:hAnsi="Times New Roman" w:cs="Times New Roman"/>
          <w:sz w:val="24"/>
          <w:szCs w:val="24"/>
          <w:lang w:eastAsia="de-DE"/>
        </w:rPr>
        <w:t>Specifically, the total fixation count was summed across all global AOIs, including students, teacher material, student desks, and other classroom areas. This sum was then divided by the session duration in minutes to yield the fixation number per minute</w:t>
      </w:r>
      <w:r w:rsidR="00B331ED">
        <w:rPr>
          <w:rFonts w:ascii="Times New Roman" w:eastAsia="Times New Roman" w:hAnsi="Times New Roman" w:cs="Times New Roman"/>
          <w:sz w:val="24"/>
          <w:szCs w:val="24"/>
          <w:lang w:eastAsia="de-DE"/>
        </w:rPr>
        <w:t xml:space="preserve"> </w:t>
      </w:r>
      <w:r w:rsidR="00B331ED" w:rsidRPr="00B331ED">
        <w:rPr>
          <w:rFonts w:ascii="Times New Roman" w:eastAsia="Times New Roman" w:hAnsi="Times New Roman" w:cs="Times New Roman"/>
          <w:sz w:val="24"/>
          <w:szCs w:val="24"/>
          <w:lang w:eastAsia="de-DE"/>
        </w:rPr>
        <w:t>for each person</w:t>
      </w:r>
      <w:r w:rsidR="008916F5">
        <w:rPr>
          <w:rFonts w:ascii="Times New Roman" w:eastAsia="Times New Roman" w:hAnsi="Times New Roman" w:cs="Times New Roman"/>
          <w:sz w:val="24"/>
          <w:szCs w:val="24"/>
          <w:lang w:eastAsia="de-DE"/>
        </w:rPr>
        <w:t xml:space="preserve"> and was then summarized for both groups (experienced and inexperienced </w:t>
      </w:r>
      <w:r w:rsidR="00D07092">
        <w:rPr>
          <w:rFonts w:ascii="Times New Roman" w:eastAsia="Times New Roman" w:hAnsi="Times New Roman" w:cs="Times New Roman"/>
          <w:sz w:val="24"/>
          <w:szCs w:val="24"/>
          <w:lang w:eastAsia="de-DE"/>
        </w:rPr>
        <w:t>teachers)</w:t>
      </w:r>
      <w:r>
        <w:rPr>
          <w:rFonts w:ascii="Times New Roman" w:eastAsia="Times New Roman" w:hAnsi="Times New Roman" w:cs="Times New Roman"/>
          <w:sz w:val="24"/>
          <w:szCs w:val="24"/>
          <w:lang w:eastAsia="de-DE"/>
        </w:rPr>
        <w:t>.</w:t>
      </w:r>
      <w:r w:rsidR="009C4E41">
        <w:rPr>
          <w:rFonts w:ascii="Times New Roman" w:eastAsia="Times New Roman" w:hAnsi="Times New Roman" w:cs="Times New Roman"/>
          <w:sz w:val="24"/>
          <w:szCs w:val="24"/>
          <w:lang w:eastAsia="de-DE"/>
        </w:rPr>
        <w:t xml:space="preserve"> </w:t>
      </w:r>
      <w:commentRangeStart w:id="40"/>
      <w:commentRangeStart w:id="41"/>
      <w:r w:rsidR="00A7751B" w:rsidRPr="00A7751B">
        <w:rPr>
          <w:rFonts w:ascii="Times New Roman" w:eastAsia="Times New Roman" w:hAnsi="Times New Roman" w:cs="Times New Roman"/>
          <w:sz w:val="24"/>
          <w:szCs w:val="24"/>
          <w:lang w:eastAsia="de-DE"/>
        </w:rPr>
        <w:t xml:space="preserve">This metric reflected the frequency of visual attention shifts, with higher fixation </w:t>
      </w:r>
      <w:r w:rsidR="00204334">
        <w:rPr>
          <w:rFonts w:ascii="Times New Roman" w:eastAsia="Times New Roman" w:hAnsi="Times New Roman" w:cs="Times New Roman"/>
          <w:sz w:val="24"/>
          <w:szCs w:val="24"/>
          <w:lang w:eastAsia="de-DE"/>
        </w:rPr>
        <w:t>numbers</w:t>
      </w:r>
      <w:r w:rsidR="00A7751B" w:rsidRPr="00A7751B">
        <w:rPr>
          <w:rFonts w:ascii="Times New Roman" w:eastAsia="Times New Roman" w:hAnsi="Times New Roman" w:cs="Times New Roman"/>
          <w:sz w:val="24"/>
          <w:szCs w:val="24"/>
          <w:lang w:eastAsia="de-DE"/>
        </w:rPr>
        <w:t xml:space="preserve"> indicating a more dynamic scanning behavior across the classroom environment</w:t>
      </w:r>
      <w:r w:rsidR="004924CA">
        <w:rPr>
          <w:rFonts w:ascii="Times New Roman" w:eastAsia="Times New Roman" w:hAnsi="Times New Roman" w:cs="Times New Roman"/>
          <w:sz w:val="24"/>
          <w:szCs w:val="24"/>
          <w:lang w:eastAsia="de-DE"/>
        </w:rPr>
        <w:t xml:space="preserve"> </w:t>
      </w:r>
      <w:r w:rsidR="00540A1D">
        <w:rPr>
          <w:rFonts w:ascii="Times New Roman" w:eastAsia="Times New Roman" w:hAnsi="Times New Roman" w:cs="Times New Roman"/>
          <w:sz w:val="24"/>
          <w:szCs w:val="24"/>
          <w:lang w:eastAsia="de-DE"/>
        </w:rPr>
        <w:fldChar w:fldCharType="begin"/>
      </w:r>
      <w:r w:rsidR="00540A1D">
        <w:rPr>
          <w:rFonts w:ascii="Times New Roman" w:eastAsia="Times New Roman" w:hAnsi="Times New Roman" w:cs="Times New Roman"/>
          <w:sz w:val="24"/>
          <w:szCs w:val="24"/>
          <w:lang w:eastAsia="de-DE"/>
        </w:rPr>
        <w:instrText xml:space="preserve"> ADDIN ZOTERO_ITEM CSL_CITATION {"citationID":"yZ2yHzkJ","properties":{"formattedCitation":"(Grub et al., 2020)","plainCitation":"(Grub et al., 2020)","noteIndex":0},"citationItems":[{"id":927,"uris":["http://zotero.org/groups/5349517/items/NE34ZK5B"],"itemData":{"id":927,"type":"article-journal","abstract":"Effektive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00540A1D">
        <w:rPr>
          <w:rFonts w:ascii="Times New Roman" w:eastAsia="Times New Roman" w:hAnsi="Times New Roman" w:cs="Times New Roman"/>
          <w:sz w:val="24"/>
          <w:szCs w:val="24"/>
          <w:lang w:eastAsia="de-DE"/>
        </w:rPr>
        <w:fldChar w:fldCharType="separate"/>
      </w:r>
      <w:r w:rsidR="00540A1D" w:rsidRPr="00540A1D">
        <w:rPr>
          <w:rFonts w:ascii="Times New Roman" w:hAnsi="Times New Roman" w:cs="Times New Roman"/>
          <w:sz w:val="24"/>
        </w:rPr>
        <w:t>(Grub et al., 2020)</w:t>
      </w:r>
      <w:r w:rsidR="00540A1D">
        <w:rPr>
          <w:rFonts w:ascii="Times New Roman" w:eastAsia="Times New Roman" w:hAnsi="Times New Roman" w:cs="Times New Roman"/>
          <w:sz w:val="24"/>
          <w:szCs w:val="24"/>
          <w:lang w:eastAsia="de-DE"/>
        </w:rPr>
        <w:fldChar w:fldCharType="end"/>
      </w:r>
      <w:r w:rsidR="00540A1D">
        <w:rPr>
          <w:rFonts w:ascii="Times New Roman" w:eastAsia="Times New Roman" w:hAnsi="Times New Roman" w:cs="Times New Roman"/>
          <w:sz w:val="24"/>
          <w:szCs w:val="24"/>
          <w:lang w:eastAsia="de-DE"/>
        </w:rPr>
        <w:t>.</w:t>
      </w:r>
      <w:commentRangeEnd w:id="40"/>
      <w:r w:rsidR="0038704D">
        <w:rPr>
          <w:rStyle w:val="Kommentarzeichen"/>
        </w:rPr>
        <w:commentReference w:id="40"/>
      </w:r>
      <w:commentRangeEnd w:id="41"/>
      <w:r w:rsidR="00C336B9">
        <w:rPr>
          <w:rStyle w:val="Kommentarzeichen"/>
        </w:rPr>
        <w:commentReference w:id="41"/>
      </w:r>
    </w:p>
    <w:p w14:paraId="772B1D48" w14:textId="353DA790" w:rsidR="008A7981" w:rsidRDefault="00517272" w:rsidP="00D41042">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average fixation duration</w:t>
      </w:r>
      <w:r w:rsidRPr="00517272">
        <w:rPr>
          <w:rFonts w:ascii="Times New Roman" w:eastAsia="Times New Roman" w:hAnsi="Times New Roman" w:cs="Times New Roman"/>
          <w:sz w:val="24"/>
          <w:szCs w:val="24"/>
          <w:lang w:eastAsia="de-DE"/>
        </w:rPr>
        <w:t xml:space="preserve"> was calculated to determine the mean time participants spent focusing on individual elements. This was computed by dividing the total duration of all fixations, measured in milliseconds, by the total number of fixations recorded during the session</w:t>
      </w:r>
      <w:r>
        <w:rPr>
          <w:rFonts w:ascii="Times New Roman" w:eastAsia="Times New Roman" w:hAnsi="Times New Roman" w:cs="Times New Roman"/>
          <w:sz w:val="24"/>
          <w:szCs w:val="24"/>
          <w:lang w:eastAsia="de-DE"/>
        </w:rPr>
        <w:t xml:space="preserve">. </w:t>
      </w:r>
      <w:r w:rsidRPr="00517272">
        <w:rPr>
          <w:rFonts w:ascii="Times New Roman" w:eastAsia="Times New Roman" w:hAnsi="Times New Roman" w:cs="Times New Roman"/>
          <w:sz w:val="24"/>
          <w:szCs w:val="24"/>
          <w:lang w:eastAsia="de-DE"/>
        </w:rPr>
        <w:t>Fixation data for these calculations were aggregated across all global AOIs, offering a comprehensive overview of participants’ monitoring behavior throughout the micro-teaching unit</w:t>
      </w:r>
      <w:r w:rsidR="009877E4">
        <w:rPr>
          <w:rFonts w:ascii="Times New Roman" w:eastAsia="Times New Roman" w:hAnsi="Times New Roman" w:cs="Times New Roman"/>
          <w:sz w:val="24"/>
          <w:szCs w:val="24"/>
          <w:lang w:eastAsia="de-DE"/>
        </w:rPr>
        <w:t xml:space="preserve"> </w:t>
      </w:r>
      <w:r w:rsidR="009877E4" w:rsidRPr="009877E4">
        <w:rPr>
          <w:rFonts w:ascii="Times New Roman" w:eastAsia="Times New Roman" w:hAnsi="Times New Roman" w:cs="Times New Roman"/>
          <w:sz w:val="24"/>
          <w:szCs w:val="24"/>
          <w:lang w:eastAsia="de-DE"/>
        </w:rPr>
        <w:t>for each person</w:t>
      </w:r>
      <w:r w:rsidRPr="00517272">
        <w:rPr>
          <w:rFonts w:ascii="Times New Roman" w:eastAsia="Times New Roman" w:hAnsi="Times New Roman" w:cs="Times New Roman"/>
          <w:sz w:val="24"/>
          <w:szCs w:val="24"/>
          <w:lang w:eastAsia="de-DE"/>
        </w:rPr>
        <w:t>.</w:t>
      </w:r>
      <w:r w:rsidR="009D652B">
        <w:rPr>
          <w:rFonts w:ascii="Times New Roman" w:eastAsia="Times New Roman" w:hAnsi="Times New Roman" w:cs="Times New Roman"/>
          <w:sz w:val="24"/>
          <w:szCs w:val="24"/>
          <w:lang w:eastAsia="de-DE"/>
        </w:rPr>
        <w:t xml:space="preserve"> </w:t>
      </w:r>
      <w:commentRangeStart w:id="42"/>
      <w:commentRangeStart w:id="43"/>
      <w:r w:rsidR="00610C51" w:rsidRPr="00610C51">
        <w:rPr>
          <w:rFonts w:ascii="Times New Roman" w:eastAsia="Times New Roman" w:hAnsi="Times New Roman" w:cs="Times New Roman"/>
          <w:sz w:val="24"/>
          <w:szCs w:val="24"/>
          <w:lang w:eastAsia="de-DE"/>
        </w:rPr>
        <w:t>This metric provided a measure of cognitive processing, with longer durations suggesting more time spent processing visual information</w:t>
      </w:r>
      <w:r w:rsidR="008A7981">
        <w:rPr>
          <w:rFonts w:ascii="Times New Roman" w:eastAsia="Times New Roman" w:hAnsi="Times New Roman" w:cs="Times New Roman"/>
          <w:sz w:val="24"/>
          <w:szCs w:val="24"/>
          <w:lang w:eastAsia="de-DE"/>
        </w:rPr>
        <w:t xml:space="preserve"> </w:t>
      </w:r>
      <w:r w:rsidR="00C53D2C">
        <w:rPr>
          <w:rFonts w:ascii="Times New Roman" w:eastAsia="Times New Roman" w:hAnsi="Times New Roman" w:cs="Times New Roman"/>
          <w:sz w:val="24"/>
          <w:szCs w:val="24"/>
          <w:lang w:eastAsia="de-DE"/>
        </w:rPr>
        <w:fldChar w:fldCharType="begin"/>
      </w:r>
      <w:r w:rsidR="00C53D2C">
        <w:rPr>
          <w:rFonts w:ascii="Times New Roman" w:eastAsia="Times New Roman" w:hAnsi="Times New Roman" w:cs="Times New Roman"/>
          <w:sz w:val="24"/>
          <w:szCs w:val="24"/>
          <w:lang w:eastAsia="de-DE"/>
        </w:rPr>
        <w:instrText xml:space="preserve"> ADDIN ZOTERO_ITEM CSL_CITATION {"citationID":"uGPrMW4Z","properties":{"formattedCitation":"(Negi &amp; Mitra, 2020)","plainCitation":"(Negi &amp; Mitra, 2020)","noteIndex":0},"citationItems":[{"id":961,"uris":["http://zotero.org/groups/5349517/items/UNMRYD5L"],"itemData":{"id":961,"type":"article-journal","abstract":"Learning is a complex phenomenon and education researchers are increasingly focussing on\nprocesses that go into it. Eye tracking has become an important tool in such research. In this\npaper, we focus on one of the most commonly used metrics in eye tracking, namely, fixation\nduration. Fixation duration has been used to study cognition and attention. However, fixation\nduration distributions are characteristically non-normal and heavily skewed to the right.\nTherefore, the use of a single average value, such as the mean fixation duration, to predict\ncognition and/or attention could be problematic. This is especially true in studies of complex\nconstructs, such as learning, which are governed by both cognitive and affective processes.\nWe collected eye tracking data from 51 students watching a 12 min long educational video\nwith and without subtitles. The learning gain after watching the video was calculated with\npre- and post-test scores. Several multiple linear regression models revealed a) fixation duration\ncan explain a substantial fraction of variation in the pre-post data, which indicates its\nusefulness in the study of learning processes; b) the arithmetic mean of fixation durations,\nwhich is the most commonly reported eye tracking metric, may not be the optimal choice;\nand c) a phenomenological model of fixation durations where the number of fixations over\ndifferent temporal ranges are used as inputs seemed to perform the best. The results and their\nimplications for learning process research are discussed.","container-title":"Journal of Eye Movement Research","DOI":"10.16910/jemr.13.6.1","ISSN":"1995-8692","issue":"6","journalAbbreviation":"J Eye Mov Res","note":"PMID: 33828811\nPMCID: PMC8012014","page":"15","source":"PubMed Central","title":"Fixation duration and the learning process: an eye tracking study with subtitled videos","title-short":"Fixation duration and the learning process","volume":"13","author":[{"family":"Negi","given":"Shivsevak"},{"family":"Mitra","given":"Ritayan"}],"issued":{"date-parts":[["2020"]]}}}],"schema":"https://github.com/citation-style-language/schema/raw/master/csl-citation.json"} </w:instrText>
      </w:r>
      <w:r w:rsidR="00C53D2C">
        <w:rPr>
          <w:rFonts w:ascii="Times New Roman" w:eastAsia="Times New Roman" w:hAnsi="Times New Roman" w:cs="Times New Roman"/>
          <w:sz w:val="24"/>
          <w:szCs w:val="24"/>
          <w:lang w:eastAsia="de-DE"/>
        </w:rPr>
        <w:fldChar w:fldCharType="separate"/>
      </w:r>
      <w:r w:rsidR="00C53D2C" w:rsidRPr="00C53D2C">
        <w:rPr>
          <w:rFonts w:ascii="Times New Roman" w:hAnsi="Times New Roman" w:cs="Times New Roman"/>
          <w:sz w:val="24"/>
        </w:rPr>
        <w:t>(Negi &amp; Mitra, 2020)</w:t>
      </w:r>
      <w:r w:rsidR="00C53D2C">
        <w:rPr>
          <w:rFonts w:ascii="Times New Roman" w:eastAsia="Times New Roman" w:hAnsi="Times New Roman" w:cs="Times New Roman"/>
          <w:sz w:val="24"/>
          <w:szCs w:val="24"/>
          <w:lang w:eastAsia="de-DE"/>
        </w:rPr>
        <w:fldChar w:fldCharType="end"/>
      </w:r>
      <w:r w:rsidR="00C53D2C">
        <w:rPr>
          <w:rFonts w:ascii="Times New Roman" w:eastAsia="Times New Roman" w:hAnsi="Times New Roman" w:cs="Times New Roman"/>
          <w:sz w:val="24"/>
          <w:szCs w:val="24"/>
          <w:lang w:eastAsia="de-DE"/>
        </w:rPr>
        <w:t>.</w:t>
      </w:r>
      <w:commentRangeEnd w:id="42"/>
      <w:r w:rsidR="0038704D">
        <w:rPr>
          <w:rStyle w:val="Kommentarzeichen"/>
        </w:rPr>
        <w:commentReference w:id="42"/>
      </w:r>
      <w:commentRangeEnd w:id="43"/>
      <w:r w:rsidR="00C336B9">
        <w:rPr>
          <w:rStyle w:val="Kommentarzeichen"/>
        </w:rPr>
        <w:commentReference w:id="43"/>
      </w:r>
    </w:p>
    <w:p w14:paraId="652D6B3C" w14:textId="1A3380F2" w:rsidR="00167027" w:rsidRPr="00167027" w:rsidRDefault="00167027" w:rsidP="00167027">
      <w:pPr>
        <w:spacing w:before="120"/>
        <w:rPr>
          <w:rFonts w:ascii="Times New Roman" w:eastAsia="Times New Roman" w:hAnsi="Times New Roman" w:cs="Times New Roman"/>
          <w:sz w:val="24"/>
          <w:szCs w:val="24"/>
          <w:lang w:eastAsia="de-DE"/>
        </w:rPr>
      </w:pPr>
      <w:r w:rsidRPr="00167027">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GRI</w:t>
      </w:r>
      <w:r w:rsidRPr="00167027">
        <w:rPr>
          <w:rFonts w:ascii="Times New Roman" w:eastAsia="Times New Roman" w:hAnsi="Times New Roman" w:cs="Times New Roman"/>
          <w:sz w:val="24"/>
          <w:szCs w:val="24"/>
          <w:lang w:eastAsia="de-DE"/>
        </w:rPr>
        <w:t xml:space="preserve"> was calculated as a composite metric to evaluate the efficiency of participants’ scanning behavior during the micro-teaching unit. The GRI was derived by dividing the average fixation duration (in milliseconds) by the fixation </w:t>
      </w:r>
      <w:r w:rsidR="0064101C">
        <w:rPr>
          <w:rFonts w:ascii="Times New Roman" w:eastAsia="Times New Roman" w:hAnsi="Times New Roman" w:cs="Times New Roman"/>
          <w:sz w:val="24"/>
          <w:szCs w:val="24"/>
          <w:lang w:eastAsia="de-DE"/>
        </w:rPr>
        <w:t>number</w:t>
      </w:r>
      <w:r w:rsidRPr="00167027">
        <w:rPr>
          <w:rFonts w:ascii="Times New Roman" w:eastAsia="Times New Roman" w:hAnsi="Times New Roman" w:cs="Times New Roman"/>
          <w:sz w:val="24"/>
          <w:szCs w:val="24"/>
          <w:lang w:eastAsia="de-DE"/>
        </w:rPr>
        <w:t xml:space="preserve"> per minute.</w:t>
      </w:r>
      <w:r w:rsidR="0064101C">
        <w:rPr>
          <w:rFonts w:ascii="Times New Roman" w:eastAsia="Times New Roman" w:hAnsi="Times New Roman" w:cs="Times New Roman"/>
          <w:sz w:val="24"/>
          <w:szCs w:val="24"/>
          <w:lang w:eastAsia="de-DE"/>
        </w:rPr>
        <w:t xml:space="preserve"> </w:t>
      </w:r>
      <w:commentRangeStart w:id="44"/>
      <w:del w:id="45" w:author="Lotz, Christin" w:date="2025-01-23T11:47:00Z">
        <w:r w:rsidR="0038704D" w:rsidRPr="0064101C" w:rsidDel="00C336B9">
          <w:rPr>
            <w:rFonts w:ascii="Times New Roman" w:eastAsia="Times New Roman" w:hAnsi="Times New Roman" w:cs="Times New Roman"/>
            <w:sz w:val="24"/>
            <w:szCs w:val="24"/>
            <w:lang w:eastAsia="de-DE"/>
          </w:rPr>
          <w:delText xml:space="preserve">The GRI was computed </w:delText>
        </w:r>
        <w:r w:rsidR="0038704D" w:rsidRPr="0064101C" w:rsidDel="00C336B9">
          <w:rPr>
            <w:rFonts w:ascii="Times New Roman" w:eastAsia="Times New Roman" w:hAnsi="Times New Roman" w:cs="Times New Roman"/>
            <w:sz w:val="24"/>
            <w:szCs w:val="24"/>
            <w:lang w:eastAsia="de-DE"/>
          </w:rPr>
          <w:lastRenderedPageBreak/>
          <w:delText>individually for each participant and analyzed across groups to assess differences between experienced and inexperienced teachers.</w:delText>
        </w:r>
        <w:r w:rsidR="0038704D" w:rsidDel="00C336B9">
          <w:rPr>
            <w:rFonts w:ascii="Times New Roman" w:eastAsia="Times New Roman" w:hAnsi="Times New Roman" w:cs="Times New Roman"/>
            <w:sz w:val="24"/>
            <w:szCs w:val="24"/>
            <w:lang w:eastAsia="de-DE"/>
          </w:rPr>
          <w:delText xml:space="preserve"> </w:delText>
        </w:r>
      </w:del>
      <w:commentRangeEnd w:id="44"/>
      <w:r w:rsidR="00C336B9">
        <w:rPr>
          <w:rStyle w:val="Kommentarzeichen"/>
        </w:rPr>
        <w:commentReference w:id="44"/>
      </w:r>
      <w:commentRangeStart w:id="46"/>
      <w:commentRangeStart w:id="47"/>
      <w:r w:rsidR="0064101C" w:rsidRPr="0064101C">
        <w:rPr>
          <w:rFonts w:ascii="Times New Roman" w:eastAsia="Times New Roman" w:hAnsi="Times New Roman" w:cs="Times New Roman"/>
          <w:sz w:val="24"/>
          <w:szCs w:val="24"/>
          <w:lang w:eastAsia="de-DE"/>
        </w:rPr>
        <w:t>This index provided a standardized measure of visual scanning efficiency, with smaller GRI values indicating a combination of shorter fixation durations and higher fixation frequencies, which is typically associated with more dynamic and efficient scanning behavior</w:t>
      </w:r>
      <w:r w:rsidR="002F6753">
        <w:rPr>
          <w:rFonts w:ascii="Times New Roman" w:eastAsia="Times New Roman" w:hAnsi="Times New Roman" w:cs="Times New Roman"/>
          <w:sz w:val="24"/>
          <w:szCs w:val="24"/>
          <w:lang w:eastAsia="de-DE"/>
        </w:rPr>
        <w:t xml:space="preserve"> </w:t>
      </w:r>
      <w:r w:rsidR="002F6753">
        <w:rPr>
          <w:rFonts w:ascii="Times New Roman" w:eastAsia="Times New Roman" w:hAnsi="Times New Roman" w:cs="Times New Roman"/>
          <w:sz w:val="24"/>
          <w:szCs w:val="24"/>
          <w:lang w:eastAsia="de-DE"/>
        </w:rPr>
        <w:fldChar w:fldCharType="begin"/>
      </w:r>
      <w:r w:rsidR="002F6753">
        <w:rPr>
          <w:rFonts w:ascii="Times New Roman" w:eastAsia="Times New Roman" w:hAnsi="Times New Roman" w:cs="Times New Roman"/>
          <w:sz w:val="24"/>
          <w:szCs w:val="24"/>
          <w:lang w:eastAsia="de-DE"/>
        </w:rPr>
        <w:instrText xml:space="preserve"> ADDIN ZOTERO_ITEM CSL_CITATION {"citationID":"OC407Ns5","properties":{"formattedCitation":"(Gegenfurtner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F6753">
        <w:rPr>
          <w:rFonts w:ascii="Times New Roman" w:eastAsia="Times New Roman" w:hAnsi="Times New Roman" w:cs="Times New Roman"/>
          <w:sz w:val="24"/>
          <w:szCs w:val="24"/>
          <w:lang w:eastAsia="de-DE"/>
        </w:rPr>
        <w:fldChar w:fldCharType="separate"/>
      </w:r>
      <w:r w:rsidR="002F6753" w:rsidRPr="002F6753">
        <w:rPr>
          <w:rFonts w:ascii="Times New Roman" w:hAnsi="Times New Roman" w:cs="Times New Roman"/>
          <w:sz w:val="24"/>
        </w:rPr>
        <w:t>(Gegenfurtner et al., 2020)</w:t>
      </w:r>
      <w:r w:rsidR="002F6753">
        <w:rPr>
          <w:rFonts w:ascii="Times New Roman" w:eastAsia="Times New Roman" w:hAnsi="Times New Roman" w:cs="Times New Roman"/>
          <w:sz w:val="24"/>
          <w:szCs w:val="24"/>
          <w:lang w:eastAsia="de-DE"/>
        </w:rPr>
        <w:fldChar w:fldCharType="end"/>
      </w:r>
      <w:r w:rsidR="0064101C" w:rsidRPr="0064101C">
        <w:rPr>
          <w:rFonts w:ascii="Times New Roman" w:eastAsia="Times New Roman" w:hAnsi="Times New Roman" w:cs="Times New Roman"/>
          <w:sz w:val="24"/>
          <w:szCs w:val="24"/>
          <w:lang w:eastAsia="de-DE"/>
        </w:rPr>
        <w:t xml:space="preserve">. </w:t>
      </w:r>
      <w:commentRangeEnd w:id="46"/>
      <w:r w:rsidR="0038704D">
        <w:rPr>
          <w:rStyle w:val="Kommentarzeichen"/>
        </w:rPr>
        <w:commentReference w:id="46"/>
      </w:r>
      <w:commentRangeEnd w:id="47"/>
      <w:r w:rsidR="00C336B9">
        <w:rPr>
          <w:rStyle w:val="Kommentarzeichen"/>
        </w:rPr>
        <w:commentReference w:id="47"/>
      </w:r>
    </w:p>
    <w:p w14:paraId="66475031" w14:textId="20D9F8E0" w:rsidR="00881F9A" w:rsidRPr="00E11E92" w:rsidRDefault="00881F9A" w:rsidP="00E11E92">
      <w:pPr>
        <w:pStyle w:val="berschrift4"/>
        <w:rPr>
          <w:rFonts w:ascii="Times New Roman" w:hAnsi="Times New Roman" w:cs="Times New Roman"/>
          <w:sz w:val="24"/>
          <w:szCs w:val="24"/>
        </w:rPr>
      </w:pPr>
      <w:r w:rsidRPr="00E11E92">
        <w:rPr>
          <w:rFonts w:ascii="Times New Roman" w:hAnsi="Times New Roman" w:cs="Times New Roman"/>
          <w:sz w:val="24"/>
          <w:szCs w:val="24"/>
        </w:rPr>
        <w:t>Event-related Gaze Behavior</w:t>
      </w:r>
      <w:r w:rsidR="00E11E92">
        <w:rPr>
          <w:rFonts w:ascii="Times New Roman" w:hAnsi="Times New Roman" w:cs="Times New Roman"/>
          <w:sz w:val="24"/>
          <w:szCs w:val="24"/>
        </w:rPr>
        <w:t>.</w:t>
      </w:r>
      <w:r w:rsidRPr="00E11E92">
        <w:rPr>
          <w:rFonts w:ascii="Times New Roman" w:hAnsi="Times New Roman" w:cs="Times New Roman"/>
          <w:sz w:val="24"/>
          <w:szCs w:val="24"/>
        </w:rPr>
        <w:t xml:space="preserve"> </w:t>
      </w:r>
    </w:p>
    <w:p w14:paraId="5C18EBA1" w14:textId="77777777" w:rsidR="00FA042A" w:rsidRDefault="005224AC" w:rsidP="00FA042A">
      <w:pPr>
        <w:spacing w:before="120"/>
        <w:rPr>
          <w:rFonts w:ascii="Times New Roman" w:eastAsia="Times New Roman" w:hAnsi="Times New Roman" w:cs="Times New Roman"/>
          <w:sz w:val="24"/>
          <w:szCs w:val="24"/>
          <w:lang w:eastAsia="de-DE"/>
        </w:rPr>
      </w:pPr>
      <w:r w:rsidRPr="005224AC">
        <w:rPr>
          <w:rFonts w:ascii="Times New Roman" w:eastAsia="Times New Roman" w:hAnsi="Times New Roman" w:cs="Times New Roman"/>
          <w:sz w:val="24"/>
          <w:szCs w:val="24"/>
          <w:lang w:eastAsia="de-DE"/>
        </w:rPr>
        <w:t xml:space="preserve">Event-related gaze behavior allowed for a nuanced analysis of participants’ visual attention allocation in response to disruptions, providing insights into differences in attentional strategies between experienced and inexperienced teachers. This behavior was analyzed by focusing on specific classroom disruptions during the micro-teaching unit, categorized into three types: verbal disruptions (e.g., chatting with a neighbor, heckling, whispering), physical disruptions (e.g., clicking a pen, drumming with hands, snapping fingers), and indicators of lack of eagerness to learn (e.g., looking at a phone, resting the head on a desk, drawing). These disruptions were captured within the event-based AOI labeled </w:t>
      </w:r>
      <w:r w:rsidRPr="005224AC">
        <w:rPr>
          <w:rFonts w:ascii="Times New Roman" w:eastAsia="Times New Roman" w:hAnsi="Times New Roman" w:cs="Times New Roman"/>
          <w:i/>
          <w:iCs/>
          <w:sz w:val="24"/>
          <w:szCs w:val="24"/>
          <w:lang w:eastAsia="de-DE"/>
        </w:rPr>
        <w:t>Disruptive Person</w:t>
      </w:r>
      <w:r w:rsidRPr="005224AC">
        <w:rPr>
          <w:rFonts w:ascii="Times New Roman" w:eastAsia="Times New Roman" w:hAnsi="Times New Roman" w:cs="Times New Roman"/>
          <w:sz w:val="24"/>
          <w:szCs w:val="24"/>
          <w:lang w:eastAsia="de-DE"/>
        </w:rPr>
        <w:t>, which represented visual fixations directed toward students engaging in disruptive or off-task behaviors.</w:t>
      </w:r>
    </w:p>
    <w:p w14:paraId="73F20EDD" w14:textId="6CB7A3EF" w:rsidR="00FA042A" w:rsidRDefault="00FA042A" w:rsidP="00FA042A">
      <w:pPr>
        <w:spacing w:before="120"/>
        <w:rPr>
          <w:rFonts w:ascii="Times New Roman" w:eastAsia="Times New Roman" w:hAnsi="Times New Roman" w:cs="Times New Roman"/>
          <w:sz w:val="24"/>
          <w:szCs w:val="24"/>
          <w:lang w:eastAsia="de-DE"/>
        </w:rPr>
      </w:pPr>
      <w:r w:rsidRPr="00FA042A">
        <w:rPr>
          <w:rFonts w:ascii="Times New Roman" w:eastAsia="Times New Roman" w:hAnsi="Times New Roman" w:cs="Times New Roman"/>
          <w:sz w:val="24"/>
          <w:szCs w:val="24"/>
          <w:lang w:eastAsia="de-DE"/>
        </w:rPr>
        <w:t>Three key metrics were calculated to assess gaze behavior within this AOI:</w:t>
      </w:r>
    </w:p>
    <w:p w14:paraId="6DE91B1A" w14:textId="79FC3336" w:rsidR="00DB69B7" w:rsidRDefault="00DB69B7" w:rsidP="00DB69B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First, t</w:t>
      </w:r>
      <w:r w:rsidRPr="00DB69B7">
        <w:rPr>
          <w:rFonts w:ascii="Times New Roman" w:eastAsia="Times New Roman" w:hAnsi="Times New Roman" w:cs="Times New Roman"/>
          <w:sz w:val="24"/>
          <w:szCs w:val="24"/>
          <w:lang w:eastAsia="de-DE"/>
        </w:rPr>
        <w:t xml:space="preserve">he </w:t>
      </w:r>
      <w:r w:rsidRPr="00DB69B7">
        <w:rPr>
          <w:rFonts w:ascii="Times New Roman" w:eastAsia="Times New Roman" w:hAnsi="Times New Roman" w:cs="Times New Roman"/>
          <w:b/>
          <w:bCs/>
          <w:sz w:val="24"/>
          <w:szCs w:val="24"/>
          <w:lang w:eastAsia="de-DE"/>
        </w:rPr>
        <w:t>number</w:t>
      </w:r>
      <w:r w:rsidR="0038199D" w:rsidRPr="0038199D">
        <w:rPr>
          <w:rFonts w:ascii="Times New Roman" w:eastAsia="Times New Roman" w:hAnsi="Times New Roman" w:cs="Times New Roman"/>
          <w:b/>
          <w:bCs/>
          <w:sz w:val="24"/>
          <w:szCs w:val="24"/>
          <w:lang w:eastAsia="de-DE"/>
        </w:rPr>
        <w:t xml:space="preserve"> of </w:t>
      </w:r>
      <w:r w:rsidRPr="00DB69B7">
        <w:rPr>
          <w:rFonts w:ascii="Times New Roman" w:eastAsia="Times New Roman" w:hAnsi="Times New Roman" w:cs="Times New Roman"/>
          <w:b/>
          <w:bCs/>
          <w:sz w:val="24"/>
          <w:szCs w:val="24"/>
          <w:lang w:eastAsia="de-DE"/>
        </w:rPr>
        <w:t>f</w:t>
      </w:r>
      <w:r w:rsidR="0038199D" w:rsidRPr="0038199D">
        <w:rPr>
          <w:rFonts w:ascii="Times New Roman" w:eastAsia="Times New Roman" w:hAnsi="Times New Roman" w:cs="Times New Roman"/>
          <w:b/>
          <w:bCs/>
          <w:sz w:val="24"/>
          <w:szCs w:val="24"/>
          <w:lang w:eastAsia="de-DE"/>
        </w:rPr>
        <w:t xml:space="preserve">ixations per </w:t>
      </w:r>
      <w:r w:rsidRPr="00DB69B7">
        <w:rPr>
          <w:rFonts w:ascii="Times New Roman" w:eastAsia="Times New Roman" w:hAnsi="Times New Roman" w:cs="Times New Roman"/>
          <w:b/>
          <w:bCs/>
          <w:sz w:val="24"/>
          <w:szCs w:val="24"/>
          <w:lang w:eastAsia="de-DE"/>
        </w:rPr>
        <w:t>s</w:t>
      </w:r>
      <w:r w:rsidR="0038199D" w:rsidRPr="0038199D">
        <w:rPr>
          <w:rFonts w:ascii="Times New Roman" w:eastAsia="Times New Roman" w:hAnsi="Times New Roman" w:cs="Times New Roman"/>
          <w:b/>
          <w:bCs/>
          <w:sz w:val="24"/>
          <w:szCs w:val="24"/>
          <w:lang w:eastAsia="de-DE"/>
        </w:rPr>
        <w:t>econd</w:t>
      </w:r>
      <w:r>
        <w:rPr>
          <w:rFonts w:ascii="Times New Roman" w:eastAsia="Times New Roman" w:hAnsi="Times New Roman" w:cs="Times New Roman"/>
          <w:b/>
          <w:bCs/>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quantified how frequently participants fixated on the </w:t>
      </w:r>
      <w:r w:rsidR="0038199D" w:rsidRPr="0038199D">
        <w:rPr>
          <w:rFonts w:ascii="Times New Roman" w:eastAsia="Times New Roman" w:hAnsi="Times New Roman" w:cs="Times New Roman"/>
          <w:i/>
          <w:iCs/>
          <w:sz w:val="24"/>
          <w:szCs w:val="24"/>
          <w:lang w:eastAsia="de-DE"/>
        </w:rPr>
        <w:t>Disruptive Person</w:t>
      </w:r>
      <w:r w:rsidR="0038199D">
        <w:rPr>
          <w:rFonts w:ascii="Times New Roman" w:eastAsia="Times New Roman" w:hAnsi="Times New Roman" w:cs="Times New Roman"/>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during the disruption events. The total number of fixations within the AOI was divided by the </w:t>
      </w:r>
      <w:r w:rsidR="000B3FB2">
        <w:rPr>
          <w:rFonts w:ascii="Times New Roman" w:eastAsia="Times New Roman" w:hAnsi="Times New Roman" w:cs="Times New Roman"/>
          <w:sz w:val="24"/>
          <w:szCs w:val="24"/>
          <w:lang w:eastAsia="de-DE"/>
        </w:rPr>
        <w:t xml:space="preserve">actual </w:t>
      </w:r>
      <w:r w:rsidR="0038199D" w:rsidRPr="0038199D">
        <w:rPr>
          <w:rFonts w:ascii="Times New Roman" w:eastAsia="Times New Roman" w:hAnsi="Times New Roman" w:cs="Times New Roman"/>
          <w:sz w:val="24"/>
          <w:szCs w:val="24"/>
          <w:lang w:eastAsia="de-DE"/>
        </w:rPr>
        <w:t>duration of the disruption in seconds to calculate the fixation rate.</w:t>
      </w:r>
    </w:p>
    <w:p w14:paraId="4EE1C0BE" w14:textId="77777777" w:rsidR="00DB69B7" w:rsidRDefault="00DB69B7" w:rsidP="00DB69B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Second, the </w:t>
      </w:r>
      <w:r w:rsidRPr="00DB69B7">
        <w:rPr>
          <w:rFonts w:ascii="Times New Roman" w:eastAsia="Times New Roman" w:hAnsi="Times New Roman" w:cs="Times New Roman"/>
          <w:b/>
          <w:bCs/>
          <w:sz w:val="24"/>
          <w:szCs w:val="24"/>
          <w:lang w:eastAsia="de-DE"/>
        </w:rPr>
        <w:t>a</w:t>
      </w:r>
      <w:r w:rsidR="0038199D" w:rsidRPr="0038199D">
        <w:rPr>
          <w:rFonts w:ascii="Times New Roman" w:eastAsia="Times New Roman" w:hAnsi="Times New Roman" w:cs="Times New Roman"/>
          <w:b/>
          <w:bCs/>
          <w:sz w:val="24"/>
          <w:szCs w:val="24"/>
          <w:lang w:eastAsia="de-DE"/>
        </w:rPr>
        <w:t xml:space="preserve">verage </w:t>
      </w:r>
      <w:r w:rsidRPr="00DB69B7">
        <w:rPr>
          <w:rFonts w:ascii="Times New Roman" w:eastAsia="Times New Roman" w:hAnsi="Times New Roman" w:cs="Times New Roman"/>
          <w:b/>
          <w:bCs/>
          <w:sz w:val="24"/>
          <w:szCs w:val="24"/>
          <w:lang w:eastAsia="de-DE"/>
        </w:rPr>
        <w:t>f</w:t>
      </w:r>
      <w:r w:rsidR="0038199D" w:rsidRPr="0038199D">
        <w:rPr>
          <w:rFonts w:ascii="Times New Roman" w:eastAsia="Times New Roman" w:hAnsi="Times New Roman" w:cs="Times New Roman"/>
          <w:b/>
          <w:bCs/>
          <w:sz w:val="24"/>
          <w:szCs w:val="24"/>
          <w:lang w:eastAsia="de-DE"/>
        </w:rPr>
        <w:t xml:space="preserve">ixation </w:t>
      </w:r>
      <w:r w:rsidRPr="00DB69B7">
        <w:rPr>
          <w:rFonts w:ascii="Times New Roman" w:eastAsia="Times New Roman" w:hAnsi="Times New Roman" w:cs="Times New Roman"/>
          <w:b/>
          <w:bCs/>
          <w:sz w:val="24"/>
          <w:szCs w:val="24"/>
          <w:lang w:eastAsia="de-DE"/>
        </w:rPr>
        <w:t>d</w:t>
      </w:r>
      <w:r w:rsidR="0038199D" w:rsidRPr="0038199D">
        <w:rPr>
          <w:rFonts w:ascii="Times New Roman" w:eastAsia="Times New Roman" w:hAnsi="Times New Roman" w:cs="Times New Roman"/>
          <w:b/>
          <w:bCs/>
          <w:sz w:val="24"/>
          <w:szCs w:val="24"/>
          <w:lang w:eastAsia="de-DE"/>
        </w:rPr>
        <w:t>uration</w:t>
      </w:r>
      <w:r>
        <w:rPr>
          <w:rFonts w:ascii="Times New Roman" w:eastAsia="Times New Roman" w:hAnsi="Times New Roman" w:cs="Times New Roman"/>
          <w:b/>
          <w:bCs/>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represented the mean time, in milliseconds, that participants spent fixating on the </w:t>
      </w:r>
      <w:r w:rsidR="000B3FB2">
        <w:rPr>
          <w:rFonts w:ascii="Times New Roman" w:eastAsia="Times New Roman" w:hAnsi="Times New Roman" w:cs="Times New Roman"/>
          <w:sz w:val="24"/>
          <w:szCs w:val="24"/>
          <w:lang w:eastAsia="de-DE"/>
        </w:rPr>
        <w:t xml:space="preserve">AOI </w:t>
      </w:r>
      <w:r w:rsidR="0038199D" w:rsidRPr="0038199D">
        <w:rPr>
          <w:rFonts w:ascii="Times New Roman" w:eastAsia="Times New Roman" w:hAnsi="Times New Roman" w:cs="Times New Roman"/>
          <w:i/>
          <w:iCs/>
          <w:sz w:val="24"/>
          <w:szCs w:val="24"/>
          <w:lang w:eastAsia="de-DE"/>
        </w:rPr>
        <w:t>Disruptive Person</w:t>
      </w:r>
      <w:r w:rsidR="000B3FB2">
        <w:rPr>
          <w:rFonts w:ascii="Times New Roman" w:eastAsia="Times New Roman" w:hAnsi="Times New Roman" w:cs="Times New Roman"/>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during each fixation. It was calculated </w:t>
      </w:r>
      <w:r w:rsidR="0038199D" w:rsidRPr="0038199D">
        <w:rPr>
          <w:rFonts w:ascii="Times New Roman" w:eastAsia="Times New Roman" w:hAnsi="Times New Roman" w:cs="Times New Roman"/>
          <w:sz w:val="24"/>
          <w:szCs w:val="24"/>
          <w:lang w:eastAsia="de-DE"/>
        </w:rPr>
        <w:lastRenderedPageBreak/>
        <w:t xml:space="preserve">by dividing the total duration of fixations within the AOI by the total number of fixations directed at the AOI. </w:t>
      </w:r>
    </w:p>
    <w:p w14:paraId="32952BB8" w14:textId="12530E51" w:rsidR="003876CA" w:rsidRDefault="00DB69B7" w:rsidP="00695FEE">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Third, the </w:t>
      </w:r>
      <w:r w:rsidRPr="00DB69B7">
        <w:rPr>
          <w:rFonts w:ascii="Times New Roman" w:eastAsia="Times New Roman" w:hAnsi="Times New Roman" w:cs="Times New Roman"/>
          <w:b/>
          <w:bCs/>
          <w:sz w:val="24"/>
          <w:szCs w:val="24"/>
          <w:lang w:eastAsia="de-DE"/>
        </w:rPr>
        <w:t>t</w:t>
      </w:r>
      <w:r w:rsidR="0038199D" w:rsidRPr="0038199D">
        <w:rPr>
          <w:rFonts w:ascii="Times New Roman" w:eastAsia="Times New Roman" w:hAnsi="Times New Roman" w:cs="Times New Roman"/>
          <w:b/>
          <w:bCs/>
          <w:sz w:val="24"/>
          <w:szCs w:val="24"/>
          <w:lang w:eastAsia="de-DE"/>
        </w:rPr>
        <w:t>ime to first fixation</w:t>
      </w:r>
      <w:r w:rsidR="0038199D" w:rsidRPr="0038199D">
        <w:rPr>
          <w:rFonts w:ascii="Times New Roman" w:eastAsia="Times New Roman" w:hAnsi="Times New Roman" w:cs="Times New Roman"/>
          <w:sz w:val="24"/>
          <w:szCs w:val="24"/>
          <w:lang w:eastAsia="de-DE"/>
        </w:rPr>
        <w:t xml:space="preserve"> </w:t>
      </w:r>
      <w:r w:rsidR="00695FEE">
        <w:rPr>
          <w:rFonts w:ascii="Times New Roman" w:eastAsia="Times New Roman" w:hAnsi="Times New Roman" w:cs="Times New Roman"/>
          <w:sz w:val="24"/>
          <w:szCs w:val="24"/>
          <w:lang w:eastAsia="de-DE"/>
        </w:rPr>
        <w:t xml:space="preserve">(TTFF) </w:t>
      </w:r>
      <w:r w:rsidR="0038199D" w:rsidRPr="0038199D">
        <w:rPr>
          <w:rFonts w:ascii="Times New Roman" w:eastAsia="Times New Roman" w:hAnsi="Times New Roman" w:cs="Times New Roman"/>
          <w:sz w:val="24"/>
          <w:szCs w:val="24"/>
          <w:lang w:eastAsia="de-DE"/>
        </w:rPr>
        <w:t>was used to measure the latency, in seconds, for participants to direct their first fixation to the AOI after the onset of the disruption.</w:t>
      </w:r>
      <w:r w:rsidR="006C6083" w:rsidRPr="006C6083">
        <w:rPr>
          <w:rFonts w:ascii="Times New Roman" w:eastAsia="Times New Roman" w:hAnsi="Times New Roman" w:cs="Times New Roman"/>
          <w:sz w:val="24"/>
          <w:szCs w:val="24"/>
          <w:lang w:eastAsia="de-DE"/>
        </w:rPr>
        <w:t xml:space="preserve"> </w:t>
      </w:r>
      <w:r w:rsidR="006C6083">
        <w:rPr>
          <w:rFonts w:ascii="Times New Roman" w:eastAsia="Times New Roman" w:hAnsi="Times New Roman" w:cs="Times New Roman"/>
          <w:sz w:val="24"/>
          <w:szCs w:val="24"/>
          <w:lang w:eastAsia="de-DE"/>
        </w:rPr>
        <w:t xml:space="preserve">Therefore, </w:t>
      </w:r>
      <w:r w:rsidR="006C6083" w:rsidRPr="006C6083">
        <w:rPr>
          <w:rFonts w:ascii="Times New Roman" w:eastAsia="Times New Roman" w:hAnsi="Times New Roman" w:cs="Times New Roman"/>
          <w:sz w:val="24"/>
          <w:szCs w:val="24"/>
          <w:lang w:eastAsia="de-DE"/>
        </w:rPr>
        <w:t xml:space="preserve">values were extracted from the eye-tracking data by identifying the timestamp when the first fixation on the AOI </w:t>
      </w:r>
      <w:r w:rsidR="00695FEE" w:rsidRPr="00695FEE">
        <w:rPr>
          <w:rFonts w:ascii="Times New Roman" w:eastAsia="Times New Roman" w:hAnsi="Times New Roman" w:cs="Times New Roman"/>
          <w:i/>
          <w:iCs/>
          <w:sz w:val="24"/>
          <w:szCs w:val="24"/>
          <w:lang w:eastAsia="de-DE"/>
        </w:rPr>
        <w:t>Disruptive Person</w:t>
      </w:r>
      <w:r w:rsidR="00695FEE" w:rsidRPr="006C6083">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occurred relative to the onset of the disruptive event. Data were filtered to include only valid fixation times, excluding instances where the TTFF was zero</w:t>
      </w:r>
      <w:r w:rsidR="005433BC">
        <w:rPr>
          <w:rStyle w:val="Funotenzeichen"/>
          <w:rFonts w:ascii="Times New Roman" w:eastAsia="Times New Roman" w:hAnsi="Times New Roman" w:cs="Times New Roman"/>
          <w:sz w:val="24"/>
          <w:szCs w:val="24"/>
          <w:lang w:eastAsia="de-DE"/>
        </w:rPr>
        <w:footnoteReference w:id="2"/>
      </w:r>
      <w:r w:rsidR="00755B69">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or exceeded 30 seconds</w:t>
      </w:r>
      <w:r w:rsidR="006D459A">
        <w:rPr>
          <w:rFonts w:ascii="Times New Roman" w:eastAsia="Times New Roman" w:hAnsi="Times New Roman" w:cs="Times New Roman"/>
          <w:sz w:val="24"/>
          <w:szCs w:val="24"/>
          <w:lang w:eastAsia="de-DE"/>
        </w:rPr>
        <w:t>.</w:t>
      </w:r>
      <w:r w:rsidR="006D459A">
        <w:rPr>
          <w:rStyle w:val="Funotenzeichen"/>
          <w:rFonts w:ascii="Times New Roman" w:eastAsia="Times New Roman" w:hAnsi="Times New Roman" w:cs="Times New Roman"/>
          <w:sz w:val="24"/>
          <w:szCs w:val="24"/>
          <w:lang w:eastAsia="de-DE"/>
        </w:rPr>
        <w:footnoteReference w:id="3"/>
      </w:r>
      <w:r w:rsidR="006D459A">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These raw TTFF values were then converted from milliseconds to seconds for interpretability.</w:t>
      </w:r>
      <w:r w:rsidR="00695FEE">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 xml:space="preserve">To calculate participant-level averages, the TTFF values were aggregated across all disruption events per participant. This yielded an average TTFF in seconds for each participant, reflecting their overall responsiveness to classroom disruptions. </w:t>
      </w:r>
    </w:p>
    <w:p w14:paraId="421F580E" w14:textId="0F30E9DF" w:rsidR="000C64B8" w:rsidRPr="00DA7856" w:rsidRDefault="00F174FD" w:rsidP="007C555E">
      <w:pPr>
        <w:pStyle w:val="berschrift3"/>
        <w:rPr>
          <w:rFonts w:ascii="Times New Roman" w:hAnsi="Times New Roman" w:cs="Times New Roman"/>
          <w:color w:val="000000" w:themeColor="text1"/>
          <w:sz w:val="24"/>
          <w:szCs w:val="24"/>
        </w:rPr>
      </w:pPr>
      <w:r w:rsidRPr="00DA7856">
        <w:rPr>
          <w:rFonts w:ascii="Times New Roman" w:hAnsi="Times New Roman" w:cs="Times New Roman"/>
          <w:color w:val="000000" w:themeColor="text1"/>
          <w:sz w:val="24"/>
          <w:szCs w:val="24"/>
        </w:rPr>
        <w:t xml:space="preserve">Teaching </w:t>
      </w:r>
      <w:r w:rsidR="00ED55B2" w:rsidRPr="00DA7856">
        <w:rPr>
          <w:rFonts w:ascii="Times New Roman" w:hAnsi="Times New Roman" w:cs="Times New Roman"/>
          <w:color w:val="000000" w:themeColor="text1"/>
          <w:sz w:val="24"/>
          <w:szCs w:val="24"/>
        </w:rPr>
        <w:t>Experience</w:t>
      </w:r>
    </w:p>
    <w:p w14:paraId="43D15034" w14:textId="77777777" w:rsidR="00DA7856" w:rsidRDefault="00DA7856" w:rsidP="007C555E">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Participants’ teaching experience was assessed as part of their sociodemographic data, with the duration of their work experience reported in years.</w:t>
      </w:r>
    </w:p>
    <w:p w14:paraId="087388BC" w14:textId="17C8DBAC" w:rsidR="004E6DEC" w:rsidRPr="004E6DEC" w:rsidRDefault="004E6DEC" w:rsidP="004E6DEC">
      <w:pPr>
        <w:pStyle w:val="berschrift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4E6DEC">
        <w:rPr>
          <w:rFonts w:ascii="Times New Roman" w:hAnsi="Times New Roman" w:cs="Times New Roman"/>
          <w:color w:val="000000" w:themeColor="text1"/>
          <w:sz w:val="24"/>
          <w:szCs w:val="24"/>
        </w:rPr>
        <w:t xml:space="preserve">elf-Evaluations </w:t>
      </w:r>
      <w:r>
        <w:rPr>
          <w:rFonts w:ascii="Times New Roman" w:hAnsi="Times New Roman" w:cs="Times New Roman"/>
          <w:color w:val="000000" w:themeColor="text1"/>
          <w:sz w:val="24"/>
          <w:szCs w:val="24"/>
        </w:rPr>
        <w:t>o</w:t>
      </w:r>
      <w:r w:rsidRPr="004E6DEC">
        <w:rPr>
          <w:rFonts w:ascii="Times New Roman" w:hAnsi="Times New Roman" w:cs="Times New Roman"/>
          <w:color w:val="000000" w:themeColor="text1"/>
          <w:sz w:val="24"/>
          <w:szCs w:val="24"/>
        </w:rPr>
        <w:t xml:space="preserve">f Competencies </w:t>
      </w:r>
      <w:r>
        <w:rPr>
          <w:rFonts w:ascii="Times New Roman" w:hAnsi="Times New Roman" w:cs="Times New Roman"/>
          <w:color w:val="000000" w:themeColor="text1"/>
          <w:sz w:val="24"/>
          <w:szCs w:val="24"/>
        </w:rPr>
        <w:t>i</w:t>
      </w:r>
      <w:r w:rsidRPr="004E6DEC">
        <w:rPr>
          <w:rFonts w:ascii="Times New Roman" w:hAnsi="Times New Roman" w:cs="Times New Roman"/>
          <w:color w:val="000000" w:themeColor="text1"/>
          <w:sz w:val="24"/>
          <w:szCs w:val="24"/>
        </w:rPr>
        <w:t xml:space="preserve">n Classroom Disruption Prevention </w:t>
      </w:r>
      <w:r>
        <w:rPr>
          <w:rFonts w:ascii="Times New Roman" w:hAnsi="Times New Roman" w:cs="Times New Roman"/>
          <w:color w:val="000000" w:themeColor="text1"/>
          <w:sz w:val="24"/>
          <w:szCs w:val="24"/>
        </w:rPr>
        <w:t>a</w:t>
      </w:r>
      <w:r w:rsidRPr="004E6DEC">
        <w:rPr>
          <w:rFonts w:ascii="Times New Roman" w:hAnsi="Times New Roman" w:cs="Times New Roman"/>
          <w:color w:val="000000" w:themeColor="text1"/>
          <w:sz w:val="24"/>
          <w:szCs w:val="24"/>
        </w:rPr>
        <w:t>nd Management</w:t>
      </w:r>
    </w:p>
    <w:p w14:paraId="620D6539" w14:textId="6699A25A" w:rsidR="001824C1" w:rsidRPr="00017709" w:rsidRDefault="00017709" w:rsidP="007C555E">
      <w:pPr>
        <w:spacing w:before="120" w:after="240"/>
        <w:rPr>
          <w:rFonts w:ascii="Times New Roman" w:eastAsia="Times New Roman" w:hAnsi="Times New Roman" w:cs="Times New Roman"/>
          <w:b/>
          <w:bCs/>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After the micro-teaching unit, teachers</w:t>
      </w:r>
      <w:r w:rsidRPr="00664F38">
        <w:rPr>
          <w:rFonts w:ascii="Times New Roman" w:eastAsia="Times New Roman" w:hAnsi="Times New Roman" w:cs="Times New Roman"/>
          <w:color w:val="000000" w:themeColor="text1"/>
          <w:sz w:val="24"/>
          <w:szCs w:val="24"/>
          <w:lang w:eastAsia="de-DE"/>
        </w:rPr>
        <w:t xml:space="preserve"> answered a questionnaire using </w:t>
      </w:r>
      <w:r w:rsidR="007944E7" w:rsidRPr="00664F38">
        <w:rPr>
          <w:rFonts w:ascii="Times New Roman" w:eastAsia="Times New Roman" w:hAnsi="Times New Roman" w:cs="Times New Roman"/>
          <w:color w:val="000000" w:themeColor="text1"/>
          <w:sz w:val="24"/>
          <w:szCs w:val="24"/>
          <w:lang w:eastAsia="de-DE"/>
        </w:rPr>
        <w:t>five</w:t>
      </w:r>
      <w:r w:rsidRPr="00664F38">
        <w:rPr>
          <w:rFonts w:ascii="Times New Roman" w:eastAsia="Times New Roman" w:hAnsi="Times New Roman" w:cs="Times New Roman"/>
          <w:color w:val="000000" w:themeColor="text1"/>
          <w:sz w:val="24"/>
          <w:szCs w:val="24"/>
          <w:lang w:eastAsia="de-DE"/>
        </w:rPr>
        <w:t xml:space="preserve"> items from a validated questionnaire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{"citationID":"SMy8I6zU","properties":{"formattedCitation":"(Helmke et al., 2013)","plainCitation":"(Helmke et al., 2013)","noteIndex":0},"citationItems":[{"id":960,"uris":["http://zotero.org/groups/5349517/items/95ZUIL4K"],"itemData":{"id":960,"type":"webpage","container-title":"Unterrichtsdiagnostik","title":"Basisfragebogen EMU - Evidenzbasierte Methoden der Unterrichtsentwicklung","URL":"http://www.unterrichtsdiagnostik.info/downloads/fragebogen/","author":[{"family":"Helmke","given":"Andreas"},{"family":"Schrader","given":"Friedrich-Wilhelm"},{"family":"Helmke","given":"Tuyet"},{"family":"Lenske","given":"Gerlinde"},{"family":"Pham","given":"Giang"},{"family":"Praetorius","given":"Anna-Katharina"},{"family":"Ade-Thurow","given":"Manuel"}],"accessed":{"date-parts":[["2025",1,15]]},"issued":{"date-parts":[["2013"]]}}}],"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(Helmke et al., 2013)</w:t>
      </w:r>
      <w:r w:rsidR="00157B3C">
        <w:rPr>
          <w:rFonts w:ascii="Times New Roman" w:eastAsia="Times New Roman" w:hAnsi="Times New Roman" w:cs="Times New Roman"/>
          <w:color w:val="000000" w:themeColor="text1"/>
          <w:sz w:val="24"/>
          <w:szCs w:val="24"/>
          <w:lang w:eastAsia="de-DE"/>
        </w:rPr>
        <w:fldChar w:fldCharType="end"/>
      </w:r>
      <w:r w:rsidR="00157B3C">
        <w:rPr>
          <w:rFonts w:ascii="Times New Roman" w:eastAsia="Times New Roman" w:hAnsi="Times New Roman" w:cs="Times New Roman"/>
          <w:color w:val="000000" w:themeColor="text1"/>
          <w:sz w:val="24"/>
          <w:szCs w:val="24"/>
          <w:lang w:eastAsia="de-DE"/>
        </w:rPr>
        <w:t xml:space="preserve"> </w:t>
      </w:r>
      <w:r w:rsidRPr="00664F38">
        <w:rPr>
          <w:rFonts w:ascii="Times New Roman" w:eastAsia="Times New Roman" w:hAnsi="Times New Roman" w:cs="Times New Roman"/>
          <w:color w:val="000000" w:themeColor="text1"/>
          <w:sz w:val="24"/>
          <w:szCs w:val="24"/>
          <w:lang w:eastAsia="de-DE"/>
        </w:rPr>
        <w:t xml:space="preserve">and </w:t>
      </w:r>
      <w:r w:rsidR="00120442">
        <w:rPr>
          <w:rFonts w:ascii="Times New Roman" w:eastAsia="Times New Roman" w:hAnsi="Times New Roman" w:cs="Times New Roman"/>
          <w:color w:val="000000" w:themeColor="text1"/>
          <w:sz w:val="24"/>
          <w:szCs w:val="24"/>
          <w:lang w:eastAsia="de-DE"/>
        </w:rPr>
        <w:t>nine</w:t>
      </w:r>
      <w:r w:rsidRPr="00664F38">
        <w:rPr>
          <w:rFonts w:ascii="Times New Roman" w:eastAsia="Times New Roman" w:hAnsi="Times New Roman" w:cs="Times New Roman"/>
          <w:color w:val="000000" w:themeColor="text1"/>
          <w:sz w:val="24"/>
          <w:szCs w:val="24"/>
          <w:lang w:eastAsia="de-DE"/>
        </w:rPr>
        <w:t xml:space="preserve"> self-developed items </w:t>
      </w:r>
      <w:r w:rsidR="00750FCF" w:rsidRPr="00750FCF">
        <w:rPr>
          <w:rFonts w:ascii="Times New Roman" w:eastAsia="Times New Roman" w:hAnsi="Times New Roman" w:cs="Times New Roman"/>
          <w:color w:val="000000" w:themeColor="text1"/>
          <w:sz w:val="24"/>
          <w:szCs w:val="24"/>
          <w:lang w:eastAsia="de-DE"/>
        </w:rPr>
        <w:t>derived from the research literatur</w:t>
      </w:r>
      <w:r w:rsidR="00A41574">
        <w:rPr>
          <w:rFonts w:ascii="Times New Roman" w:eastAsia="Times New Roman" w:hAnsi="Times New Roman" w:cs="Times New Roman"/>
          <w:color w:val="000000" w:themeColor="text1"/>
          <w:sz w:val="24"/>
          <w:szCs w:val="24"/>
          <w:lang w:eastAsia="de-DE"/>
        </w:rPr>
        <w:t xml:space="preserve">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{"citationID":"VLwntZTz","properties":{"formattedCitation":"(Kiel et al., 2013; Kounin, 2006; Marzano, 2007)","plainCitation":"(Kiel et al., 2013; Kounin, 2006; Marzano, 2007)","noteIndex":0},"citationItems":[{"id":955,"uris":["http://zotero.org/groups/5349517/items/7RX7GGEL"],"itemData":{"id":955,"type":"book","collection-number":"3992","collection-title":"UTB Schulpädagogik","event-place":"Bad Heilbrunn","ISBN":"978-3-8252-3992-3","language":"ger","number-of-pages":"222","publisher":"Verlag Julius Klinkhardt","publisher-place":"Bad Heilbrunn","source":"K10plus ISBN","title":"Trainingsbuch Klassenführung","author":[{"family":"Kiel","given":"Ewald"},{"family":"Frey","given":"Anne"},{"family":"Weiß","given":"Sabine"}],"issued":{"date-parts":[["2013"]]}}},{"id":933,"uris":["http://zotero.org/groups/5349517/items/RJYHKT3D"],"itemData":{"id":933,"type":"book","ISBN":"978-3-8309-6517-6","language":"de","note":"Google-Books-ID: Nw5OGQ298NcC","number-of-pages":"184","publisher":"Waxmann Verlag","source":"Google Books","title":"Techniken der Klassenführung","author":[{"family":"Kounin","given":"Jacob S."}],"issued":{"date-parts":[["2006"]]}}},{"id":935,"uris":["http://zotero.org/groups/5349517/items/554JRKX7"],"itemData":{"id":935,"type":"book","abstract":"Though classroom instructional strategies should clearly be based on sound science and research, knowing when to use them and with whom is more of an art. In The Art and Science of Teaching: A Comprehensive Framework for Effective Instruction, author Robert J. Marzano presents a model for ensuring quality teaching that balances the necessity of research-based data with the equally vital need to understand the strengths and weaknesses of individual students. He articulates his framework in the form of 10 questions that represent a logical planning sequence for successful instructional design:1. What will I do to establish and communicate learning goals, track student progress, and celebrate success?2. What will I do to help students effectively interact with new knowledge?3. What will I do to help students practice and deepen their understanding of new knowledge? 4. What will I do to help students generate and test hypotheses about new knowledge? 5. What will I do to engage students?6. What will I do to establish or maintain classroom rules and procedures?7. What will I do to recognize and acknowledge adherence and lack of adherence to classroom rules and procedures?8. What will I do to establish and maintain effective relationships with students?9. What will I do to communicate high expectations for all students?10. What will I do to develop effective lessons organized into a cohesive unit?For classroom lessons to be truly effective, educators must examine every component of the teaching process with equal resolve. Filled with charts, rubrics, and organizers, this methodical, user-friendly guide will help teachers examine and develop their knowledge and skills, so they can achieve that dynamic fusion of art and science that results in exceptional teaching and outstanding student achievement.","ISBN":"978-1-4166-1497-5","language":"en","note":"Google-Books-ID: Bv9QBAAAQBAJ","number-of-pages":"234","publisher":"ASCD","source":"Google Books","title":"The Art and Science of Teaching: A Comprehensive Framework for Effective Instruction","title-short":"The Art and Science of Teaching","author":[{"family":"Marzano","given":"Robert J."}],"issued":{"date-parts":[["2007",7,15]]}}}],"schema":"https://github.com/citation-style-language/schema/raw/master/csl-citation.json"}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(Kiel et al., 2013; Kounin, 2006; Marzano, 2007)</w:t>
      </w:r>
      <w:r w:rsidR="00157B3C">
        <w:rPr>
          <w:rFonts w:ascii="Times New Roman" w:eastAsia="Times New Roman" w:hAnsi="Times New Roman" w:cs="Times New Roman"/>
          <w:color w:val="000000" w:themeColor="text1"/>
          <w:sz w:val="24"/>
          <w:szCs w:val="24"/>
          <w:lang w:eastAsia="de-DE"/>
        </w:rPr>
        <w:fldChar w:fldCharType="end"/>
      </w:r>
      <w:r w:rsidR="008462DD">
        <w:rPr>
          <w:rFonts w:ascii="Times New Roman" w:eastAsia="Times New Roman" w:hAnsi="Times New Roman" w:cs="Times New Roman"/>
          <w:color w:val="000000" w:themeColor="text1"/>
          <w:sz w:val="24"/>
          <w:szCs w:val="24"/>
          <w:lang w:eastAsia="de-DE"/>
        </w:rPr>
        <w:t xml:space="preserve"> </w:t>
      </w:r>
      <w:r w:rsidR="00750FCF">
        <w:rPr>
          <w:rFonts w:ascii="Times New Roman" w:eastAsia="Times New Roman" w:hAnsi="Times New Roman" w:cs="Times New Roman"/>
          <w:color w:val="000000" w:themeColor="text1"/>
          <w:sz w:val="24"/>
          <w:szCs w:val="24"/>
          <w:lang w:eastAsia="de-DE"/>
        </w:rPr>
        <w:t xml:space="preserve">to assess </w:t>
      </w:r>
      <w:r w:rsidRPr="00664F38">
        <w:rPr>
          <w:rFonts w:ascii="Times New Roman" w:eastAsia="Times New Roman" w:hAnsi="Times New Roman" w:cs="Times New Roman"/>
          <w:color w:val="000000" w:themeColor="text1"/>
          <w:sz w:val="24"/>
          <w:szCs w:val="24"/>
          <w:lang w:eastAsia="de-DE"/>
        </w:rPr>
        <w:t>teachers</w:t>
      </w:r>
      <w:r w:rsidR="00750FCF">
        <w:rPr>
          <w:rFonts w:ascii="Times New Roman" w:eastAsia="Times New Roman" w:hAnsi="Times New Roman" w:cs="Times New Roman"/>
          <w:color w:val="000000" w:themeColor="text1"/>
          <w:sz w:val="24"/>
          <w:szCs w:val="24"/>
          <w:lang w:eastAsia="de-DE"/>
        </w:rPr>
        <w:t>’</w:t>
      </w:r>
      <w:r w:rsidR="00033065">
        <w:rPr>
          <w:rFonts w:ascii="Times New Roman" w:eastAsia="Times New Roman" w:hAnsi="Times New Roman" w:cs="Times New Roman"/>
          <w:color w:val="000000" w:themeColor="text1"/>
          <w:sz w:val="24"/>
          <w:szCs w:val="24"/>
          <w:lang w:eastAsia="de-DE"/>
        </w:rPr>
        <w:t xml:space="preserve"> self-</w:t>
      </w:r>
      <w:r w:rsidR="00033065">
        <w:rPr>
          <w:rFonts w:ascii="Times New Roman" w:eastAsia="Times New Roman" w:hAnsi="Times New Roman" w:cs="Times New Roman"/>
          <w:color w:val="000000" w:themeColor="text1"/>
          <w:sz w:val="24"/>
          <w:szCs w:val="24"/>
          <w:lang w:eastAsia="de-DE"/>
        </w:rPr>
        <w:lastRenderedPageBreak/>
        <w:t>evaluat</w:t>
      </w:r>
      <w:r w:rsidR="00120442">
        <w:rPr>
          <w:rFonts w:ascii="Times New Roman" w:eastAsia="Times New Roman" w:hAnsi="Times New Roman" w:cs="Times New Roman"/>
          <w:color w:val="000000" w:themeColor="text1"/>
          <w:sz w:val="24"/>
          <w:szCs w:val="24"/>
          <w:lang w:eastAsia="de-DE"/>
        </w:rPr>
        <w:t xml:space="preserve">ed </w:t>
      </w:r>
      <w:r w:rsidR="00033065">
        <w:rPr>
          <w:rFonts w:ascii="Times New Roman" w:eastAsia="Times New Roman" w:hAnsi="Times New Roman" w:cs="Times New Roman"/>
          <w:color w:val="000000" w:themeColor="text1"/>
          <w:sz w:val="24"/>
          <w:szCs w:val="24"/>
          <w:lang w:eastAsia="de-DE"/>
        </w:rPr>
        <w:t>competencies in</w:t>
      </w:r>
      <w:r w:rsidRPr="00664F38">
        <w:rPr>
          <w:rFonts w:ascii="Times New Roman" w:eastAsia="Times New Roman" w:hAnsi="Times New Roman" w:cs="Times New Roman"/>
          <w:color w:val="000000" w:themeColor="text1"/>
          <w:sz w:val="24"/>
          <w:szCs w:val="24"/>
          <w:lang w:eastAsia="de-DE"/>
        </w:rPr>
        <w:t xml:space="preserve"> </w:t>
      </w:r>
      <w:r w:rsidR="00664F38" w:rsidRPr="00664F38">
        <w:rPr>
          <w:rFonts w:ascii="Times New Roman" w:eastAsia="Times New Roman" w:hAnsi="Times New Roman" w:cs="Times New Roman"/>
          <w:color w:val="000000" w:themeColor="text1"/>
          <w:sz w:val="24"/>
          <w:szCs w:val="24"/>
          <w:lang w:eastAsia="de-DE"/>
        </w:rPr>
        <w:t>classroom disruption prevention and management</w:t>
      </w:r>
      <w:r w:rsidR="00750FCF">
        <w:rPr>
          <w:rFonts w:ascii="Times New Roman" w:eastAsia="Times New Roman" w:hAnsi="Times New Roman" w:cs="Times New Roman"/>
          <w:color w:val="000000" w:themeColor="text1"/>
          <w:sz w:val="24"/>
          <w:szCs w:val="24"/>
          <w:lang w:eastAsia="de-DE"/>
        </w:rPr>
        <w:t xml:space="preserve">. </w:t>
      </w:r>
      <w:r w:rsidRPr="001B3075">
        <w:rPr>
          <w:rFonts w:ascii="Times New Roman" w:eastAsia="Times New Roman" w:hAnsi="Times New Roman" w:cs="Times New Roman"/>
          <w:color w:val="000000" w:themeColor="text1"/>
          <w:sz w:val="24"/>
          <w:szCs w:val="24"/>
          <w:lang w:eastAsia="de-DE"/>
        </w:rPr>
        <w:t>The questionnaire was a 4-point Likert scale (1 = strongly disagree; 4 = strongly agree).</w:t>
      </w:r>
      <w:r w:rsidRPr="001B3075">
        <w:rPr>
          <w:rFonts w:ascii="Times New Roman" w:eastAsia="Times New Roman" w:hAnsi="Times New Roman" w:cs="Times New Roman"/>
          <w:b/>
          <w:bCs/>
          <w:color w:val="000000" w:themeColor="text1"/>
          <w:sz w:val="24"/>
          <w:szCs w:val="24"/>
          <w:lang w:eastAsia="de-DE"/>
        </w:rPr>
        <w:tab/>
      </w:r>
    </w:p>
    <w:p w14:paraId="61D1EBF1" w14:textId="4A6FE7EC" w:rsidR="00E04E95" w:rsidRPr="00391141" w:rsidRDefault="00E04E95" w:rsidP="007C555E">
      <w:pPr>
        <w:pStyle w:val="berschrift3"/>
        <w:rPr>
          <w:rFonts w:ascii="Times New Roman" w:hAnsi="Times New Roman" w:cs="Times New Roman"/>
          <w:color w:val="000000" w:themeColor="text1"/>
          <w:sz w:val="24"/>
          <w:szCs w:val="24"/>
          <w:lang w:eastAsia="de-DE"/>
        </w:rPr>
      </w:pPr>
      <w:r w:rsidRPr="00391141">
        <w:rPr>
          <w:rFonts w:ascii="Times New Roman" w:hAnsi="Times New Roman" w:cs="Times New Roman"/>
          <w:color w:val="000000" w:themeColor="text1"/>
          <w:sz w:val="24"/>
          <w:szCs w:val="24"/>
          <w:lang w:eastAsia="de-DE"/>
        </w:rPr>
        <w:t xml:space="preserve">Subjective </w:t>
      </w:r>
      <w:r w:rsidR="00882EA1">
        <w:rPr>
          <w:rFonts w:ascii="Times New Roman" w:hAnsi="Times New Roman" w:cs="Times New Roman"/>
          <w:color w:val="000000" w:themeColor="text1"/>
          <w:sz w:val="24"/>
          <w:szCs w:val="24"/>
          <w:lang w:eastAsia="de-DE"/>
        </w:rPr>
        <w:t>Disruption and Confidence Ratings</w:t>
      </w:r>
      <w:r w:rsidR="00882EA1" w:rsidRPr="00391141">
        <w:rPr>
          <w:rFonts w:ascii="Times New Roman" w:hAnsi="Times New Roman" w:cs="Times New Roman"/>
          <w:color w:val="000000" w:themeColor="text1"/>
          <w:sz w:val="24"/>
          <w:szCs w:val="24"/>
          <w:lang w:eastAsia="de-DE"/>
        </w:rPr>
        <w:t xml:space="preserve"> </w:t>
      </w:r>
      <w:r w:rsidR="00882EA1">
        <w:rPr>
          <w:rFonts w:ascii="Times New Roman" w:hAnsi="Times New Roman" w:cs="Times New Roman"/>
          <w:color w:val="000000" w:themeColor="text1"/>
          <w:sz w:val="24"/>
          <w:szCs w:val="24"/>
          <w:lang w:eastAsia="de-DE"/>
        </w:rPr>
        <w:t>o</w:t>
      </w:r>
      <w:r w:rsidR="00882EA1" w:rsidRPr="00391141">
        <w:rPr>
          <w:rFonts w:ascii="Times New Roman" w:hAnsi="Times New Roman" w:cs="Times New Roman"/>
          <w:color w:val="000000" w:themeColor="text1"/>
          <w:sz w:val="24"/>
          <w:szCs w:val="24"/>
          <w:lang w:eastAsia="de-DE"/>
        </w:rPr>
        <w:t xml:space="preserve">f </w:t>
      </w:r>
      <w:r w:rsidR="00882EA1">
        <w:rPr>
          <w:rFonts w:ascii="Times New Roman" w:hAnsi="Times New Roman" w:cs="Times New Roman"/>
          <w:color w:val="000000" w:themeColor="text1"/>
          <w:sz w:val="24"/>
          <w:szCs w:val="24"/>
          <w:lang w:eastAsia="de-DE"/>
        </w:rPr>
        <w:t>t</w:t>
      </w:r>
      <w:r w:rsidR="00882EA1" w:rsidRPr="00391141">
        <w:rPr>
          <w:rFonts w:ascii="Times New Roman" w:hAnsi="Times New Roman" w:cs="Times New Roman"/>
          <w:color w:val="000000" w:themeColor="text1"/>
          <w:sz w:val="24"/>
          <w:szCs w:val="24"/>
          <w:lang w:eastAsia="de-DE"/>
        </w:rPr>
        <w:t xml:space="preserve">he Classroom Events </w:t>
      </w:r>
    </w:p>
    <w:p w14:paraId="59F339D9" w14:textId="59165642" w:rsidR="00883501" w:rsidRDefault="00391141" w:rsidP="007C555E">
      <w:pPr>
        <w:spacing w:before="120" w:after="24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The subjective disruption and confidence </w:t>
      </w:r>
      <w:r>
        <w:rPr>
          <w:rFonts w:ascii="Times New Roman" w:eastAsia="Times New Roman" w:hAnsi="Times New Roman" w:cs="Times New Roman"/>
          <w:color w:val="000000" w:themeColor="text1"/>
          <w:sz w:val="24"/>
          <w:szCs w:val="24"/>
          <w:lang w:eastAsia="de-DE"/>
        </w:rPr>
        <w:t>ratings</w:t>
      </w:r>
      <w:r w:rsidRPr="00492620">
        <w:rPr>
          <w:rFonts w:ascii="Times New Roman" w:eastAsia="Times New Roman" w:hAnsi="Times New Roman" w:cs="Times New Roman"/>
          <w:color w:val="000000" w:themeColor="text1"/>
          <w:sz w:val="24"/>
          <w:szCs w:val="24"/>
          <w:lang w:eastAsia="de-DE"/>
        </w:rPr>
        <w:t xml:space="preserve"> were assessed during the SRI on an 11-point rating scale, ranging from 0 (not at all disrupting/confident) to 10 (extremely disrupting/confident). </w:t>
      </w:r>
      <w:r w:rsidR="00883501" w:rsidRPr="00883501">
        <w:rPr>
          <w:rFonts w:ascii="Times New Roman" w:eastAsia="Times New Roman" w:hAnsi="Times New Roman" w:cs="Times New Roman"/>
          <w:color w:val="000000" w:themeColor="text1"/>
          <w:sz w:val="24"/>
          <w:szCs w:val="24"/>
          <w:lang w:eastAsia="de-DE"/>
        </w:rPr>
        <w:t xml:space="preserve">Ratings were averaged across the nine classroom events for each participant to capture a general sense of how disruptive the </w:t>
      </w:r>
      <w:r w:rsidR="005E484C">
        <w:rPr>
          <w:rFonts w:ascii="Times New Roman" w:eastAsia="Times New Roman" w:hAnsi="Times New Roman" w:cs="Times New Roman"/>
          <w:color w:val="000000" w:themeColor="text1"/>
          <w:sz w:val="24"/>
          <w:szCs w:val="24"/>
          <w:lang w:eastAsia="de-DE"/>
        </w:rPr>
        <w:t xml:space="preserve">events were during the </w:t>
      </w:r>
      <w:r w:rsidR="00883501" w:rsidRPr="00883501">
        <w:rPr>
          <w:rFonts w:ascii="Times New Roman" w:eastAsia="Times New Roman" w:hAnsi="Times New Roman" w:cs="Times New Roman"/>
          <w:color w:val="000000" w:themeColor="text1"/>
          <w:sz w:val="24"/>
          <w:szCs w:val="24"/>
          <w:lang w:eastAsia="de-DE"/>
        </w:rPr>
        <w:t>micro-teaching unit and how confident participants felt in handling the classroom events.</w:t>
      </w:r>
    </w:p>
    <w:p w14:paraId="1D0BEB8A" w14:textId="7B2CD96C" w:rsidR="00106B5D" w:rsidRPr="00106B5D" w:rsidRDefault="00106B5D" w:rsidP="007C555E">
      <w:pPr>
        <w:pStyle w:val="berschrift3"/>
        <w:rPr>
          <w:rFonts w:ascii="Times New Roman" w:hAnsi="Times New Roman" w:cs="Times New Roman"/>
          <w:color w:val="000000" w:themeColor="text1"/>
          <w:sz w:val="24"/>
          <w:szCs w:val="24"/>
          <w:lang w:eastAsia="de-DE"/>
        </w:rPr>
      </w:pPr>
      <w:r w:rsidRPr="00106B5D">
        <w:rPr>
          <w:rFonts w:ascii="Times New Roman" w:hAnsi="Times New Roman" w:cs="Times New Roman"/>
          <w:color w:val="000000" w:themeColor="text1"/>
          <w:sz w:val="24"/>
          <w:szCs w:val="24"/>
          <w:lang w:eastAsia="de-DE"/>
        </w:rPr>
        <w:t xml:space="preserve">Strategic </w:t>
      </w:r>
      <w:r w:rsidR="00882EA1" w:rsidRPr="00106B5D">
        <w:rPr>
          <w:rFonts w:ascii="Times New Roman" w:hAnsi="Times New Roman" w:cs="Times New Roman"/>
          <w:color w:val="000000" w:themeColor="text1"/>
          <w:sz w:val="24"/>
          <w:szCs w:val="24"/>
          <w:lang w:eastAsia="de-DE"/>
        </w:rPr>
        <w:t xml:space="preserve">Knowledge </w:t>
      </w:r>
      <w:r w:rsidR="00882EA1">
        <w:rPr>
          <w:rFonts w:ascii="Times New Roman" w:hAnsi="Times New Roman" w:cs="Times New Roman"/>
          <w:color w:val="000000" w:themeColor="text1"/>
          <w:sz w:val="24"/>
          <w:szCs w:val="24"/>
          <w:lang w:eastAsia="de-DE"/>
        </w:rPr>
        <w:t>o</w:t>
      </w:r>
      <w:r w:rsidR="00882EA1" w:rsidRPr="00106B5D">
        <w:rPr>
          <w:rFonts w:ascii="Times New Roman" w:hAnsi="Times New Roman" w:cs="Times New Roman"/>
          <w:color w:val="000000" w:themeColor="text1"/>
          <w:sz w:val="24"/>
          <w:szCs w:val="24"/>
          <w:lang w:eastAsia="de-DE"/>
        </w:rPr>
        <w:t>f Classroom Management</w:t>
      </w:r>
    </w:p>
    <w:p w14:paraId="7C0EE0B4" w14:textId="3CCC45EA" w:rsidR="00F84F3E" w:rsidRPr="00492620" w:rsidRDefault="00106B5D"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Teachers’ s</w:t>
      </w:r>
      <w:r w:rsidRPr="00FB55BD">
        <w:rPr>
          <w:rFonts w:ascii="Times New Roman" w:eastAsia="Times New Roman" w:hAnsi="Times New Roman" w:cs="Times New Roman"/>
          <w:color w:val="000000" w:themeColor="text1"/>
          <w:sz w:val="24"/>
          <w:szCs w:val="24"/>
          <w:lang w:eastAsia="de-DE"/>
        </w:rPr>
        <w:t xml:space="preserve">trategic knowledge </w:t>
      </w:r>
      <w:r>
        <w:rPr>
          <w:rFonts w:ascii="Times New Roman" w:eastAsia="Times New Roman" w:hAnsi="Times New Roman" w:cs="Times New Roman"/>
          <w:color w:val="000000" w:themeColor="text1"/>
          <w:sz w:val="24"/>
          <w:szCs w:val="24"/>
          <w:lang w:eastAsia="de-DE"/>
        </w:rPr>
        <w:t>of</w:t>
      </w:r>
      <w:r w:rsidRPr="00FB55BD">
        <w:rPr>
          <w:rFonts w:ascii="Times New Roman" w:eastAsia="Times New Roman" w:hAnsi="Times New Roman" w:cs="Times New Roman"/>
          <w:color w:val="000000" w:themeColor="text1"/>
          <w:sz w:val="24"/>
          <w:szCs w:val="24"/>
          <w:lang w:eastAsia="de-DE"/>
        </w:rPr>
        <w:t xml:space="preserve"> classroom management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assessed using a Situational Judgment Test (SJT</w:t>
      </w:r>
      <w:r>
        <w:rPr>
          <w:rFonts w:ascii="Times New Roman" w:eastAsia="Times New Roman" w:hAnsi="Times New Roman" w:cs="Times New Roman"/>
          <w:color w:val="000000" w:themeColor="text1"/>
          <w:sz w:val="24"/>
          <w:szCs w:val="24"/>
          <w:lang w:eastAsia="de-DE"/>
        </w:rPr>
        <w:t xml:space="preserve">; </w:t>
      </w:r>
      <w:r w:rsidR="00F96136">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{"citationID":"7z1i2hiQ","properties":{"formattedCitation":"(Gold &amp; Holodynski, 2015)","plainCitation":"(Gold &amp; Holodynski, 2015)","dontUpdate":true,"noteIndex":0},"citationItems":[{"id":919,"uris":["http://zotero.org/groups/5349517/items/ICIW6F5C"],"itemData":{"id":919,"type":"article-journal","abstract":"The current study describes the development and construct validation of a situational judgment test for assessing the strategic knowledge of classroom management in elementary schools. Classroom scenarios and accompanying courses of action were constructed, of which 17 experts confirmed the content validity. A pilot study and a cross-validation with preservice teachers and inservice teachers revealed the assumed factor structure and sensitivity of the test to differences in expertise. The results indicate that the situational judgment test for assessing strategic knowledge of classroom management in elementary schools is a valid assessment tool for investigating the acquisition and promotion of classroom management knowledge during teacher education.","container-title":"Educational Assessment","DOI":"10.1080/10627197.2015.1062087","ISSN":"1062-7197","issue":"3","note":"publisher: Routledge\n_eprint: https://doi.org/10.1080/10627197.2015.1062087","page":"226-248","source":"Taylor and Francis+NEJM","title":"Development and Construct Validation of a Situational Judgment Test of Strategic Knowledge of Classroom Management in Elementary Schools","volume":"20","author":[{"family":"Gold","given":"Bernadette"},{"family":"Holodynski","given":"Manfred"}],"issued":{"date-parts":[["2015",7,3]]}}}],"schema":"https://github.com/citation-style-language/schema/raw/master/csl-citation.json"} </w:instrText>
      </w:r>
      <w:r w:rsidR="00F96136">
        <w:rPr>
          <w:rFonts w:ascii="Times New Roman" w:eastAsia="Times New Roman" w:hAnsi="Times New Roman" w:cs="Times New Roman"/>
          <w:color w:val="000000" w:themeColor="text1"/>
          <w:sz w:val="24"/>
          <w:szCs w:val="24"/>
          <w:lang w:eastAsia="de-DE"/>
        </w:rPr>
        <w:fldChar w:fldCharType="separate"/>
      </w:r>
      <w:r w:rsidR="00F96136" w:rsidRPr="00F96136">
        <w:rPr>
          <w:rFonts w:ascii="Times New Roman" w:hAnsi="Times New Roman" w:cs="Times New Roman"/>
          <w:sz w:val="24"/>
        </w:rPr>
        <w:t>Gold &amp; Holodynski, 2015)</w:t>
      </w:r>
      <w:r w:rsidR="00F96136">
        <w:rPr>
          <w:rFonts w:ascii="Times New Roman" w:eastAsia="Times New Roman" w:hAnsi="Times New Roman" w:cs="Times New Roman"/>
          <w:color w:val="000000" w:themeColor="text1"/>
          <w:sz w:val="24"/>
          <w:szCs w:val="24"/>
          <w:lang w:eastAsia="de-DE"/>
        </w:rPr>
        <w:fldChar w:fldCharType="end"/>
      </w:r>
      <w:r w:rsidRPr="00FB55BD">
        <w:rPr>
          <w:rFonts w:ascii="Times New Roman" w:eastAsia="Times New Roman" w:hAnsi="Times New Roman" w:cs="Times New Roman"/>
          <w:color w:val="000000" w:themeColor="text1"/>
          <w:sz w:val="24"/>
          <w:szCs w:val="24"/>
          <w:lang w:eastAsia="de-DE"/>
        </w:rPr>
        <w:t xml:space="preserve"> via an online questionnaire</w:t>
      </w:r>
      <w:r>
        <w:rPr>
          <w:rFonts w:ascii="Times New Roman" w:eastAsia="Times New Roman" w:hAnsi="Times New Roman" w:cs="Times New Roman"/>
          <w:color w:val="000000" w:themeColor="text1"/>
          <w:sz w:val="24"/>
          <w:szCs w:val="24"/>
          <w:lang w:eastAsia="de-DE"/>
        </w:rPr>
        <w:t xml:space="preserve"> on </w:t>
      </w:r>
      <w:r w:rsidRPr="00EF0B44">
        <w:rPr>
          <w:rFonts w:ascii="Times New Roman" w:eastAsia="Times New Roman" w:hAnsi="Times New Roman" w:cs="Times New Roman"/>
          <w:color w:val="000000" w:themeColor="text1"/>
          <w:sz w:val="24"/>
          <w:szCs w:val="24"/>
          <w:lang w:eastAsia="de-DE"/>
        </w:rPr>
        <w:t>SoSci Survey</w:t>
      </w:r>
      <w:r>
        <w:rPr>
          <w:rFonts w:ascii="Times New Roman" w:eastAsia="Times New Roman" w:hAnsi="Times New Roman" w:cs="Times New Roman"/>
          <w:color w:val="000000" w:themeColor="text1"/>
          <w:sz w:val="24"/>
          <w:szCs w:val="24"/>
          <w:lang w:eastAsia="de-DE"/>
        </w:rPr>
        <w:t>. Participants</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graded</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five to six action alternatives for </w:t>
      </w:r>
      <w:r w:rsidRPr="00FB55BD">
        <w:rPr>
          <w:rFonts w:ascii="Times New Roman" w:eastAsia="Times New Roman" w:hAnsi="Times New Roman" w:cs="Times New Roman"/>
          <w:color w:val="000000" w:themeColor="text1"/>
          <w:sz w:val="24"/>
          <w:szCs w:val="24"/>
          <w:lang w:eastAsia="de-DE"/>
        </w:rPr>
        <w:t xml:space="preserve">twelve teaching scenarios in which classroom </w:t>
      </w:r>
      <w:r>
        <w:rPr>
          <w:rFonts w:ascii="Times New Roman" w:eastAsia="Times New Roman" w:hAnsi="Times New Roman" w:cs="Times New Roman"/>
          <w:color w:val="000000" w:themeColor="text1"/>
          <w:sz w:val="24"/>
          <w:szCs w:val="24"/>
          <w:lang w:eastAsia="de-DE"/>
        </w:rPr>
        <w:t>disruptions were</w:t>
      </w:r>
      <w:r w:rsidRPr="00FB55BD">
        <w:rPr>
          <w:rFonts w:ascii="Times New Roman" w:eastAsia="Times New Roman" w:hAnsi="Times New Roman" w:cs="Times New Roman"/>
          <w:color w:val="000000" w:themeColor="text1"/>
          <w:sz w:val="24"/>
          <w:szCs w:val="24"/>
          <w:lang w:eastAsia="de-DE"/>
        </w:rPr>
        <w:t xml:space="preserve"> discussed</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on a </w:t>
      </w:r>
      <w:r>
        <w:rPr>
          <w:rFonts w:ascii="Times New Roman" w:eastAsia="Times New Roman" w:hAnsi="Times New Roman" w:cs="Times New Roman"/>
          <w:color w:val="000000" w:themeColor="text1"/>
          <w:sz w:val="24"/>
          <w:szCs w:val="24"/>
          <w:lang w:eastAsia="de-DE"/>
        </w:rPr>
        <w:t xml:space="preserve">six-point </w:t>
      </w:r>
      <w:r w:rsidRPr="00FB55BD">
        <w:rPr>
          <w:rFonts w:ascii="Times New Roman" w:eastAsia="Times New Roman" w:hAnsi="Times New Roman" w:cs="Times New Roman"/>
          <w:color w:val="000000" w:themeColor="text1"/>
          <w:sz w:val="24"/>
          <w:szCs w:val="24"/>
          <w:lang w:eastAsia="de-DE"/>
        </w:rPr>
        <w:t>Likert scale (grade 1 = “very good” to grade 6 = “unsatisfactory”).</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As the SJT was originally designed for primary schools, adjustments were made in order to be able to use the SJT for all types of schools in the </w:t>
      </w:r>
      <w:r w:rsidRPr="0059756E">
        <w:rPr>
          <w:rFonts w:ascii="Times New Roman" w:eastAsia="Times New Roman" w:hAnsi="Times New Roman" w:cs="Times New Roman"/>
          <w:i/>
          <w:iCs/>
          <w:color w:val="000000" w:themeColor="text1"/>
          <w:sz w:val="24"/>
          <w:szCs w:val="24"/>
          <w:lang w:eastAsia="de-DE"/>
        </w:rPr>
        <w:t xml:space="preserve">ProVisioNET </w:t>
      </w:r>
      <w:r w:rsidRPr="00FB55BD">
        <w:rPr>
          <w:rFonts w:ascii="Times New Roman" w:eastAsia="Times New Roman" w:hAnsi="Times New Roman" w:cs="Times New Roman"/>
          <w:color w:val="000000" w:themeColor="text1"/>
          <w:sz w:val="24"/>
          <w:szCs w:val="24"/>
          <w:lang w:eastAsia="de-DE"/>
        </w:rPr>
        <w:t>study. Due to their general applicability, all twelve scenarios and answer options were adopted</w:t>
      </w:r>
      <w:r>
        <w:rPr>
          <w:rFonts w:ascii="Times New Roman" w:eastAsia="Times New Roman" w:hAnsi="Times New Roman" w:cs="Times New Roman"/>
          <w:color w:val="000000" w:themeColor="text1"/>
          <w:sz w:val="24"/>
          <w:szCs w:val="24"/>
          <w:lang w:eastAsia="de-DE"/>
        </w:rPr>
        <w:t xml:space="preserve"> and </w:t>
      </w:r>
      <w:r w:rsidRPr="00FB55BD">
        <w:rPr>
          <w:rFonts w:ascii="Times New Roman" w:eastAsia="Times New Roman" w:hAnsi="Times New Roman" w:cs="Times New Roman"/>
          <w:color w:val="000000" w:themeColor="text1"/>
          <w:sz w:val="24"/>
          <w:szCs w:val="24"/>
          <w:lang w:eastAsia="de-DE"/>
        </w:rPr>
        <w:t xml:space="preserve">only the names of the class levels were removed from the questions - except </w:t>
      </w:r>
      <w:r>
        <w:rPr>
          <w:rFonts w:ascii="Times New Roman" w:eastAsia="Times New Roman" w:hAnsi="Times New Roman" w:cs="Times New Roman"/>
          <w:color w:val="000000" w:themeColor="text1"/>
          <w:sz w:val="24"/>
          <w:szCs w:val="24"/>
          <w:lang w:eastAsia="de-DE"/>
        </w:rPr>
        <w:t>f</w:t>
      </w:r>
      <w:r w:rsidRPr="00FB55BD">
        <w:rPr>
          <w:rFonts w:ascii="Times New Roman" w:eastAsia="Times New Roman" w:hAnsi="Times New Roman" w:cs="Times New Roman"/>
          <w:color w:val="000000" w:themeColor="text1"/>
          <w:sz w:val="24"/>
          <w:szCs w:val="24"/>
          <w:lang w:eastAsia="de-DE"/>
        </w:rPr>
        <w:t>o</w:t>
      </w:r>
      <w:r>
        <w:rPr>
          <w:rFonts w:ascii="Times New Roman" w:eastAsia="Times New Roman" w:hAnsi="Times New Roman" w:cs="Times New Roman"/>
          <w:color w:val="000000" w:themeColor="text1"/>
          <w:sz w:val="24"/>
          <w:szCs w:val="24"/>
          <w:lang w:eastAsia="de-DE"/>
        </w:rPr>
        <w:t>r</w:t>
      </w:r>
      <w:r w:rsidRPr="00FB55BD">
        <w:rPr>
          <w:rFonts w:ascii="Times New Roman" w:eastAsia="Times New Roman" w:hAnsi="Times New Roman" w:cs="Times New Roman"/>
          <w:color w:val="000000" w:themeColor="text1"/>
          <w:sz w:val="24"/>
          <w:szCs w:val="24"/>
          <w:lang w:eastAsia="de-DE"/>
        </w:rPr>
        <w:t xml:space="preserve"> scenario 6, where this information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essential. Only fully completed questionnaires were included in the present study.</w:t>
      </w:r>
    </w:p>
    <w:p w14:paraId="68AF4763" w14:textId="25B1C4E4" w:rsidR="004B46D1" w:rsidRPr="002663B8" w:rsidRDefault="004B46D1" w:rsidP="007C555E">
      <w:pPr>
        <w:pStyle w:val="berschrift2"/>
        <w:rPr>
          <w:rFonts w:ascii="Times New Roman" w:hAnsi="Times New Roman" w:cs="Times New Roman"/>
          <w:color w:val="000000" w:themeColor="text1"/>
          <w:sz w:val="24"/>
          <w:szCs w:val="24"/>
          <w:lang w:eastAsia="de-DE"/>
        </w:rPr>
      </w:pPr>
      <w:r w:rsidRPr="002663B8">
        <w:rPr>
          <w:rFonts w:ascii="Times New Roman" w:hAnsi="Times New Roman" w:cs="Times New Roman"/>
          <w:color w:val="000000" w:themeColor="text1"/>
          <w:sz w:val="24"/>
          <w:szCs w:val="24"/>
          <w:lang w:eastAsia="de-DE"/>
        </w:rPr>
        <w:t>Data analysis</w:t>
      </w:r>
    </w:p>
    <w:p w14:paraId="08A74D50" w14:textId="1C584DD7" w:rsidR="003E0E1E" w:rsidRPr="003E0E1E" w:rsidRDefault="003E0E1E" w:rsidP="00BF6E0A">
      <w:pPr>
        <w:spacing w:before="120" w:after="240"/>
        <w:rPr>
          <w:rFonts w:ascii="Times New Roman" w:eastAsia="Times New Roman" w:hAnsi="Times New Roman" w:cs="Times New Roman"/>
          <w:color w:val="000000" w:themeColor="text1"/>
          <w:sz w:val="24"/>
          <w:szCs w:val="24"/>
          <w:lang w:eastAsia="de-DE"/>
        </w:rPr>
      </w:pPr>
      <w:r w:rsidRPr="003E0E1E">
        <w:rPr>
          <w:rFonts w:ascii="Times New Roman" w:eastAsia="Times New Roman" w:hAnsi="Times New Roman" w:cs="Times New Roman"/>
          <w:color w:val="000000" w:themeColor="text1"/>
          <w:sz w:val="24"/>
          <w:szCs w:val="24"/>
          <w:lang w:eastAsia="de-DE"/>
        </w:rPr>
        <w:t xml:space="preserve">The eye-tracking data were analyzed using the </w:t>
      </w:r>
      <w:r w:rsidR="00223BFF" w:rsidRPr="003E0E1E">
        <w:rPr>
          <w:rFonts w:ascii="Times New Roman" w:eastAsia="Times New Roman" w:hAnsi="Times New Roman" w:cs="Times New Roman"/>
          <w:color w:val="000000" w:themeColor="text1"/>
          <w:sz w:val="24"/>
          <w:szCs w:val="24"/>
          <w:lang w:eastAsia="de-DE"/>
        </w:rPr>
        <w:t>software</w:t>
      </w:r>
      <w:r w:rsidR="00223BFF">
        <w:rPr>
          <w:rFonts w:ascii="Times New Roman" w:eastAsia="Times New Roman" w:hAnsi="Times New Roman" w:cs="Times New Roman"/>
          <w:color w:val="000000" w:themeColor="text1"/>
          <w:sz w:val="24"/>
          <w:szCs w:val="24"/>
          <w:lang w:eastAsia="de-DE"/>
        </w:rPr>
        <w:t xml:space="preserve"> </w:t>
      </w:r>
      <w:r w:rsidRPr="003E0E1E">
        <w:rPr>
          <w:rFonts w:ascii="Times New Roman" w:eastAsia="Times New Roman" w:hAnsi="Times New Roman" w:cs="Times New Roman"/>
          <w:color w:val="000000" w:themeColor="text1"/>
          <w:sz w:val="24"/>
          <w:szCs w:val="24"/>
          <w:lang w:eastAsia="de-DE"/>
        </w:rPr>
        <w:t xml:space="preserve">Tobii Pro Lab Analyzer </w:t>
      </w:r>
      <w:r w:rsidR="007930AD">
        <w:rPr>
          <w:rFonts w:ascii="Times New Roman" w:eastAsia="Times New Roman" w:hAnsi="Times New Roman" w:cs="Times New Roman"/>
          <w:color w:val="000000" w:themeColor="text1"/>
          <w:sz w:val="24"/>
          <w:szCs w:val="24"/>
          <w:lang w:eastAsia="de-DE"/>
        </w:rPr>
        <w:t>(Version 1.</w:t>
      </w:r>
      <w:r w:rsidR="00BF6E0A">
        <w:rPr>
          <w:rFonts w:ascii="Times New Roman" w:eastAsia="Times New Roman" w:hAnsi="Times New Roman" w:cs="Times New Roman"/>
          <w:color w:val="000000" w:themeColor="text1"/>
          <w:sz w:val="24"/>
          <w:szCs w:val="24"/>
          <w:lang w:eastAsia="de-DE"/>
        </w:rPr>
        <w:t>241.54542)</w:t>
      </w:r>
      <w:r w:rsidRPr="003E0E1E">
        <w:rPr>
          <w:rFonts w:ascii="Times New Roman" w:eastAsia="Times New Roman" w:hAnsi="Times New Roman" w:cs="Times New Roman"/>
          <w:color w:val="000000" w:themeColor="text1"/>
          <w:sz w:val="24"/>
          <w:szCs w:val="24"/>
          <w:lang w:eastAsia="de-DE"/>
        </w:rPr>
        <w:t xml:space="preserve">. </w:t>
      </w:r>
      <w:del w:id="49" w:author="Lotz, Christin" w:date="2025-01-23T11:55:00Z">
        <w:r w:rsidRPr="003E0E1E" w:rsidDel="00246433">
          <w:rPr>
            <w:rFonts w:ascii="Times New Roman" w:eastAsia="Times New Roman" w:hAnsi="Times New Roman" w:cs="Times New Roman"/>
            <w:color w:val="000000" w:themeColor="text1"/>
            <w:sz w:val="24"/>
            <w:szCs w:val="24"/>
            <w:lang w:eastAsia="de-DE"/>
          </w:rPr>
          <w:delText>For the present study, the number</w:delText>
        </w:r>
        <w:r w:rsidR="00BF6E0A" w:rsidDel="00246433">
          <w:rPr>
            <w:rFonts w:ascii="Times New Roman" w:eastAsia="Times New Roman" w:hAnsi="Times New Roman" w:cs="Times New Roman"/>
            <w:color w:val="000000" w:themeColor="text1"/>
            <w:sz w:val="24"/>
            <w:szCs w:val="24"/>
            <w:lang w:eastAsia="de-DE"/>
          </w:rPr>
          <w:delText xml:space="preserve"> and </w:delText>
        </w:r>
        <w:r w:rsidRPr="003E0E1E" w:rsidDel="00246433">
          <w:rPr>
            <w:rFonts w:ascii="Times New Roman" w:eastAsia="Times New Roman" w:hAnsi="Times New Roman" w:cs="Times New Roman"/>
            <w:color w:val="000000" w:themeColor="text1"/>
            <w:sz w:val="24"/>
            <w:szCs w:val="24"/>
            <w:lang w:eastAsia="de-DE"/>
          </w:rPr>
          <w:delText xml:space="preserve">duration of fixations </w:delText>
        </w:r>
        <w:r w:rsidR="00BF6E0A" w:rsidDel="00246433">
          <w:rPr>
            <w:rFonts w:ascii="Times New Roman" w:eastAsia="Times New Roman" w:hAnsi="Times New Roman" w:cs="Times New Roman"/>
            <w:color w:val="000000" w:themeColor="text1"/>
            <w:sz w:val="24"/>
            <w:szCs w:val="24"/>
            <w:lang w:eastAsia="de-DE"/>
          </w:rPr>
          <w:delText xml:space="preserve">as well as the time to </w:delText>
        </w:r>
        <w:r w:rsidR="00BF6E0A" w:rsidDel="00246433">
          <w:rPr>
            <w:rFonts w:ascii="Times New Roman" w:eastAsia="Times New Roman" w:hAnsi="Times New Roman" w:cs="Times New Roman"/>
            <w:color w:val="000000" w:themeColor="text1"/>
            <w:sz w:val="24"/>
            <w:szCs w:val="24"/>
            <w:lang w:eastAsia="de-DE"/>
          </w:rPr>
          <w:lastRenderedPageBreak/>
          <w:delText xml:space="preserve">first fixation </w:delText>
        </w:r>
        <w:r w:rsidRPr="003E0E1E" w:rsidDel="00246433">
          <w:rPr>
            <w:rFonts w:ascii="Times New Roman" w:eastAsia="Times New Roman" w:hAnsi="Times New Roman" w:cs="Times New Roman"/>
            <w:color w:val="000000" w:themeColor="text1"/>
            <w:sz w:val="24"/>
            <w:szCs w:val="24"/>
            <w:lang w:eastAsia="de-DE"/>
          </w:rPr>
          <w:delText xml:space="preserve">were of primary interest. </w:delText>
        </w:r>
        <w:commentRangeStart w:id="50"/>
        <w:r w:rsidRPr="003E0E1E" w:rsidDel="00246433">
          <w:rPr>
            <w:rFonts w:ascii="Times New Roman" w:eastAsia="Times New Roman" w:hAnsi="Times New Roman" w:cs="Times New Roman"/>
            <w:color w:val="000000" w:themeColor="text1"/>
            <w:sz w:val="24"/>
            <w:szCs w:val="24"/>
            <w:lang w:eastAsia="de-DE"/>
          </w:rPr>
          <w:delText>A fixation filter was applied, with a threshold set at 30</w:delText>
        </w:r>
        <w:r w:rsidR="003612AE" w:rsidDel="00246433">
          <w:rPr>
            <w:rFonts w:ascii="Times New Roman" w:eastAsia="Times New Roman" w:hAnsi="Times New Roman" w:cs="Times New Roman"/>
            <w:color w:val="000000" w:themeColor="text1"/>
            <w:sz w:val="24"/>
            <w:szCs w:val="24"/>
            <w:lang w:eastAsia="de-DE"/>
          </w:rPr>
          <w:delText>°/sec</w:delText>
        </w:r>
        <w:r w:rsidRPr="003E0E1E" w:rsidDel="00246433">
          <w:rPr>
            <w:rFonts w:ascii="Times New Roman" w:eastAsia="Times New Roman" w:hAnsi="Times New Roman" w:cs="Times New Roman"/>
            <w:color w:val="000000" w:themeColor="text1"/>
            <w:sz w:val="24"/>
            <w:szCs w:val="24"/>
            <w:lang w:eastAsia="de-DE"/>
          </w:rPr>
          <w:delText xml:space="preserve"> to identify fixations</w:delText>
        </w:r>
        <w:r w:rsidR="002F7641" w:rsidDel="00246433">
          <w:rPr>
            <w:rFonts w:ascii="Times New Roman" w:eastAsia="Times New Roman" w:hAnsi="Times New Roman" w:cs="Times New Roman"/>
            <w:color w:val="000000" w:themeColor="text1"/>
            <w:sz w:val="24"/>
            <w:szCs w:val="24"/>
            <w:lang w:eastAsia="de-DE"/>
          </w:rPr>
          <w:delText xml:space="preserve">, as </w:delText>
        </w:r>
        <w:r w:rsidR="002F7641" w:rsidRPr="002F7641" w:rsidDel="00246433">
          <w:rPr>
            <w:rFonts w:ascii="Times New Roman" w:eastAsia="Times New Roman" w:hAnsi="Times New Roman" w:cs="Times New Roman"/>
            <w:color w:val="000000" w:themeColor="text1"/>
            <w:sz w:val="24"/>
            <w:szCs w:val="24"/>
            <w:lang w:eastAsia="de-DE"/>
          </w:rPr>
          <w:delText xml:space="preserve">this default fixation filter </w:delText>
        </w:r>
        <w:r w:rsidR="00FA16CC" w:rsidDel="00246433">
          <w:rPr>
            <w:rFonts w:ascii="Times New Roman" w:eastAsia="Times New Roman" w:hAnsi="Times New Roman" w:cs="Times New Roman"/>
            <w:color w:val="000000" w:themeColor="text1"/>
            <w:sz w:val="24"/>
            <w:szCs w:val="24"/>
            <w:lang w:eastAsia="de-DE"/>
          </w:rPr>
          <w:delText xml:space="preserve">is </w:delText>
        </w:r>
        <w:r w:rsidR="003612AE" w:rsidDel="00246433">
          <w:rPr>
            <w:rFonts w:ascii="Times New Roman" w:eastAsia="Times New Roman" w:hAnsi="Times New Roman" w:cs="Times New Roman"/>
            <w:color w:val="000000" w:themeColor="text1"/>
            <w:sz w:val="24"/>
            <w:szCs w:val="24"/>
            <w:lang w:eastAsia="de-DE"/>
          </w:rPr>
          <w:delText xml:space="preserve">recommended </w:delText>
        </w:r>
        <w:r w:rsidR="00BA25A3" w:rsidDel="00246433">
          <w:rPr>
            <w:rFonts w:ascii="Times New Roman" w:eastAsia="Times New Roman" w:hAnsi="Times New Roman" w:cs="Times New Roman"/>
            <w:color w:val="000000" w:themeColor="text1"/>
            <w:sz w:val="24"/>
            <w:szCs w:val="24"/>
            <w:lang w:eastAsia="de-DE"/>
          </w:rPr>
          <w:delText xml:space="preserve">for mobile eye-tracking data </w:delText>
        </w:r>
        <w:r w:rsidR="003612AE" w:rsidDel="00246433">
          <w:rPr>
            <w:rFonts w:ascii="Times New Roman" w:eastAsia="Times New Roman" w:hAnsi="Times New Roman" w:cs="Times New Roman"/>
            <w:color w:val="000000" w:themeColor="text1"/>
            <w:sz w:val="24"/>
            <w:szCs w:val="24"/>
            <w:lang w:eastAsia="de-DE"/>
          </w:rPr>
          <w:delText>in the</w:delText>
        </w:r>
        <w:r w:rsidR="002F7641" w:rsidRPr="002F7641" w:rsidDel="00246433">
          <w:rPr>
            <w:rFonts w:ascii="Times New Roman" w:eastAsia="Times New Roman" w:hAnsi="Times New Roman" w:cs="Times New Roman"/>
            <w:color w:val="000000" w:themeColor="text1"/>
            <w:sz w:val="24"/>
            <w:szCs w:val="24"/>
            <w:lang w:eastAsia="de-DE"/>
          </w:rPr>
          <w:delText xml:space="preserve"> Tobii Lab </w:delText>
        </w:r>
        <w:r w:rsidR="00FA16CC" w:rsidDel="00246433">
          <w:rPr>
            <w:rFonts w:ascii="Times New Roman" w:eastAsia="Times New Roman" w:hAnsi="Times New Roman" w:cs="Times New Roman"/>
            <w:color w:val="000000" w:themeColor="text1"/>
            <w:sz w:val="24"/>
            <w:szCs w:val="24"/>
            <w:lang w:eastAsia="de-DE"/>
          </w:rPr>
          <w:delText>Analyzer</w:delText>
        </w:r>
        <w:r w:rsidR="002F7641" w:rsidRPr="002F7641" w:rsidDel="00246433">
          <w:rPr>
            <w:rFonts w:ascii="Times New Roman" w:eastAsia="Times New Roman" w:hAnsi="Times New Roman" w:cs="Times New Roman"/>
            <w:color w:val="000000" w:themeColor="text1"/>
            <w:sz w:val="24"/>
            <w:szCs w:val="24"/>
            <w:lang w:eastAsia="de-DE"/>
          </w:rPr>
          <w:delText xml:space="preserve"> Software</w:delText>
        </w:r>
        <w:r w:rsidR="00FA16CC" w:rsidDel="00246433">
          <w:rPr>
            <w:rFonts w:ascii="Times New Roman" w:eastAsia="Times New Roman" w:hAnsi="Times New Roman" w:cs="Times New Roman"/>
            <w:color w:val="000000" w:themeColor="text1"/>
            <w:sz w:val="24"/>
            <w:szCs w:val="24"/>
            <w:lang w:eastAsia="de-DE"/>
          </w:rPr>
          <w:delText xml:space="preserve"> </w:delText>
        </w:r>
        <w:r w:rsidR="00FA16CC" w:rsidDel="00246433">
          <w:rPr>
            <w:rFonts w:ascii="Times New Roman" w:eastAsia="Times New Roman" w:hAnsi="Times New Roman" w:cs="Times New Roman"/>
            <w:color w:val="000000" w:themeColor="text1"/>
            <w:sz w:val="24"/>
            <w:szCs w:val="24"/>
            <w:lang w:eastAsia="de-DE"/>
          </w:rPr>
          <w:fldChar w:fldCharType="begin"/>
        </w:r>
        <w:r w:rsidR="00FA16CC" w:rsidDel="00246433">
          <w:rPr>
            <w:rFonts w:ascii="Times New Roman" w:eastAsia="Times New Roman" w:hAnsi="Times New Roman" w:cs="Times New Roman"/>
            <w:color w:val="000000" w:themeColor="text1"/>
            <w:sz w:val="24"/>
            <w:szCs w:val="24"/>
            <w:lang w:eastAsia="de-DE"/>
          </w:rPr>
          <w:delInstrText xml:space="preserve"> ADDIN ZOTERO_ITEM CSL_CITATION {"citationID":"cWPV9vus","properties":{"formattedCitation":"(Tobii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delInstrText>
        </w:r>
        <w:r w:rsidR="00FA16CC" w:rsidDel="00246433">
          <w:rPr>
            <w:rFonts w:ascii="Times New Roman" w:eastAsia="Times New Roman" w:hAnsi="Times New Roman" w:cs="Times New Roman"/>
            <w:color w:val="000000" w:themeColor="text1"/>
            <w:sz w:val="24"/>
            <w:szCs w:val="24"/>
            <w:lang w:eastAsia="de-DE"/>
          </w:rPr>
          <w:fldChar w:fldCharType="separate"/>
        </w:r>
        <w:r w:rsidR="00FA16CC" w:rsidRPr="00FA16CC" w:rsidDel="00246433">
          <w:rPr>
            <w:rFonts w:ascii="Times New Roman" w:hAnsi="Times New Roman" w:cs="Times New Roman"/>
            <w:sz w:val="24"/>
          </w:rPr>
          <w:delText>(Tobii AB, 2024)</w:delText>
        </w:r>
        <w:r w:rsidR="00FA16CC" w:rsidDel="00246433">
          <w:rPr>
            <w:rFonts w:ascii="Times New Roman" w:eastAsia="Times New Roman" w:hAnsi="Times New Roman" w:cs="Times New Roman"/>
            <w:color w:val="000000" w:themeColor="text1"/>
            <w:sz w:val="24"/>
            <w:szCs w:val="24"/>
            <w:lang w:eastAsia="de-DE"/>
          </w:rPr>
          <w:fldChar w:fldCharType="end"/>
        </w:r>
      </w:del>
      <w:commentRangeEnd w:id="50"/>
      <w:r w:rsidR="00246433">
        <w:rPr>
          <w:rStyle w:val="Kommentarzeichen"/>
        </w:rPr>
        <w:commentReference w:id="50"/>
      </w:r>
      <w:del w:id="51" w:author="Lotz, Christin" w:date="2025-01-23T11:55:00Z">
        <w:r w:rsidRPr="003E0E1E" w:rsidDel="00246433">
          <w:rPr>
            <w:rFonts w:ascii="Times New Roman" w:eastAsia="Times New Roman" w:hAnsi="Times New Roman" w:cs="Times New Roman"/>
            <w:color w:val="000000" w:themeColor="text1"/>
            <w:sz w:val="24"/>
            <w:szCs w:val="24"/>
            <w:lang w:eastAsia="de-DE"/>
          </w:rPr>
          <w:delText>.</w:delText>
        </w:r>
        <w:r w:rsidR="00BF6E0A" w:rsidDel="00246433">
          <w:rPr>
            <w:rFonts w:ascii="Times New Roman" w:eastAsia="Times New Roman" w:hAnsi="Times New Roman" w:cs="Times New Roman"/>
            <w:color w:val="000000" w:themeColor="text1"/>
            <w:sz w:val="24"/>
            <w:szCs w:val="24"/>
            <w:lang w:eastAsia="de-DE"/>
          </w:rPr>
          <w:delText xml:space="preserve"> </w:delText>
        </w:r>
        <w:r w:rsidRPr="003E0E1E" w:rsidDel="00246433">
          <w:rPr>
            <w:rFonts w:ascii="Times New Roman" w:eastAsia="Times New Roman" w:hAnsi="Times New Roman" w:cs="Times New Roman"/>
            <w:color w:val="000000" w:themeColor="text1"/>
            <w:sz w:val="24"/>
            <w:szCs w:val="24"/>
            <w:lang w:eastAsia="de-DE"/>
          </w:rPr>
          <w:delText xml:space="preserve">Global </w:delText>
        </w:r>
        <w:r w:rsidR="00494677" w:rsidDel="00246433">
          <w:rPr>
            <w:rFonts w:ascii="Times New Roman" w:eastAsia="Times New Roman" w:hAnsi="Times New Roman" w:cs="Times New Roman"/>
            <w:color w:val="000000" w:themeColor="text1"/>
            <w:sz w:val="24"/>
            <w:szCs w:val="24"/>
            <w:lang w:eastAsia="de-DE"/>
          </w:rPr>
          <w:delText xml:space="preserve">monitoring </w:delText>
        </w:r>
        <w:r w:rsidRPr="003E0E1E" w:rsidDel="00246433">
          <w:rPr>
            <w:rFonts w:ascii="Times New Roman" w:eastAsia="Times New Roman" w:hAnsi="Times New Roman" w:cs="Times New Roman"/>
            <w:color w:val="000000" w:themeColor="text1"/>
            <w:sz w:val="24"/>
            <w:szCs w:val="24"/>
            <w:lang w:eastAsia="de-DE"/>
          </w:rPr>
          <w:delText>and event-related gaze behaviors were examined to provide insights into participants</w:delText>
        </w:r>
        <w:r w:rsidR="00BF6E0A" w:rsidDel="00246433">
          <w:rPr>
            <w:rFonts w:ascii="Times New Roman" w:eastAsia="Times New Roman" w:hAnsi="Times New Roman" w:cs="Times New Roman"/>
            <w:color w:val="000000" w:themeColor="text1"/>
            <w:sz w:val="24"/>
            <w:szCs w:val="24"/>
            <w:lang w:eastAsia="de-DE"/>
          </w:rPr>
          <w:delText xml:space="preserve">’ </w:delText>
        </w:r>
        <w:r w:rsidRPr="003E0E1E" w:rsidDel="00246433">
          <w:rPr>
            <w:rFonts w:ascii="Times New Roman" w:eastAsia="Times New Roman" w:hAnsi="Times New Roman" w:cs="Times New Roman"/>
            <w:color w:val="000000" w:themeColor="text1"/>
            <w:sz w:val="24"/>
            <w:szCs w:val="24"/>
            <w:lang w:eastAsia="de-DE"/>
          </w:rPr>
          <w:delText xml:space="preserve">visual attention. Global </w:delText>
        </w:r>
        <w:r w:rsidR="00494677" w:rsidDel="00246433">
          <w:rPr>
            <w:rFonts w:ascii="Times New Roman" w:eastAsia="Times New Roman" w:hAnsi="Times New Roman" w:cs="Times New Roman"/>
            <w:color w:val="000000" w:themeColor="text1"/>
            <w:sz w:val="24"/>
            <w:szCs w:val="24"/>
            <w:lang w:eastAsia="de-DE"/>
          </w:rPr>
          <w:delText xml:space="preserve">monitoring </w:delText>
        </w:r>
        <w:r w:rsidRPr="003E0E1E" w:rsidDel="00246433">
          <w:rPr>
            <w:rFonts w:ascii="Times New Roman" w:eastAsia="Times New Roman" w:hAnsi="Times New Roman" w:cs="Times New Roman"/>
            <w:color w:val="000000" w:themeColor="text1"/>
            <w:sz w:val="24"/>
            <w:szCs w:val="24"/>
            <w:lang w:eastAsia="de-DE"/>
          </w:rPr>
          <w:delText xml:space="preserve">gaze behavior encompassed predefined </w:delText>
        </w:r>
        <w:r w:rsidR="00BF6E0A" w:rsidDel="00246433">
          <w:rPr>
            <w:rFonts w:ascii="Times New Roman" w:eastAsia="Times New Roman" w:hAnsi="Times New Roman" w:cs="Times New Roman"/>
            <w:color w:val="000000" w:themeColor="text1"/>
            <w:sz w:val="24"/>
            <w:szCs w:val="24"/>
            <w:lang w:eastAsia="de-DE"/>
          </w:rPr>
          <w:delText xml:space="preserve">AOIs </w:delText>
        </w:r>
        <w:r w:rsidRPr="003E0E1E" w:rsidDel="00246433">
          <w:rPr>
            <w:rFonts w:ascii="Times New Roman" w:eastAsia="Times New Roman" w:hAnsi="Times New Roman" w:cs="Times New Roman"/>
            <w:color w:val="000000" w:themeColor="text1"/>
            <w:sz w:val="24"/>
            <w:szCs w:val="24"/>
            <w:lang w:eastAsia="de-DE"/>
          </w:rPr>
          <w:delText xml:space="preserve">such as </w:delText>
        </w:r>
        <w:r w:rsidR="00BF6E0A" w:rsidRPr="00BF6E0A" w:rsidDel="00246433">
          <w:rPr>
            <w:rFonts w:ascii="Times New Roman" w:eastAsia="Times New Roman" w:hAnsi="Times New Roman" w:cs="Times New Roman"/>
            <w:i/>
            <w:iCs/>
            <w:color w:val="000000" w:themeColor="text1"/>
            <w:sz w:val="24"/>
            <w:szCs w:val="24"/>
            <w:lang w:eastAsia="de-DE"/>
          </w:rPr>
          <w:delText>Students</w:delText>
        </w:r>
        <w:r w:rsidR="00BF6E0A" w:rsidDel="00246433">
          <w:rPr>
            <w:rFonts w:ascii="Times New Roman" w:eastAsia="Times New Roman" w:hAnsi="Times New Roman" w:cs="Times New Roman"/>
            <w:color w:val="000000" w:themeColor="text1"/>
            <w:sz w:val="24"/>
            <w:szCs w:val="24"/>
            <w:lang w:eastAsia="de-DE"/>
          </w:rPr>
          <w:delText>,</w:delText>
        </w:r>
        <w:r w:rsidRPr="003E0E1E" w:rsidDel="00246433">
          <w:rPr>
            <w:rFonts w:ascii="Times New Roman" w:eastAsia="Times New Roman" w:hAnsi="Times New Roman" w:cs="Times New Roman"/>
            <w:color w:val="000000" w:themeColor="text1"/>
            <w:sz w:val="24"/>
            <w:szCs w:val="24"/>
            <w:lang w:eastAsia="de-DE"/>
          </w:rPr>
          <w:delText xml:space="preserve"> with the teacher’s gaze on these AOIs coded continuously throughout the entire video duration</w:delText>
        </w:r>
        <w:r w:rsidR="00E02CE7" w:rsidDel="00246433">
          <w:rPr>
            <w:rFonts w:ascii="Times New Roman" w:eastAsia="Times New Roman" w:hAnsi="Times New Roman" w:cs="Times New Roman"/>
            <w:color w:val="000000" w:themeColor="text1"/>
            <w:sz w:val="24"/>
            <w:szCs w:val="24"/>
            <w:lang w:eastAsia="de-DE"/>
          </w:rPr>
          <w:delText xml:space="preserve"> (see Measure for detailed description of the AOIs)</w:delText>
        </w:r>
        <w:r w:rsidRPr="003E0E1E" w:rsidDel="00246433">
          <w:rPr>
            <w:rFonts w:ascii="Times New Roman" w:eastAsia="Times New Roman" w:hAnsi="Times New Roman" w:cs="Times New Roman"/>
            <w:color w:val="000000" w:themeColor="text1"/>
            <w:sz w:val="24"/>
            <w:szCs w:val="24"/>
            <w:lang w:eastAsia="de-DE"/>
          </w:rPr>
          <w:delText>.</w:delText>
        </w:r>
        <w:r w:rsidR="00BF6E0A" w:rsidDel="00246433">
          <w:rPr>
            <w:rFonts w:ascii="Times New Roman" w:eastAsia="Times New Roman" w:hAnsi="Times New Roman" w:cs="Times New Roman"/>
            <w:color w:val="000000" w:themeColor="text1"/>
            <w:sz w:val="24"/>
            <w:szCs w:val="24"/>
            <w:lang w:eastAsia="de-DE"/>
          </w:rPr>
          <w:delText xml:space="preserve"> </w:delText>
        </w:r>
        <w:r w:rsidRPr="003E0E1E" w:rsidDel="00246433">
          <w:rPr>
            <w:rFonts w:ascii="Times New Roman" w:eastAsia="Times New Roman" w:hAnsi="Times New Roman" w:cs="Times New Roman"/>
            <w:color w:val="000000" w:themeColor="text1"/>
            <w:sz w:val="24"/>
            <w:szCs w:val="24"/>
            <w:lang w:eastAsia="de-DE"/>
          </w:rPr>
          <w:delText xml:space="preserve">In contrast, event-related gaze behavior focused on the AOI labeled </w:delText>
        </w:r>
        <w:r w:rsidR="00BF6E0A" w:rsidRPr="00BF6E0A" w:rsidDel="00246433">
          <w:rPr>
            <w:rFonts w:ascii="Times New Roman" w:eastAsia="Times New Roman" w:hAnsi="Times New Roman" w:cs="Times New Roman"/>
            <w:i/>
            <w:iCs/>
            <w:color w:val="000000" w:themeColor="text1"/>
            <w:sz w:val="24"/>
            <w:szCs w:val="24"/>
            <w:lang w:eastAsia="de-DE"/>
          </w:rPr>
          <w:delText>D</w:delText>
        </w:r>
        <w:r w:rsidRPr="003E0E1E" w:rsidDel="00246433">
          <w:rPr>
            <w:rFonts w:ascii="Times New Roman" w:eastAsia="Times New Roman" w:hAnsi="Times New Roman" w:cs="Times New Roman"/>
            <w:i/>
            <w:iCs/>
            <w:color w:val="000000" w:themeColor="text1"/>
            <w:sz w:val="24"/>
            <w:szCs w:val="24"/>
            <w:lang w:eastAsia="de-DE"/>
          </w:rPr>
          <w:delText xml:space="preserve">isruptive </w:delText>
        </w:r>
        <w:r w:rsidR="00BF6E0A" w:rsidRPr="00BF6E0A" w:rsidDel="00246433">
          <w:rPr>
            <w:rFonts w:ascii="Times New Roman" w:eastAsia="Times New Roman" w:hAnsi="Times New Roman" w:cs="Times New Roman"/>
            <w:i/>
            <w:iCs/>
            <w:color w:val="000000" w:themeColor="text1"/>
            <w:sz w:val="24"/>
            <w:szCs w:val="24"/>
            <w:lang w:eastAsia="de-DE"/>
          </w:rPr>
          <w:delText>P</w:delText>
        </w:r>
        <w:r w:rsidRPr="003E0E1E" w:rsidDel="00246433">
          <w:rPr>
            <w:rFonts w:ascii="Times New Roman" w:eastAsia="Times New Roman" w:hAnsi="Times New Roman" w:cs="Times New Roman"/>
            <w:i/>
            <w:iCs/>
            <w:color w:val="000000" w:themeColor="text1"/>
            <w:sz w:val="24"/>
            <w:szCs w:val="24"/>
            <w:lang w:eastAsia="de-DE"/>
          </w:rPr>
          <w:delText>erson</w:delText>
        </w:r>
        <w:r w:rsidRPr="003E0E1E" w:rsidDel="00246433">
          <w:rPr>
            <w:rFonts w:ascii="Times New Roman" w:eastAsia="Times New Roman" w:hAnsi="Times New Roman" w:cs="Times New Roman"/>
            <w:color w:val="000000" w:themeColor="text1"/>
            <w:sz w:val="24"/>
            <w:szCs w:val="24"/>
            <w:lang w:eastAsia="de-DE"/>
          </w:rPr>
          <w:delText>.</w:delText>
        </w:r>
        <w:r w:rsidR="00BF6E0A" w:rsidDel="00246433">
          <w:rPr>
            <w:rFonts w:ascii="Times New Roman" w:eastAsia="Times New Roman" w:hAnsi="Times New Roman" w:cs="Times New Roman"/>
            <w:color w:val="000000" w:themeColor="text1"/>
            <w:sz w:val="24"/>
            <w:szCs w:val="24"/>
            <w:lang w:eastAsia="de-DE"/>
          </w:rPr>
          <w:delText xml:space="preserve"> </w:delText>
        </w:r>
        <w:r w:rsidRPr="003E0E1E" w:rsidDel="00246433">
          <w:rPr>
            <w:rFonts w:ascii="Times New Roman" w:eastAsia="Times New Roman" w:hAnsi="Times New Roman" w:cs="Times New Roman"/>
            <w:color w:val="000000" w:themeColor="text1"/>
            <w:sz w:val="24"/>
            <w:szCs w:val="24"/>
            <w:lang w:eastAsia="de-DE"/>
          </w:rPr>
          <w:delText>This AOI was coded exclusively during the duration of disruption events, capturing the teacher’s gaze allocation in response to specific classroom disturbances.</w:delText>
        </w:r>
      </w:del>
    </w:p>
    <w:p w14:paraId="4F821FE2" w14:textId="3051F5B4" w:rsidR="002663B8" w:rsidRDefault="002663B8"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 xml:space="preserve">The data were analyzed using </w:t>
      </w:r>
      <w:r w:rsidRPr="00492620">
        <w:rPr>
          <w:rFonts w:ascii="Times New Roman" w:eastAsia="Times New Roman" w:hAnsi="Times New Roman" w:cs="Times New Roman"/>
          <w:color w:val="000000" w:themeColor="text1"/>
          <w:sz w:val="24"/>
          <w:szCs w:val="24"/>
          <w:lang w:eastAsia="de-DE"/>
        </w:rPr>
        <w:t xml:space="preserve">R </w:t>
      </w:r>
      <w:r w:rsidR="00147635">
        <w:rPr>
          <w:rFonts w:ascii="Times New Roman" w:eastAsia="Times New Roman" w:hAnsi="Times New Roman" w:cs="Times New Roman"/>
          <w:color w:val="000000" w:themeColor="text1"/>
          <w:sz w:val="24"/>
          <w:szCs w:val="24"/>
          <w:lang w:eastAsia="de-DE"/>
        </w:rPr>
        <w:fldChar w:fldCharType="begin"/>
      </w:r>
      <w:r w:rsidR="004924CA">
        <w:rPr>
          <w:rFonts w:ascii="Times New Roman" w:eastAsia="Times New Roman" w:hAnsi="Times New Roman" w:cs="Times New Roman"/>
          <w:color w:val="000000" w:themeColor="text1"/>
          <w:sz w:val="24"/>
          <w:szCs w:val="24"/>
          <w:lang w:eastAsia="de-DE"/>
        </w:rPr>
        <w:instrText xml:space="preserve"> ADDIN ZOTERO_ITEM CSL_CITATION {"citationID":"TlueXMTm","properties":{"formattedCitation":"(RStudio Team, 2020)","plainCitation":"(RStudio Team, 2020)","dontUpdate":true,"noteIndex":0},"citationItems":[{"id":895,"uris":["http://zotero.org/groups/5349517/items/T2J4ZZMU"],"itemData":{"id":895,"type":"book","event-place":"Boston, MA","publisher":"RStudio, PBC.","publisher-place":"Boston, MA","title":"RStudio: Integrated Development Environment for R","author":[{"literal":"RStudio Team"}],"issued":{"date-parts":[["2020"]]}}}],"schema":"https://github.com/citation-style-language/schema/raw/master/csl-citation.json"} </w:instrText>
      </w:r>
      <w:r w:rsidR="00147635">
        <w:rPr>
          <w:rFonts w:ascii="Times New Roman" w:eastAsia="Times New Roman" w:hAnsi="Times New Roman" w:cs="Times New Roman"/>
          <w:color w:val="000000" w:themeColor="text1"/>
          <w:sz w:val="24"/>
          <w:szCs w:val="24"/>
          <w:lang w:eastAsia="de-DE"/>
        </w:rPr>
        <w:fldChar w:fldCharType="separate"/>
      </w:r>
      <w:r w:rsidR="00147635" w:rsidRPr="00147635">
        <w:rPr>
          <w:rFonts w:ascii="Times New Roman" w:hAnsi="Times New Roman" w:cs="Times New Roman"/>
          <w:sz w:val="24"/>
        </w:rPr>
        <w:t>(RStudio Team, 2020</w:t>
      </w:r>
      <w:r w:rsidR="008E14ED">
        <w:rPr>
          <w:rFonts w:ascii="Times New Roman" w:hAnsi="Times New Roman" w:cs="Times New Roman"/>
          <w:sz w:val="24"/>
        </w:rPr>
        <w:t xml:space="preserve">, Version </w:t>
      </w:r>
      <w:r w:rsidR="008E14ED" w:rsidRPr="008E14ED">
        <w:rPr>
          <w:rFonts w:ascii="Times New Roman" w:hAnsi="Times New Roman" w:cs="Times New Roman"/>
          <w:sz w:val="24"/>
        </w:rPr>
        <w:t>2024.12.0</w:t>
      </w:r>
      <w:r w:rsidR="00147635" w:rsidRPr="00147635">
        <w:rPr>
          <w:rFonts w:ascii="Times New Roman" w:hAnsi="Times New Roman" w:cs="Times New Roman"/>
          <w:sz w:val="24"/>
        </w:rPr>
        <w:t>)</w:t>
      </w:r>
      <w:r w:rsidR="00147635">
        <w:rPr>
          <w:rFonts w:ascii="Times New Roman" w:eastAsia="Times New Roman" w:hAnsi="Times New Roman" w:cs="Times New Roman"/>
          <w:color w:val="000000" w:themeColor="text1"/>
          <w:sz w:val="24"/>
          <w:szCs w:val="24"/>
          <w:lang w:eastAsia="de-DE"/>
        </w:rPr>
        <w:fldChar w:fldCharType="end"/>
      </w:r>
      <w:r w:rsidR="00147635">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and IBM SPSS Statistics (Version 29)</w:t>
      </w:r>
      <w:r w:rsidRPr="00492620">
        <w:rPr>
          <w:rFonts w:ascii="Times New Roman" w:eastAsia="Times New Roman" w:hAnsi="Times New Roman" w:cs="Times New Roman"/>
          <w:color w:val="000000" w:themeColor="text1"/>
          <w:sz w:val="24"/>
          <w:szCs w:val="24"/>
          <w:lang w:eastAsia="de-DE"/>
        </w:rPr>
        <w:t xml:space="preserve">. Graphics were created using ggplot2 </w:t>
      </w:r>
      <w:r w:rsidR="00F804CF">
        <w:rPr>
          <w:rFonts w:ascii="Times New Roman" w:eastAsia="Times New Roman" w:hAnsi="Times New Roman" w:cs="Times New Roman"/>
          <w:color w:val="000000" w:themeColor="text1"/>
          <w:sz w:val="24"/>
          <w:szCs w:val="24"/>
          <w:lang w:eastAsia="de-DE"/>
        </w:rPr>
        <w:fldChar w:fldCharType="begin"/>
      </w:r>
      <w:r w:rsidR="00F804CF">
        <w:rPr>
          <w:rFonts w:ascii="Times New Roman" w:eastAsia="Times New Roman" w:hAnsi="Times New Roman" w:cs="Times New Roman"/>
          <w:color w:val="000000" w:themeColor="text1"/>
          <w:sz w:val="24"/>
          <w:szCs w:val="24"/>
          <w:lang w:eastAsia="de-DE"/>
        </w:rPr>
        <w:instrText xml:space="preserve"> ADDIN ZOTERO_ITEM CSL_CITATION {"citationID":"pv3n4Lwj","properties":{"formattedCitation":"(Wickham, 2016)","plainCitation":"(Wickham, 2016)","noteIndex":0},"citationItems":[{"id":871,"uris":["http://zotero.org/groups/5349517/items/WGTXRE7C"],"itemData":{"id":871,"type":"book","note":"DOI: 10.1007/978-0-387-98141-3","publisher":"Springer-Verlag New York","title":"ggplot2: Elegant Graphics for Data Analysis","author":[{"family":"Wickham","given":"H."}],"issued":{"date-parts":[["2016"]]}}}],"schema":"https://github.com/citation-style-language/schema/raw/master/csl-citation.json"} </w:instrText>
      </w:r>
      <w:r w:rsidR="00F804CF">
        <w:rPr>
          <w:rFonts w:ascii="Times New Roman" w:eastAsia="Times New Roman" w:hAnsi="Times New Roman" w:cs="Times New Roman"/>
          <w:color w:val="000000" w:themeColor="text1"/>
          <w:sz w:val="24"/>
          <w:szCs w:val="24"/>
          <w:lang w:eastAsia="de-DE"/>
        </w:rPr>
        <w:fldChar w:fldCharType="separate"/>
      </w:r>
      <w:r w:rsidR="00F804CF" w:rsidRPr="00F804CF">
        <w:rPr>
          <w:rFonts w:ascii="Times New Roman" w:hAnsi="Times New Roman" w:cs="Times New Roman"/>
          <w:sz w:val="24"/>
        </w:rPr>
        <w:t>(Wickham, 2016)</w:t>
      </w:r>
      <w:r w:rsidR="00F804CF">
        <w:rPr>
          <w:rFonts w:ascii="Times New Roman" w:eastAsia="Times New Roman" w:hAnsi="Times New Roman" w:cs="Times New Roman"/>
          <w:color w:val="000000" w:themeColor="text1"/>
          <w:sz w:val="24"/>
          <w:szCs w:val="24"/>
          <w:lang w:eastAsia="de-DE"/>
        </w:rPr>
        <w:fldChar w:fldCharType="end"/>
      </w:r>
      <w:r w:rsidR="00F804CF">
        <w:rPr>
          <w:rFonts w:ascii="Times New Roman" w:eastAsia="Times New Roman" w:hAnsi="Times New Roman" w:cs="Times New Roman"/>
          <w:color w:val="000000" w:themeColor="text1"/>
          <w:sz w:val="24"/>
          <w:szCs w:val="24"/>
          <w:lang w:eastAsia="de-DE"/>
        </w:rPr>
        <w:t>.</w:t>
      </w:r>
      <w:r w:rsidR="00B3428F">
        <w:rPr>
          <w:rFonts w:ascii="Times New Roman" w:eastAsia="Times New Roman" w:hAnsi="Times New Roman" w:cs="Times New Roman"/>
          <w:color w:val="000000" w:themeColor="text1"/>
          <w:sz w:val="24"/>
          <w:szCs w:val="24"/>
          <w:lang w:eastAsia="de-DE"/>
        </w:rPr>
        <w:t xml:space="preserve"> </w:t>
      </w:r>
    </w:p>
    <w:p w14:paraId="092EC1FF" w14:textId="13CC723B" w:rsidR="00222052" w:rsidRDefault="0048783C" w:rsidP="00222052">
      <w:pPr>
        <w:rPr>
          <w:rFonts w:ascii="Times New Roman" w:hAnsi="Times New Roman" w:cs="Times New Roman"/>
          <w:sz w:val="24"/>
          <w:szCs w:val="24"/>
          <w:lang w:eastAsia="de-DE"/>
        </w:rPr>
      </w:pPr>
      <w:r w:rsidRPr="00A03C4C">
        <w:rPr>
          <w:rFonts w:ascii="Times New Roman" w:hAnsi="Times New Roman" w:cs="Times New Roman"/>
          <w:color w:val="000000" w:themeColor="text1"/>
          <w:sz w:val="24"/>
          <w:szCs w:val="24"/>
          <w:lang w:eastAsia="de-DE"/>
        </w:rPr>
        <w:t xml:space="preserve">To test </w:t>
      </w:r>
      <w:r w:rsidRPr="00A03C4C">
        <w:rPr>
          <w:rFonts w:ascii="Times New Roman" w:hAnsi="Times New Roman" w:cs="Times New Roman"/>
          <w:b/>
          <w:bCs/>
          <w:color w:val="000000" w:themeColor="text1"/>
          <w:sz w:val="24"/>
          <w:szCs w:val="24"/>
          <w:lang w:eastAsia="de-DE"/>
        </w:rPr>
        <w:t>Hypothesis 1</w:t>
      </w:r>
      <w:r w:rsidRPr="00C41B8F">
        <w:rPr>
          <w:rFonts w:ascii="Times New Roman" w:hAnsi="Times New Roman" w:cs="Times New Roman"/>
          <w:sz w:val="24"/>
          <w:szCs w:val="24"/>
          <w:lang w:eastAsia="de-DE"/>
        </w:rPr>
        <w:t>,</w:t>
      </w:r>
      <w:r w:rsidRPr="00B76258">
        <w:rPr>
          <w:rFonts w:ascii="Times New Roman" w:hAnsi="Times New Roman" w:cs="Times New Roman"/>
          <w:color w:val="DBDBDB" w:themeColor="accent3" w:themeTint="66"/>
          <w:sz w:val="24"/>
          <w:szCs w:val="24"/>
          <w:lang w:eastAsia="de-DE"/>
        </w:rPr>
        <w:t xml:space="preserve"> </w:t>
      </w:r>
      <w:r w:rsidR="001F5086" w:rsidRPr="001F5086">
        <w:rPr>
          <w:rFonts w:ascii="Times New Roman" w:hAnsi="Times New Roman" w:cs="Times New Roman"/>
          <w:sz w:val="24"/>
          <w:szCs w:val="24"/>
          <w:lang w:eastAsia="de-DE"/>
        </w:rPr>
        <w:t>we analyzed the percentage of fixations and fixation durations directed at each AOI</w:t>
      </w:r>
      <w:r w:rsidR="00B03864">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during </w:t>
      </w:r>
      <w:r w:rsidR="001D6E56">
        <w:rPr>
          <w:rFonts w:ascii="Times New Roman" w:hAnsi="Times New Roman" w:cs="Times New Roman"/>
          <w:sz w:val="24"/>
          <w:szCs w:val="24"/>
          <w:lang w:eastAsia="de-DE"/>
        </w:rPr>
        <w:t xml:space="preserve">the </w:t>
      </w:r>
      <w:r w:rsidR="00BB2B52">
        <w:rPr>
          <w:rFonts w:ascii="Times New Roman" w:hAnsi="Times New Roman" w:cs="Times New Roman"/>
          <w:sz w:val="24"/>
          <w:szCs w:val="24"/>
          <w:lang w:eastAsia="de-DE"/>
        </w:rPr>
        <w:t>micro-teaching unit</w:t>
      </w:r>
      <w:r w:rsidR="001F5086" w:rsidRPr="001F5086">
        <w:rPr>
          <w:rFonts w:ascii="Times New Roman" w:hAnsi="Times New Roman" w:cs="Times New Roman"/>
          <w:sz w:val="24"/>
          <w:szCs w:val="24"/>
          <w:lang w:eastAsia="de-DE"/>
        </w:rPr>
        <w:t xml:space="preserve">. The AOIs included </w:t>
      </w:r>
      <w:r w:rsidR="001F5086" w:rsidRPr="00BB2B52">
        <w:rPr>
          <w:rFonts w:ascii="Times New Roman" w:hAnsi="Times New Roman" w:cs="Times New Roman"/>
          <w:i/>
          <w:iCs/>
          <w:sz w:val="24"/>
          <w:szCs w:val="24"/>
          <w:lang w:eastAsia="de-DE"/>
        </w:rPr>
        <w:t xml:space="preserve">Students, Disruptive Person, Teacher Material, Student </w:t>
      </w:r>
      <w:r w:rsidR="00BB2B52" w:rsidRPr="00BB2B52">
        <w:rPr>
          <w:rFonts w:ascii="Times New Roman" w:hAnsi="Times New Roman" w:cs="Times New Roman"/>
          <w:i/>
          <w:iCs/>
          <w:sz w:val="24"/>
          <w:szCs w:val="24"/>
          <w:lang w:eastAsia="de-DE"/>
        </w:rPr>
        <w:t>Desks</w:t>
      </w:r>
      <w:r w:rsidR="001F5086" w:rsidRPr="001F5086">
        <w:rPr>
          <w:rFonts w:ascii="Times New Roman" w:hAnsi="Times New Roman" w:cs="Times New Roman"/>
          <w:sz w:val="24"/>
          <w:szCs w:val="24"/>
          <w:lang w:eastAsia="de-DE"/>
        </w:rPr>
        <w:t xml:space="preserve">, and </w:t>
      </w:r>
      <w:r w:rsidR="001F5086" w:rsidRPr="00BB2B52">
        <w:rPr>
          <w:rFonts w:ascii="Times New Roman" w:hAnsi="Times New Roman" w:cs="Times New Roman"/>
          <w:i/>
          <w:iCs/>
          <w:sz w:val="24"/>
          <w:szCs w:val="24"/>
          <w:lang w:eastAsia="de-DE"/>
        </w:rPr>
        <w:t>Classroom/Others</w:t>
      </w:r>
      <w:r w:rsidR="001F5086" w:rsidRPr="001F5086">
        <w:rPr>
          <w:rFonts w:ascii="Times New Roman" w:hAnsi="Times New Roman" w:cs="Times New Roman"/>
          <w:sz w:val="24"/>
          <w:szCs w:val="24"/>
          <w:lang w:eastAsia="de-DE"/>
        </w:rPr>
        <w:t xml:space="preserve">. For fixation percentages, we calculated the proportion of fixations on each AOI relative to the total number of fixations, excluding fixations on the </w:t>
      </w:r>
      <w:r w:rsidR="001F5086" w:rsidRPr="002A6F75">
        <w:rPr>
          <w:rFonts w:ascii="Times New Roman" w:hAnsi="Times New Roman" w:cs="Times New Roman"/>
          <w:i/>
          <w:iCs/>
          <w:sz w:val="24"/>
          <w:szCs w:val="24"/>
          <w:lang w:eastAsia="de-DE"/>
        </w:rPr>
        <w:t>Disruptive Person</w:t>
      </w:r>
      <w:r w:rsidR="00702734">
        <w:rPr>
          <w:rFonts w:ascii="Times New Roman" w:hAnsi="Times New Roman" w:cs="Times New Roman"/>
          <w:sz w:val="24"/>
          <w:szCs w:val="24"/>
          <w:lang w:eastAsia="de-DE"/>
        </w:rPr>
        <w:t>.</w:t>
      </w:r>
      <w:r w:rsidR="001F5086" w:rsidRPr="001F5086">
        <w:rPr>
          <w:rFonts w:ascii="Times New Roman" w:hAnsi="Times New Roman" w:cs="Times New Roman"/>
          <w:sz w:val="24"/>
          <w:szCs w:val="24"/>
          <w:lang w:eastAsia="de-DE"/>
        </w:rPr>
        <w:t xml:space="preserve"> For fixation durations, we calculated the proportion of fixation time on each AOI relative to the total fixation duration, again excluding durations associated with the </w:t>
      </w:r>
      <w:r w:rsidR="001F5086" w:rsidRPr="002A6F75">
        <w:rPr>
          <w:rFonts w:ascii="Times New Roman" w:hAnsi="Times New Roman" w:cs="Times New Roman"/>
          <w:i/>
          <w:iCs/>
          <w:sz w:val="24"/>
          <w:szCs w:val="24"/>
          <w:lang w:eastAsia="de-DE"/>
        </w:rPr>
        <w:t>Disruptive Person</w:t>
      </w:r>
      <w:r w:rsidR="00702734">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A separate percentage for the </w:t>
      </w:r>
      <w:r w:rsidR="001F5086" w:rsidRPr="002A6F75">
        <w:rPr>
          <w:rFonts w:ascii="Times New Roman" w:hAnsi="Times New Roman" w:cs="Times New Roman"/>
          <w:i/>
          <w:iCs/>
          <w:sz w:val="24"/>
          <w:szCs w:val="24"/>
          <w:lang w:eastAsia="de-DE"/>
        </w:rPr>
        <w:t>Disruptive Person</w:t>
      </w:r>
      <w:r w:rsidR="002A6F75">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was computed using denominators that included the fixations </w:t>
      </w:r>
      <w:r w:rsidR="00702734">
        <w:rPr>
          <w:rFonts w:ascii="Times New Roman" w:hAnsi="Times New Roman" w:cs="Times New Roman"/>
          <w:sz w:val="24"/>
          <w:szCs w:val="24"/>
          <w:lang w:eastAsia="de-DE"/>
        </w:rPr>
        <w:t>and</w:t>
      </w:r>
      <w:r w:rsidR="001F5086" w:rsidRPr="001F5086">
        <w:rPr>
          <w:rFonts w:ascii="Times New Roman" w:hAnsi="Times New Roman" w:cs="Times New Roman"/>
          <w:sz w:val="24"/>
          <w:szCs w:val="24"/>
          <w:lang w:eastAsia="de-DE"/>
        </w:rPr>
        <w:t xml:space="preserve"> durations on this AOI to ensure proportional comparisons across all categories.</w:t>
      </w:r>
      <w:r w:rsidR="001F5086">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For each AOI, mean percentages of fixations and fixation durations were calculated separately for experienced and inexperienced teachers. These values were visualized using bar graphs, with the AOIs as categories and </w:t>
      </w:r>
      <w:r w:rsidR="001F5086" w:rsidRPr="001F5086">
        <w:rPr>
          <w:rFonts w:ascii="Times New Roman" w:hAnsi="Times New Roman" w:cs="Times New Roman"/>
          <w:sz w:val="24"/>
          <w:szCs w:val="24"/>
          <w:lang w:eastAsia="de-DE"/>
        </w:rPr>
        <w:lastRenderedPageBreak/>
        <w:t>percentages as dependent variables, allowing direct comparisons between groups.</w:t>
      </w:r>
      <w:r w:rsidR="001F5086">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To determine statistical differences between the two groups, </w:t>
      </w:r>
      <w:r w:rsidR="001F5086">
        <w:rPr>
          <w:rFonts w:ascii="Times New Roman" w:hAnsi="Times New Roman" w:cs="Times New Roman"/>
          <w:sz w:val="24"/>
          <w:szCs w:val="24"/>
          <w:lang w:eastAsia="de-DE"/>
        </w:rPr>
        <w:t>independent-sample</w:t>
      </w:r>
      <w:r w:rsidR="001F5086" w:rsidRPr="001F5086">
        <w:rPr>
          <w:rFonts w:ascii="Times New Roman" w:hAnsi="Times New Roman" w:cs="Times New Roman"/>
          <w:sz w:val="24"/>
          <w:szCs w:val="24"/>
          <w:lang w:eastAsia="de-DE"/>
        </w:rPr>
        <w:t xml:space="preserve"> </w:t>
      </w:r>
      <w:r w:rsidR="001F5086" w:rsidRPr="001F5086">
        <w:rPr>
          <w:rFonts w:ascii="Times New Roman" w:hAnsi="Times New Roman" w:cs="Times New Roman"/>
          <w:i/>
          <w:iCs/>
          <w:sz w:val="24"/>
          <w:szCs w:val="24"/>
          <w:lang w:eastAsia="de-DE"/>
        </w:rPr>
        <w:t>t</w:t>
      </w:r>
      <w:r w:rsidR="001F5086" w:rsidRPr="001F5086">
        <w:rPr>
          <w:rFonts w:ascii="Times New Roman" w:hAnsi="Times New Roman" w:cs="Times New Roman"/>
          <w:sz w:val="24"/>
          <w:szCs w:val="24"/>
          <w:lang w:eastAsia="de-DE"/>
        </w:rPr>
        <w:t xml:space="preserve">-tests were conducted for each AOI, both for fixation percentages and fixation durations. Effect sizes were reported using Cohen’s </w:t>
      </w:r>
      <w:r w:rsidR="001F5086" w:rsidRPr="00860236">
        <w:rPr>
          <w:rFonts w:ascii="Times New Roman" w:hAnsi="Times New Roman" w:cs="Times New Roman"/>
          <w:i/>
          <w:iCs/>
          <w:sz w:val="24"/>
          <w:szCs w:val="24"/>
          <w:lang w:eastAsia="de-DE"/>
        </w:rPr>
        <w:t>d</w:t>
      </w:r>
      <w:r w:rsidR="001F5086" w:rsidRPr="001F5086">
        <w:rPr>
          <w:rFonts w:ascii="Times New Roman" w:hAnsi="Times New Roman" w:cs="Times New Roman"/>
          <w:sz w:val="24"/>
          <w:szCs w:val="24"/>
          <w:lang w:eastAsia="de-DE"/>
        </w:rPr>
        <w:t xml:space="preserve">, providing information on the magnitude of group differences. </w:t>
      </w:r>
    </w:p>
    <w:p w14:paraId="62678653" w14:textId="02961543" w:rsidR="00070592" w:rsidRDefault="00621921" w:rsidP="001D772A">
      <w:pPr>
        <w:rPr>
          <w:rFonts w:ascii="Times New Roman" w:hAnsi="Times New Roman" w:cs="Times New Roman"/>
          <w:sz w:val="24"/>
          <w:szCs w:val="24"/>
          <w:lang w:eastAsia="de-DE"/>
        </w:rPr>
      </w:pP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w:t>
      </w:r>
      <w:r w:rsidRPr="00621921">
        <w:rPr>
          <w:rFonts w:ascii="Times New Roman" w:hAnsi="Times New Roman" w:cs="Times New Roman"/>
          <w:sz w:val="24"/>
          <w:szCs w:val="24"/>
          <w:lang w:eastAsia="de-DE"/>
        </w:rPr>
        <w:t>, which examined global monitoring gaze behavior and event-related gaze behavior, we conducted a series of analyses.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For global monitoring gaze behavior, represented by the Gaze Relational Index (GRI), we analyzed data from the entire </w:t>
      </w:r>
      <w:r>
        <w:rPr>
          <w:rFonts w:ascii="Times New Roman" w:hAnsi="Times New Roman" w:cs="Times New Roman"/>
          <w:sz w:val="24"/>
          <w:szCs w:val="24"/>
          <w:lang w:eastAsia="de-DE"/>
        </w:rPr>
        <w:t>m</w:t>
      </w:r>
      <w:r w:rsidRPr="00621921">
        <w:rPr>
          <w:rFonts w:ascii="Times New Roman" w:hAnsi="Times New Roman" w:cs="Times New Roman"/>
          <w:sz w:val="24"/>
          <w:szCs w:val="24"/>
          <w:lang w:eastAsia="de-DE"/>
        </w:rPr>
        <w:t>icro-</w:t>
      </w:r>
      <w:r>
        <w:rPr>
          <w:rFonts w:ascii="Times New Roman" w:hAnsi="Times New Roman" w:cs="Times New Roman"/>
          <w:sz w:val="24"/>
          <w:szCs w:val="24"/>
          <w:lang w:eastAsia="de-DE"/>
        </w:rPr>
        <w:t>t</w:t>
      </w:r>
      <w:r w:rsidRPr="00621921">
        <w:rPr>
          <w:rFonts w:ascii="Times New Roman" w:hAnsi="Times New Roman" w:cs="Times New Roman"/>
          <w:sz w:val="24"/>
          <w:szCs w:val="24"/>
          <w:lang w:eastAsia="de-DE"/>
        </w:rPr>
        <w:t xml:space="preserve">eaching </w:t>
      </w:r>
      <w:r>
        <w:rPr>
          <w:rFonts w:ascii="Times New Roman" w:hAnsi="Times New Roman" w:cs="Times New Roman"/>
          <w:sz w:val="24"/>
          <w:szCs w:val="24"/>
          <w:lang w:eastAsia="de-DE"/>
        </w:rPr>
        <w:t>u</w:t>
      </w:r>
      <w:r w:rsidRPr="00621921">
        <w:rPr>
          <w:rFonts w:ascii="Times New Roman" w:hAnsi="Times New Roman" w:cs="Times New Roman"/>
          <w:sz w:val="24"/>
          <w:szCs w:val="24"/>
          <w:lang w:eastAsia="de-DE"/>
        </w:rPr>
        <w:t xml:space="preserve">nit and the AOI </w:t>
      </w:r>
      <w:r w:rsidRPr="00621921">
        <w:rPr>
          <w:rFonts w:ascii="Times New Roman" w:hAnsi="Times New Roman" w:cs="Times New Roman"/>
          <w:i/>
          <w:iCs/>
          <w:sz w:val="24"/>
          <w:szCs w:val="24"/>
          <w:lang w:eastAsia="de-DE"/>
        </w:rPr>
        <w:t>Students</w:t>
      </w:r>
      <w:r w:rsidRPr="00621921">
        <w:rPr>
          <w:rFonts w:ascii="Times New Roman" w:hAnsi="Times New Roman" w:cs="Times New Roman"/>
          <w:sz w:val="24"/>
          <w:szCs w:val="24"/>
          <w:lang w:eastAsia="de-DE"/>
        </w:rPr>
        <w:t>. The GRI was calculated as the ratio of fixation number to fixation duration, with a smaller GRI reflecting more frequent but shorter fixations</w:t>
      </w:r>
      <w:r w:rsidR="006B1D17">
        <w:rPr>
          <w:rFonts w:ascii="Times New Roman" w:hAnsi="Times New Roman" w:cs="Times New Roman"/>
          <w:sz w:val="24"/>
          <w:szCs w:val="24"/>
          <w:lang w:eastAsia="de-DE"/>
        </w:rPr>
        <w:t xml:space="preserve"> (</w:t>
      </w:r>
      <w:r w:rsidR="006B1D17" w:rsidRPr="00621921">
        <w:rPr>
          <w:rFonts w:ascii="Times New Roman" w:hAnsi="Times New Roman" w:cs="Times New Roman"/>
          <w:b/>
          <w:bCs/>
          <w:sz w:val="24"/>
          <w:szCs w:val="24"/>
          <w:lang w:eastAsia="de-DE"/>
        </w:rPr>
        <w:t>Hypothesis 2a</w:t>
      </w:r>
      <w:r w:rsidR="006B1D17">
        <w:rPr>
          <w:rFonts w:ascii="Times New Roman" w:hAnsi="Times New Roman" w:cs="Times New Roman"/>
          <w:b/>
          <w:bCs/>
          <w:sz w:val="24"/>
          <w:szCs w:val="24"/>
          <w:lang w:eastAsia="de-DE"/>
        </w:rPr>
        <w:t>)</w:t>
      </w:r>
      <w:r w:rsidRPr="00621921">
        <w:rPr>
          <w:rFonts w:ascii="Times New Roman" w:hAnsi="Times New Roman" w:cs="Times New Roman"/>
          <w:sz w:val="24"/>
          <w:szCs w:val="24"/>
          <w:lang w:eastAsia="de-DE"/>
        </w:rPr>
        <w:t xml:space="preserve">.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 group means of fixation number, fixation duration, and GRI between experienced and inexperienced teachers.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to determine the effect size, indicating the magnitude of observed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2b</w:t>
      </w:r>
      <w:r w:rsidRPr="00621921">
        <w:rPr>
          <w:rFonts w:ascii="Times New Roman" w:hAnsi="Times New Roman" w:cs="Times New Roman"/>
          <w:sz w:val="24"/>
          <w:szCs w:val="24"/>
          <w:lang w:eastAsia="de-DE"/>
        </w:rPr>
        <w:t xml:space="preserve">, which proposed that experienced teachers would exhibit more frequent fixations and shorter fixation durations when attending to the AOI </w:t>
      </w:r>
      <w:r w:rsidRPr="00621921">
        <w:rPr>
          <w:rFonts w:ascii="Times New Roman" w:hAnsi="Times New Roman" w:cs="Times New Roman"/>
          <w:i/>
          <w:iCs/>
          <w:sz w:val="24"/>
          <w:szCs w:val="24"/>
          <w:lang w:eastAsia="de-DE"/>
        </w:rPr>
        <w:t>Disruptive Person</w:t>
      </w:r>
      <w:r w:rsidRPr="00621921">
        <w:rPr>
          <w:rFonts w:ascii="Times New Roman" w:hAnsi="Times New Roman" w:cs="Times New Roman"/>
          <w:sz w:val="24"/>
          <w:szCs w:val="24"/>
          <w:lang w:eastAsia="de-DE"/>
        </w:rPr>
        <w:t xml:space="preserve"> compared to inexperienced teachers, we analyzed the total fixation number and fixation duration directed toward this AOI.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these parameters between groups.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to quantify the magnitude of the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2c</w:t>
      </w:r>
      <w:r w:rsidRPr="00621921">
        <w:rPr>
          <w:rFonts w:ascii="Times New Roman" w:hAnsi="Times New Roman" w:cs="Times New Roman"/>
          <w:sz w:val="24"/>
          <w:szCs w:val="24"/>
          <w:lang w:eastAsia="de-DE"/>
        </w:rPr>
        <w:t xml:space="preserve">, which posited that experienced teachers would respond more quickly (shorter </w:t>
      </w:r>
      <w:r w:rsidR="006F455C" w:rsidRPr="00621921">
        <w:rPr>
          <w:rFonts w:ascii="Times New Roman" w:hAnsi="Times New Roman" w:cs="Times New Roman"/>
          <w:sz w:val="24"/>
          <w:szCs w:val="24"/>
          <w:lang w:eastAsia="de-DE"/>
        </w:rPr>
        <w:t>time to first fixation</w:t>
      </w:r>
      <w:r w:rsidRPr="00621921">
        <w:rPr>
          <w:rFonts w:ascii="Times New Roman" w:hAnsi="Times New Roman" w:cs="Times New Roman"/>
          <w:sz w:val="24"/>
          <w:szCs w:val="24"/>
          <w:lang w:eastAsia="de-DE"/>
        </w:rPr>
        <w:t xml:space="preserve">) to disruptions involving the AOI </w:t>
      </w:r>
      <w:r w:rsidRPr="00621921">
        <w:rPr>
          <w:rFonts w:ascii="Times New Roman" w:hAnsi="Times New Roman" w:cs="Times New Roman"/>
          <w:i/>
          <w:iCs/>
          <w:sz w:val="24"/>
          <w:szCs w:val="24"/>
          <w:lang w:eastAsia="de-DE"/>
        </w:rPr>
        <w:t>Disruptive Person</w:t>
      </w:r>
      <w:r w:rsidRPr="00621921">
        <w:rPr>
          <w:rFonts w:ascii="Times New Roman" w:hAnsi="Times New Roman" w:cs="Times New Roman"/>
          <w:sz w:val="24"/>
          <w:szCs w:val="24"/>
          <w:lang w:eastAsia="de-DE"/>
        </w:rPr>
        <w:t xml:space="preserve"> compared to inexperienced teachers, we analyzed </w:t>
      </w:r>
      <w:r w:rsidR="006F455C">
        <w:rPr>
          <w:rFonts w:ascii="Times New Roman" w:hAnsi="Times New Roman" w:cs="Times New Roman"/>
          <w:sz w:val="24"/>
          <w:szCs w:val="24"/>
          <w:lang w:eastAsia="de-DE"/>
        </w:rPr>
        <w:t xml:space="preserve">the </w:t>
      </w:r>
      <w:r w:rsidRPr="00621921">
        <w:rPr>
          <w:rFonts w:ascii="Times New Roman" w:hAnsi="Times New Roman" w:cs="Times New Roman"/>
          <w:sz w:val="24"/>
          <w:szCs w:val="24"/>
          <w:lang w:eastAsia="de-DE"/>
        </w:rPr>
        <w:t>TTFF</w:t>
      </w:r>
      <w:r w:rsidR="006F455C">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across all disruption events.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conducted to compare </w:t>
      </w:r>
      <w:r w:rsidR="006F455C">
        <w:rPr>
          <w:rFonts w:ascii="Times New Roman" w:hAnsi="Times New Roman" w:cs="Times New Roman"/>
          <w:sz w:val="24"/>
          <w:szCs w:val="24"/>
          <w:lang w:eastAsia="de-DE"/>
        </w:rPr>
        <w:t xml:space="preserve">the </w:t>
      </w:r>
      <w:r w:rsidRPr="00621921">
        <w:rPr>
          <w:rFonts w:ascii="Times New Roman" w:hAnsi="Times New Roman" w:cs="Times New Roman"/>
          <w:sz w:val="24"/>
          <w:szCs w:val="24"/>
          <w:lang w:eastAsia="de-DE"/>
        </w:rPr>
        <w:t xml:space="preserve">TTFF between experienced and inexperienced teachers.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again calculated to assess the effect size of the group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2d</w:t>
      </w:r>
      <w:r w:rsidRPr="00621921">
        <w:rPr>
          <w:rFonts w:ascii="Times New Roman" w:hAnsi="Times New Roman" w:cs="Times New Roman"/>
          <w:sz w:val="24"/>
          <w:szCs w:val="24"/>
          <w:lang w:eastAsia="de-DE"/>
        </w:rPr>
        <w:t xml:space="preserve">, which stated that differences in gaze behavior (fixation number, fixation </w:t>
      </w:r>
      <w:r w:rsidRPr="00621921">
        <w:rPr>
          <w:rFonts w:ascii="Times New Roman" w:hAnsi="Times New Roman" w:cs="Times New Roman"/>
          <w:sz w:val="24"/>
          <w:szCs w:val="24"/>
          <w:lang w:eastAsia="de-DE"/>
        </w:rPr>
        <w:lastRenderedPageBreak/>
        <w:t>duration, and TTFF) between experienced and inexperienced teachers would vary across disruption categories (verbal, physical, and lack of eagerness to learn), we performed a two-way repeated-measures A</w:t>
      </w:r>
      <w:r w:rsidR="00B1462F">
        <w:rPr>
          <w:rFonts w:ascii="Times New Roman" w:hAnsi="Times New Roman" w:cs="Times New Roman"/>
          <w:sz w:val="24"/>
          <w:szCs w:val="24"/>
          <w:lang w:eastAsia="de-DE"/>
        </w:rPr>
        <w:t>nalysis of Variance</w:t>
      </w:r>
      <w:r w:rsidRPr="00621921">
        <w:rPr>
          <w:rFonts w:ascii="Times New Roman" w:hAnsi="Times New Roman" w:cs="Times New Roman"/>
          <w:sz w:val="24"/>
          <w:szCs w:val="24"/>
          <w:lang w:eastAsia="de-DE"/>
        </w:rPr>
        <w:t>. The analysis examined the main effects of group (experienced vs. inexperienced), disruption category, and their interaction for each parameter. Generalized eta-squared (</w:t>
      </w:r>
      <w:r w:rsidRPr="00621921">
        <w:rPr>
          <w:rFonts w:ascii="Times New Roman" w:hAnsi="Times New Roman" w:cs="Times New Roman"/>
          <w:i/>
          <w:iCs/>
          <w:sz w:val="24"/>
          <w:szCs w:val="24"/>
          <w:lang w:val="de-DE" w:eastAsia="de-DE"/>
        </w:rPr>
        <w:t>η</w:t>
      </w:r>
      <w:r w:rsidRPr="00621921">
        <w:rPr>
          <w:rFonts w:ascii="Times New Roman" w:hAnsi="Times New Roman" w:cs="Times New Roman"/>
          <w:i/>
          <w:iCs/>
          <w:sz w:val="24"/>
          <w:szCs w:val="24"/>
          <w:lang w:eastAsia="de-DE"/>
        </w:rPr>
        <w:t>²</w:t>
      </w:r>
      <w:r w:rsidRPr="00621921">
        <w:rPr>
          <w:rFonts w:ascii="Times New Roman" w:hAnsi="Times New Roman" w:cs="Times New Roman"/>
          <w:sz w:val="24"/>
          <w:szCs w:val="24"/>
          <w:lang w:eastAsia="de-DE"/>
        </w:rPr>
        <w:t>) was calculated to quantify the effect sizes for each factor. Pairwise comparisons were conducted to</w:t>
      </w:r>
      <w:r w:rsidR="000F3599">
        <w:rPr>
          <w:rFonts w:ascii="Times New Roman" w:hAnsi="Times New Roman" w:cs="Times New Roman"/>
          <w:sz w:val="24"/>
          <w:szCs w:val="24"/>
          <w:lang w:eastAsia="de-DE"/>
        </w:rPr>
        <w:t xml:space="preserve"> (1) i</w:t>
      </w:r>
      <w:r w:rsidR="00B1462F" w:rsidRPr="00621921">
        <w:rPr>
          <w:rFonts w:ascii="Times New Roman" w:hAnsi="Times New Roman" w:cs="Times New Roman"/>
          <w:sz w:val="24"/>
          <w:szCs w:val="24"/>
          <w:lang w:eastAsia="de-DE"/>
        </w:rPr>
        <w:t xml:space="preserve">dentify group differences (experienced </w:t>
      </w:r>
      <w:r w:rsidR="00B1462F">
        <w:rPr>
          <w:rFonts w:ascii="Times New Roman" w:hAnsi="Times New Roman" w:cs="Times New Roman"/>
          <w:sz w:val="24"/>
          <w:szCs w:val="24"/>
          <w:lang w:eastAsia="de-DE"/>
        </w:rPr>
        <w:t>vs.</w:t>
      </w:r>
      <w:r w:rsidR="00B1462F" w:rsidRPr="00621921">
        <w:rPr>
          <w:rFonts w:ascii="Times New Roman" w:hAnsi="Times New Roman" w:cs="Times New Roman"/>
          <w:sz w:val="24"/>
          <w:szCs w:val="24"/>
          <w:lang w:eastAsia="de-DE"/>
        </w:rPr>
        <w:t xml:space="preserve"> inexperienced teachers) within each disruption category</w:t>
      </w:r>
      <w:r w:rsidR="000F3599">
        <w:rPr>
          <w:rFonts w:ascii="Times New Roman" w:hAnsi="Times New Roman" w:cs="Times New Roman"/>
          <w:sz w:val="24"/>
          <w:szCs w:val="24"/>
          <w:lang w:eastAsia="de-DE"/>
        </w:rPr>
        <w:t xml:space="preserve"> and (2) e</w:t>
      </w:r>
      <w:r w:rsidRPr="00621921">
        <w:rPr>
          <w:rFonts w:ascii="Times New Roman" w:hAnsi="Times New Roman" w:cs="Times New Roman"/>
          <w:sz w:val="24"/>
          <w:szCs w:val="24"/>
          <w:lang w:eastAsia="de-DE"/>
        </w:rPr>
        <w:t>xamine differences between the disruption categories (e.g., less salient disruptions, such as lack of eagerness to learn, compared to more salient categories like verbal or physical disruptions).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for pairwise comparisons to quantify the magnitude of differences between groups and across disruption categories.</w:t>
      </w:r>
    </w:p>
    <w:p w14:paraId="65CB0ED8" w14:textId="3F31C5FC" w:rsidR="00D07092" w:rsidRPr="00E82101" w:rsidRDefault="00070592" w:rsidP="00B80B25">
      <w:pPr>
        <w:rPr>
          <w:rFonts w:ascii="Times New Roman" w:hAnsi="Times New Roman" w:cs="Times New Roman"/>
          <w:sz w:val="24"/>
          <w:szCs w:val="24"/>
          <w:lang w:eastAsia="de-DE"/>
        </w:rPr>
      </w:pPr>
      <w:r w:rsidRPr="00070592">
        <w:rPr>
          <w:rFonts w:ascii="Times New Roman" w:hAnsi="Times New Roman" w:cs="Times New Roman"/>
          <w:sz w:val="24"/>
          <w:szCs w:val="24"/>
          <w:lang w:eastAsia="de-DE"/>
        </w:rPr>
        <w:t xml:space="preserve">To address the third research goal, we analyzed the relationship between gaze efficiency (GRI) and classroom management characteristics using Pearson correlation coefficients. For each hypothesis, GRI values were correlated with </w:t>
      </w:r>
      <w:r w:rsidR="006F5D31">
        <w:rPr>
          <w:rFonts w:ascii="Times New Roman" w:hAnsi="Times New Roman" w:cs="Times New Roman"/>
          <w:sz w:val="24"/>
          <w:szCs w:val="24"/>
          <w:lang w:eastAsia="de-DE"/>
        </w:rPr>
        <w:t>classro</w:t>
      </w:r>
      <w:r w:rsidR="0075614C">
        <w:rPr>
          <w:rFonts w:ascii="Times New Roman" w:hAnsi="Times New Roman" w:cs="Times New Roman"/>
          <w:sz w:val="24"/>
          <w:szCs w:val="24"/>
          <w:lang w:eastAsia="de-DE"/>
        </w:rPr>
        <w:t>om management</w:t>
      </w:r>
      <w:r w:rsidRPr="00070592">
        <w:rPr>
          <w:rFonts w:ascii="Times New Roman" w:hAnsi="Times New Roman" w:cs="Times New Roman"/>
          <w:sz w:val="24"/>
          <w:szCs w:val="24"/>
          <w:lang w:eastAsia="de-DE"/>
        </w:rPr>
        <w:t xml:space="preserve"> measures: </w:t>
      </w:r>
      <w:r w:rsidR="00AD2F47" w:rsidRPr="00AD2F47">
        <w:rPr>
          <w:rFonts w:ascii="Times New Roman" w:hAnsi="Times New Roman" w:cs="Times New Roman"/>
          <w:sz w:val="24"/>
          <w:szCs w:val="24"/>
          <w:lang w:eastAsia="de-DE"/>
        </w:rPr>
        <w:t>ratings of how disturbing the disruption was</w:t>
      </w:r>
      <w:r w:rsidR="00AF3614">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3a</w:t>
      </w:r>
      <w:r w:rsidRPr="00070592">
        <w:rPr>
          <w:rFonts w:ascii="Times New Roman" w:hAnsi="Times New Roman" w:cs="Times New Roman"/>
          <w:sz w:val="24"/>
          <w:szCs w:val="24"/>
          <w:lang w:eastAsia="de-DE"/>
        </w:rPr>
        <w:t xml:space="preserve">), </w:t>
      </w:r>
      <w:r w:rsidR="009519DE" w:rsidRPr="009519DE">
        <w:rPr>
          <w:rFonts w:ascii="Times New Roman" w:hAnsi="Times New Roman" w:cs="Times New Roman"/>
          <w:sz w:val="24"/>
          <w:szCs w:val="24"/>
          <w:lang w:eastAsia="de-DE"/>
        </w:rPr>
        <w:t>ratings of confidence in managing disruptions</w:t>
      </w:r>
      <w:r w:rsidR="009519DE">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3b</w:t>
      </w:r>
      <w:r w:rsidRPr="00070592">
        <w:rPr>
          <w:rFonts w:ascii="Times New Roman" w:hAnsi="Times New Roman" w:cs="Times New Roman"/>
          <w:sz w:val="24"/>
          <w:szCs w:val="24"/>
          <w:lang w:eastAsia="de-DE"/>
        </w:rPr>
        <w:t>), self-assessed competencies in disruption prevention and management (</w:t>
      </w:r>
      <w:r w:rsidRPr="00070592">
        <w:rPr>
          <w:rFonts w:ascii="Times New Roman" w:hAnsi="Times New Roman" w:cs="Times New Roman"/>
          <w:b/>
          <w:bCs/>
          <w:sz w:val="24"/>
          <w:szCs w:val="24"/>
          <w:lang w:eastAsia="de-DE"/>
        </w:rPr>
        <w:t>Hypothesis 3c</w:t>
      </w:r>
      <w:r w:rsidRPr="00070592">
        <w:rPr>
          <w:rFonts w:ascii="Times New Roman" w:hAnsi="Times New Roman" w:cs="Times New Roman"/>
          <w:sz w:val="24"/>
          <w:szCs w:val="24"/>
          <w:lang w:eastAsia="de-DE"/>
        </w:rPr>
        <w:t>), and strategic knowledge of classroom management (</w:t>
      </w:r>
      <w:r w:rsidRPr="00070592">
        <w:rPr>
          <w:rFonts w:ascii="Times New Roman" w:hAnsi="Times New Roman" w:cs="Times New Roman"/>
          <w:b/>
          <w:bCs/>
          <w:sz w:val="24"/>
          <w:szCs w:val="24"/>
          <w:lang w:eastAsia="de-DE"/>
        </w:rPr>
        <w:t>Hypothesis 3d</w:t>
      </w:r>
      <w:r w:rsidRPr="00070592">
        <w:rPr>
          <w:rFonts w:ascii="Times New Roman" w:hAnsi="Times New Roman" w:cs="Times New Roman"/>
          <w:sz w:val="24"/>
          <w:szCs w:val="24"/>
          <w:lang w:eastAsia="de-DE"/>
        </w:rPr>
        <w:t>).</w:t>
      </w:r>
      <w:r>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 xml:space="preserve">Significance was assessed with </w:t>
      </w:r>
      <w:r w:rsidRPr="00070592">
        <w:rPr>
          <w:rFonts w:ascii="Times New Roman" w:hAnsi="Times New Roman" w:cs="Times New Roman"/>
          <w:i/>
          <w:iCs/>
          <w:sz w:val="24"/>
          <w:szCs w:val="24"/>
          <w:lang w:eastAsia="de-DE"/>
        </w:rPr>
        <w:t>p</w:t>
      </w:r>
      <w:r w:rsidRPr="00070592">
        <w:rPr>
          <w:rFonts w:ascii="Times New Roman" w:hAnsi="Times New Roman" w:cs="Times New Roman"/>
          <w:sz w:val="24"/>
          <w:szCs w:val="24"/>
          <w:lang w:eastAsia="de-DE"/>
        </w:rPr>
        <w:t xml:space="preserve">-values. </w:t>
      </w:r>
    </w:p>
    <w:p w14:paraId="750954BC" w14:textId="2986F233" w:rsidR="004B46D1" w:rsidRPr="000C2A6B" w:rsidRDefault="00944B00" w:rsidP="007B42B7">
      <w:pPr>
        <w:pStyle w:val="berschrift1"/>
        <w:ind w:left="360"/>
        <w:rPr>
          <w:rFonts w:ascii="Times New Roman" w:hAnsi="Times New Roman" w:cs="Times New Roman"/>
          <w:color w:val="000000" w:themeColor="text1"/>
          <w:sz w:val="24"/>
          <w:szCs w:val="24"/>
          <w:lang w:eastAsia="de-DE"/>
        </w:rPr>
      </w:pPr>
      <w:commentRangeStart w:id="52"/>
      <w:r w:rsidRPr="000C2A6B">
        <w:rPr>
          <w:rFonts w:ascii="Times New Roman" w:hAnsi="Times New Roman" w:cs="Times New Roman"/>
          <w:color w:val="000000" w:themeColor="text1"/>
          <w:sz w:val="24"/>
          <w:szCs w:val="24"/>
          <w:lang w:eastAsia="de-DE"/>
        </w:rPr>
        <w:t>Results</w:t>
      </w:r>
      <w:commentRangeEnd w:id="52"/>
      <w:r w:rsidR="002F4959">
        <w:rPr>
          <w:rStyle w:val="Kommentarzeichen"/>
          <w:rFonts w:ascii="Calibri" w:hAnsi="Calibri" w:cs="Arial"/>
          <w:b w:val="0"/>
        </w:rPr>
        <w:commentReference w:id="52"/>
      </w:r>
    </w:p>
    <w:p w14:paraId="270A469A" w14:textId="77777777" w:rsidR="00D33BE9" w:rsidRPr="00D33BE9" w:rsidRDefault="00D33BE9" w:rsidP="007C555E">
      <w:pPr>
        <w:pStyle w:val="berschrift2"/>
        <w:rPr>
          <w:rFonts w:ascii="Times New Roman" w:hAnsi="Times New Roman" w:cs="Times New Roman"/>
          <w:sz w:val="24"/>
          <w:szCs w:val="24"/>
          <w:lang w:eastAsia="de-DE"/>
        </w:rPr>
      </w:pPr>
      <w:r w:rsidRPr="00D33BE9">
        <w:rPr>
          <w:rFonts w:ascii="Times New Roman" w:hAnsi="Times New Roman" w:cs="Times New Roman"/>
          <w:sz w:val="24"/>
          <w:szCs w:val="24"/>
          <w:lang w:eastAsia="de-DE"/>
        </w:rPr>
        <w:t>Gaze Allocation Across Areas of Interest</w:t>
      </w:r>
    </w:p>
    <w:p w14:paraId="28E578F2" w14:textId="25085A98" w:rsidR="00006918" w:rsidRDefault="000000FC" w:rsidP="007C555E">
      <w:pPr>
        <w:rPr>
          <w:rFonts w:ascii="Times New Roman" w:hAnsi="Times New Roman" w:cs="Times New Roman"/>
          <w:color w:val="DBDBDB" w:themeColor="accent3" w:themeTint="66"/>
          <w:sz w:val="24"/>
          <w:szCs w:val="24"/>
          <w:lang w:eastAsia="de-DE"/>
        </w:rPr>
      </w:pPr>
      <w:r>
        <w:rPr>
          <w:rFonts w:ascii="Times New Roman" w:hAnsi="Times New Roman" w:cs="Times New Roman"/>
          <w:sz w:val="24"/>
          <w:szCs w:val="24"/>
          <w:lang w:eastAsia="de-DE"/>
        </w:rPr>
        <w:t xml:space="preserve">To investigate </w:t>
      </w:r>
      <w:r w:rsidR="00197DFD">
        <w:rPr>
          <w:rFonts w:ascii="Times New Roman" w:hAnsi="Times New Roman" w:cs="Times New Roman"/>
          <w:sz w:val="24"/>
          <w:szCs w:val="24"/>
          <w:lang w:eastAsia="de-DE"/>
        </w:rPr>
        <w:t xml:space="preserve">teachers’ </w:t>
      </w:r>
      <w:r w:rsidR="00F923BA">
        <w:rPr>
          <w:rFonts w:ascii="Times New Roman" w:hAnsi="Times New Roman" w:cs="Times New Roman"/>
          <w:sz w:val="24"/>
          <w:szCs w:val="24"/>
          <w:lang w:eastAsia="de-DE"/>
        </w:rPr>
        <w:t>gaze allocations</w:t>
      </w:r>
      <w:r>
        <w:rPr>
          <w:rFonts w:ascii="Times New Roman" w:hAnsi="Times New Roman" w:cs="Times New Roman"/>
          <w:sz w:val="24"/>
          <w:szCs w:val="24"/>
          <w:lang w:eastAsia="de-DE"/>
        </w:rPr>
        <w:t xml:space="preserve">, we </w:t>
      </w:r>
      <w:r w:rsidR="00197DFD">
        <w:rPr>
          <w:rFonts w:ascii="Times New Roman" w:hAnsi="Times New Roman" w:cs="Times New Roman"/>
          <w:sz w:val="24"/>
          <w:szCs w:val="24"/>
          <w:lang w:eastAsia="de-DE"/>
        </w:rPr>
        <w:t>calculated</w:t>
      </w:r>
      <w:r>
        <w:rPr>
          <w:rFonts w:ascii="Times New Roman" w:hAnsi="Times New Roman" w:cs="Times New Roman"/>
          <w:sz w:val="24"/>
          <w:szCs w:val="24"/>
          <w:lang w:eastAsia="de-DE"/>
        </w:rPr>
        <w:t xml:space="preserve"> t</w:t>
      </w:r>
      <w:r w:rsidR="00F923BA">
        <w:rPr>
          <w:rFonts w:ascii="Times New Roman" w:hAnsi="Times New Roman" w:cs="Times New Roman"/>
          <w:sz w:val="24"/>
          <w:szCs w:val="24"/>
          <w:lang w:eastAsia="de-DE"/>
        </w:rPr>
        <w:t xml:space="preserve">he </w:t>
      </w:r>
      <w:r w:rsidR="00F923BA" w:rsidRPr="00F923BA">
        <w:rPr>
          <w:rFonts w:ascii="Times New Roman" w:hAnsi="Times New Roman" w:cs="Times New Roman"/>
          <w:sz w:val="24"/>
          <w:szCs w:val="24"/>
          <w:lang w:eastAsia="de-DE"/>
        </w:rPr>
        <w:t>percentage of fixation</w:t>
      </w:r>
      <w:r w:rsidR="006548DC">
        <w:rPr>
          <w:rFonts w:ascii="Times New Roman" w:hAnsi="Times New Roman" w:cs="Times New Roman"/>
          <w:sz w:val="24"/>
          <w:szCs w:val="24"/>
          <w:lang w:eastAsia="de-DE"/>
        </w:rPr>
        <w:t xml:space="preserve"> numbers </w:t>
      </w:r>
      <w:r w:rsidR="00F923BA" w:rsidRPr="00F923BA">
        <w:rPr>
          <w:rFonts w:ascii="Times New Roman" w:hAnsi="Times New Roman" w:cs="Times New Roman"/>
          <w:sz w:val="24"/>
          <w:szCs w:val="24"/>
          <w:lang w:eastAsia="de-DE"/>
        </w:rPr>
        <w:t>and fixation durations directed at each AOI during the micro-teaching unit</w:t>
      </w:r>
      <w:r w:rsidR="00AC5351">
        <w:rPr>
          <w:rFonts w:ascii="Times New Roman" w:hAnsi="Times New Roman" w:cs="Times New Roman"/>
          <w:sz w:val="24"/>
          <w:szCs w:val="24"/>
          <w:lang w:eastAsia="de-DE"/>
        </w:rPr>
        <w:t xml:space="preserve">. </w:t>
      </w:r>
      <w:r w:rsidR="009F0669">
        <w:rPr>
          <w:rFonts w:ascii="Times New Roman" w:hAnsi="Times New Roman" w:cs="Times New Roman"/>
          <w:sz w:val="24"/>
          <w:szCs w:val="24"/>
          <w:lang w:eastAsia="de-DE"/>
        </w:rPr>
        <w:t xml:space="preserve">The results </w:t>
      </w:r>
      <w:r w:rsidR="006842ED">
        <w:rPr>
          <w:rFonts w:ascii="Times New Roman" w:hAnsi="Times New Roman" w:cs="Times New Roman"/>
          <w:sz w:val="24"/>
          <w:szCs w:val="24"/>
          <w:lang w:eastAsia="de-DE"/>
        </w:rPr>
        <w:t xml:space="preserve">for </w:t>
      </w:r>
      <w:r w:rsidR="009F0669">
        <w:rPr>
          <w:rFonts w:ascii="Times New Roman" w:hAnsi="Times New Roman" w:cs="Times New Roman"/>
          <w:sz w:val="24"/>
          <w:szCs w:val="24"/>
          <w:lang w:eastAsia="de-DE"/>
        </w:rPr>
        <w:t xml:space="preserve">experienced and inexperienced </w:t>
      </w:r>
      <w:r w:rsidR="009F0669" w:rsidRPr="00D502E5">
        <w:rPr>
          <w:rFonts w:ascii="Times New Roman" w:hAnsi="Times New Roman" w:cs="Times New Roman"/>
          <w:sz w:val="24"/>
          <w:szCs w:val="24"/>
          <w:lang w:eastAsia="de-DE"/>
        </w:rPr>
        <w:t>teachers</w:t>
      </w:r>
      <w:r w:rsidR="00E66DF5" w:rsidRPr="00D502E5">
        <w:rPr>
          <w:rFonts w:ascii="Times New Roman" w:hAnsi="Times New Roman" w:cs="Times New Roman"/>
          <w:sz w:val="24"/>
          <w:szCs w:val="24"/>
          <w:lang w:eastAsia="de-DE"/>
        </w:rPr>
        <w:t xml:space="preserve"> are </w:t>
      </w:r>
      <w:r w:rsidR="00006918">
        <w:rPr>
          <w:rFonts w:ascii="Times New Roman" w:hAnsi="Times New Roman" w:cs="Times New Roman"/>
          <w:sz w:val="24"/>
          <w:szCs w:val="24"/>
          <w:lang w:eastAsia="de-DE"/>
        </w:rPr>
        <w:t xml:space="preserve">displayed in </w:t>
      </w:r>
      <w:r w:rsidR="006548DC">
        <w:rPr>
          <w:rFonts w:ascii="Times New Roman" w:hAnsi="Times New Roman" w:cs="Times New Roman"/>
          <w:sz w:val="24"/>
          <w:szCs w:val="24"/>
          <w:lang w:eastAsia="de-DE"/>
        </w:rPr>
        <w:t>Figures</w:t>
      </w:r>
      <w:r w:rsidR="00E66DF5" w:rsidRPr="00006918">
        <w:rPr>
          <w:rFonts w:ascii="Times New Roman" w:hAnsi="Times New Roman" w:cs="Times New Roman"/>
          <w:sz w:val="24"/>
          <w:szCs w:val="24"/>
          <w:lang w:eastAsia="de-DE"/>
        </w:rPr>
        <w:t xml:space="preserve"> </w:t>
      </w:r>
      <w:r w:rsidR="00776FAB">
        <w:rPr>
          <w:rFonts w:ascii="Times New Roman" w:hAnsi="Times New Roman" w:cs="Times New Roman"/>
          <w:sz w:val="24"/>
          <w:szCs w:val="24"/>
          <w:lang w:eastAsia="de-DE"/>
        </w:rPr>
        <w:t>1</w:t>
      </w:r>
      <w:r w:rsidR="00E66DF5" w:rsidRPr="00006918">
        <w:rPr>
          <w:rFonts w:ascii="Times New Roman" w:hAnsi="Times New Roman" w:cs="Times New Roman"/>
          <w:sz w:val="24"/>
          <w:szCs w:val="24"/>
          <w:lang w:eastAsia="de-DE"/>
        </w:rPr>
        <w:t xml:space="preserve"> and </w:t>
      </w:r>
      <w:r w:rsidR="004E4279">
        <w:rPr>
          <w:rFonts w:ascii="Times New Roman" w:hAnsi="Times New Roman" w:cs="Times New Roman"/>
          <w:sz w:val="24"/>
          <w:szCs w:val="24"/>
          <w:lang w:eastAsia="de-DE"/>
        </w:rPr>
        <w:t>Figure 2</w:t>
      </w:r>
      <w:r w:rsidR="00E66DF5" w:rsidRPr="00006918">
        <w:rPr>
          <w:rFonts w:ascii="Times New Roman" w:hAnsi="Times New Roman" w:cs="Times New Roman"/>
          <w:sz w:val="24"/>
          <w:szCs w:val="24"/>
          <w:lang w:eastAsia="de-DE"/>
        </w:rPr>
        <w:t>.</w:t>
      </w:r>
      <w:r w:rsidR="00E66DF5" w:rsidRPr="00B76258">
        <w:rPr>
          <w:rFonts w:ascii="Times New Roman" w:hAnsi="Times New Roman" w:cs="Times New Roman"/>
          <w:color w:val="DBDBDB" w:themeColor="accent3" w:themeTint="66"/>
          <w:sz w:val="24"/>
          <w:szCs w:val="24"/>
          <w:lang w:eastAsia="de-DE"/>
        </w:rPr>
        <w:t xml:space="preserve"> </w:t>
      </w:r>
    </w:p>
    <w:p w14:paraId="6E5F405B" w14:textId="547A119D" w:rsidR="00992069" w:rsidRPr="00992069" w:rsidRDefault="00992069" w:rsidP="00587A01">
      <w:pPr>
        <w:ind w:firstLine="0"/>
        <w:rPr>
          <w:rFonts w:ascii="Times New Roman" w:hAnsi="Times New Roman" w:cs="Times New Roman"/>
          <w:b/>
          <w:i/>
          <w:sz w:val="24"/>
          <w:szCs w:val="24"/>
          <w:lang w:eastAsia="de-DE"/>
        </w:rPr>
      </w:pPr>
      <w:r w:rsidRPr="00992069">
        <w:rPr>
          <w:rFonts w:ascii="Times New Roman" w:hAnsi="Times New Roman" w:cs="Times New Roman"/>
          <w:b/>
          <w:sz w:val="24"/>
          <w:szCs w:val="24"/>
          <w:lang w:eastAsia="de-DE"/>
        </w:rPr>
        <w:lastRenderedPageBreak/>
        <w:t xml:space="preserve">Figure </w:t>
      </w:r>
      <w:r>
        <w:rPr>
          <w:rFonts w:ascii="Times New Roman" w:hAnsi="Times New Roman" w:cs="Times New Roman"/>
          <w:b/>
          <w:sz w:val="24"/>
          <w:szCs w:val="24"/>
          <w:lang w:eastAsia="de-DE"/>
        </w:rPr>
        <w:t xml:space="preserve">1 </w:t>
      </w:r>
    </w:p>
    <w:p w14:paraId="52E78C3C" w14:textId="4ECBF263" w:rsidR="00006918" w:rsidRDefault="00AF2153" w:rsidP="00B61400">
      <w:pPr>
        <w:ind w:firstLine="0"/>
        <w:rPr>
          <w:rFonts w:ascii="Times New Roman" w:hAnsi="Times New Roman" w:cs="Times New Roman"/>
          <w:i/>
          <w:sz w:val="24"/>
          <w:szCs w:val="24"/>
          <w:lang w:eastAsia="de-DE"/>
        </w:rPr>
      </w:pPr>
      <w:r>
        <w:rPr>
          <w:rFonts w:ascii="Times New Roman" w:hAnsi="Times New Roman" w:cs="Times New Roman"/>
          <w:i/>
          <w:sz w:val="24"/>
          <w:szCs w:val="24"/>
          <w:lang w:eastAsia="de-DE"/>
        </w:rPr>
        <w:t>Average</w:t>
      </w:r>
      <w:r w:rsidR="00302E11" w:rsidRPr="00302E11">
        <w:rPr>
          <w:rFonts w:ascii="Times New Roman" w:hAnsi="Times New Roman" w:cs="Times New Roman"/>
          <w:i/>
          <w:sz w:val="24"/>
          <w:szCs w:val="24"/>
          <w:lang w:eastAsia="de-DE"/>
        </w:rPr>
        <w:t xml:space="preserve"> Fixation </w:t>
      </w:r>
      <w:r w:rsidR="006635AD">
        <w:rPr>
          <w:rFonts w:ascii="Times New Roman" w:hAnsi="Times New Roman" w:cs="Times New Roman"/>
          <w:i/>
          <w:sz w:val="24"/>
          <w:szCs w:val="24"/>
          <w:lang w:eastAsia="de-DE"/>
        </w:rPr>
        <w:t xml:space="preserve">Number </w:t>
      </w:r>
      <w:r w:rsidR="00302E11" w:rsidRPr="00302E11">
        <w:rPr>
          <w:rFonts w:ascii="Times New Roman" w:hAnsi="Times New Roman" w:cs="Times New Roman"/>
          <w:i/>
          <w:sz w:val="24"/>
          <w:szCs w:val="24"/>
          <w:lang w:eastAsia="de-DE"/>
        </w:rPr>
        <w:t xml:space="preserve">Percentages by Area of Interest (AOI) and Teacher Experience Group </w:t>
      </w:r>
      <w:r w:rsidR="00BB59EF">
        <w:rPr>
          <w:rFonts w:ascii="Times New Roman" w:hAnsi="Times New Roman" w:cs="Times New Roman"/>
          <w:i/>
          <w:sz w:val="24"/>
          <w:szCs w:val="24"/>
          <w:lang w:eastAsia="de-DE"/>
        </w:rPr>
        <w:t xml:space="preserve">for the Entire Micro-Teaching Unit </w:t>
      </w:r>
      <w:r w:rsidR="00302E11" w:rsidRPr="00302E11">
        <w:rPr>
          <w:rFonts w:ascii="Times New Roman" w:hAnsi="Times New Roman" w:cs="Times New Roman"/>
          <w:i/>
          <w:sz w:val="24"/>
          <w:szCs w:val="24"/>
          <w:lang w:eastAsia="de-DE"/>
        </w:rPr>
        <w:t>with 95% Confidence Intervals</w:t>
      </w:r>
    </w:p>
    <w:p w14:paraId="499446F4" w14:textId="71E846AC" w:rsidR="00846F7C" w:rsidRDefault="00C42A2F" w:rsidP="00B61400">
      <w:pPr>
        <w:ind w:firstLine="0"/>
        <w:rPr>
          <w:rFonts w:ascii="Times New Roman" w:hAnsi="Times New Roman" w:cs="Times New Roman"/>
          <w:i/>
          <w:sz w:val="24"/>
          <w:szCs w:val="24"/>
          <w:lang w:eastAsia="de-DE"/>
        </w:rPr>
      </w:pPr>
      <w:r>
        <w:rPr>
          <w:rFonts w:ascii="Times New Roman" w:hAnsi="Times New Roman" w:cs="Times New Roman"/>
          <w:i/>
          <w:noProof/>
          <w:sz w:val="24"/>
          <w:szCs w:val="24"/>
          <w:lang w:eastAsia="de-DE"/>
        </w:rPr>
        <w:drawing>
          <wp:inline distT="0" distB="0" distL="0" distR="0" wp14:anchorId="76EC2540" wp14:editId="25E48308">
            <wp:extent cx="5943600" cy="35693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569335"/>
                    </a:xfrm>
                    <a:prstGeom prst="rect">
                      <a:avLst/>
                    </a:prstGeom>
                  </pic:spPr>
                </pic:pic>
              </a:graphicData>
            </a:graphic>
          </wp:inline>
        </w:drawing>
      </w:r>
    </w:p>
    <w:p w14:paraId="3D969636" w14:textId="0B5664DF" w:rsidR="00A4362B" w:rsidRPr="004E4279" w:rsidRDefault="00A4362B" w:rsidP="008B4C7F">
      <w:pPr>
        <w:spacing w:after="120" w:line="360" w:lineRule="auto"/>
        <w:ind w:firstLine="0"/>
        <w:rPr>
          <w:rFonts w:ascii="Times New Roman" w:hAnsi="Times New Roman" w:cs="Times New Roman"/>
          <w:iCs/>
          <w:szCs w:val="22"/>
          <w:lang w:eastAsia="de-DE"/>
        </w:rPr>
      </w:pPr>
      <w:r w:rsidRPr="004E4279">
        <w:rPr>
          <w:rFonts w:ascii="Times New Roman" w:hAnsi="Times New Roman" w:cs="Times New Roman"/>
          <w:i/>
          <w:szCs w:val="22"/>
          <w:lang w:eastAsia="de-DE"/>
        </w:rPr>
        <w:t xml:space="preserve">Note. </w:t>
      </w:r>
      <w:r w:rsidR="003B0188" w:rsidRPr="004E4279">
        <w:rPr>
          <w:rFonts w:ascii="Times New Roman" w:hAnsi="Times New Roman" w:cs="Times New Roman"/>
          <w:iCs/>
          <w:szCs w:val="22"/>
          <w:lang w:eastAsia="de-DE"/>
        </w:rPr>
        <w:t>The bar chart illustrates the average fixation number percentage directed at five A</w:t>
      </w:r>
      <w:r w:rsidR="0060023D" w:rsidRPr="004E4279">
        <w:rPr>
          <w:rFonts w:ascii="Times New Roman" w:hAnsi="Times New Roman" w:cs="Times New Roman"/>
          <w:iCs/>
          <w:szCs w:val="22"/>
          <w:lang w:eastAsia="de-DE"/>
        </w:rPr>
        <w:t>OIs (</w:t>
      </w:r>
      <w:r w:rsidR="003B0188" w:rsidRPr="004E4279">
        <w:rPr>
          <w:rFonts w:ascii="Times New Roman" w:hAnsi="Times New Roman" w:cs="Times New Roman"/>
          <w:iCs/>
          <w:szCs w:val="22"/>
          <w:lang w:eastAsia="de-DE"/>
        </w:rPr>
        <w:t>Students, Teacher Material, Classroom/Others, Student Desk, and Disruptive Person</w:t>
      </w:r>
      <w:r w:rsidR="0060023D" w:rsidRPr="004E4279">
        <w:rPr>
          <w:rFonts w:ascii="Times New Roman" w:hAnsi="Times New Roman" w:cs="Times New Roman"/>
          <w:iCs/>
          <w:szCs w:val="22"/>
          <w:lang w:eastAsia="de-DE"/>
        </w:rPr>
        <w:t xml:space="preserve">) </w:t>
      </w:r>
      <w:r w:rsidR="00B15926" w:rsidRPr="004E4279">
        <w:rPr>
          <w:rFonts w:ascii="Times New Roman" w:hAnsi="Times New Roman" w:cs="Times New Roman"/>
          <w:bCs/>
          <w:iCs/>
          <w:szCs w:val="22"/>
          <w:lang w:eastAsia="de-DE"/>
        </w:rPr>
        <w:t>during the micro-teaching unit</w:t>
      </w:r>
      <w:r w:rsidR="003B0188" w:rsidRPr="004E4279">
        <w:rPr>
          <w:rFonts w:ascii="Times New Roman" w:hAnsi="Times New Roman" w:cs="Times New Roman"/>
          <w:iCs/>
          <w:szCs w:val="22"/>
          <w:lang w:eastAsia="de-DE"/>
        </w:rPr>
        <w:t xml:space="preserve">. Results are presented separately for experienced and inexperienced teachers, with error bars indicating 95% confidence intervals. </w:t>
      </w:r>
    </w:p>
    <w:p w14:paraId="6F2312FC" w14:textId="7D7BAA96" w:rsidR="00992069" w:rsidRDefault="00992069" w:rsidP="007A6935">
      <w:pPr>
        <w:ind w:firstLine="0"/>
        <w:rPr>
          <w:rFonts w:ascii="Times New Roman" w:hAnsi="Times New Roman" w:cs="Times New Roman"/>
          <w:b/>
          <w:sz w:val="24"/>
          <w:szCs w:val="24"/>
          <w:lang w:eastAsia="de-DE"/>
        </w:rPr>
      </w:pPr>
      <w:r w:rsidRPr="00992069">
        <w:rPr>
          <w:rFonts w:ascii="Times New Roman" w:hAnsi="Times New Roman" w:cs="Times New Roman"/>
          <w:b/>
          <w:sz w:val="24"/>
          <w:szCs w:val="24"/>
          <w:lang w:eastAsia="de-DE"/>
        </w:rPr>
        <w:t xml:space="preserve">Figure </w:t>
      </w:r>
      <w:r w:rsidR="004E4279">
        <w:rPr>
          <w:rFonts w:ascii="Times New Roman" w:hAnsi="Times New Roman" w:cs="Times New Roman"/>
          <w:b/>
          <w:sz w:val="24"/>
          <w:szCs w:val="24"/>
          <w:lang w:eastAsia="de-DE"/>
        </w:rPr>
        <w:t>2</w:t>
      </w:r>
    </w:p>
    <w:p w14:paraId="7ED93D57" w14:textId="719495B5" w:rsidR="006635AD" w:rsidRPr="00BB59EF" w:rsidRDefault="006635AD" w:rsidP="00BB59EF">
      <w:pPr>
        <w:ind w:firstLine="0"/>
        <w:rPr>
          <w:rFonts w:ascii="Times New Roman" w:hAnsi="Times New Roman" w:cs="Times New Roman"/>
          <w:bCs/>
          <w:i/>
          <w:iCs/>
          <w:sz w:val="24"/>
          <w:szCs w:val="24"/>
          <w:lang w:eastAsia="de-DE"/>
        </w:rPr>
      </w:pPr>
      <w:r w:rsidRPr="00BB59EF">
        <w:rPr>
          <w:rFonts w:ascii="Times New Roman" w:hAnsi="Times New Roman" w:cs="Times New Roman"/>
          <w:bCs/>
          <w:i/>
          <w:iCs/>
          <w:sz w:val="24"/>
          <w:szCs w:val="24"/>
          <w:lang w:eastAsia="de-DE"/>
        </w:rPr>
        <w:t xml:space="preserve">Average Fixation </w:t>
      </w:r>
      <w:r w:rsidR="00BB59EF">
        <w:rPr>
          <w:rFonts w:ascii="Times New Roman" w:hAnsi="Times New Roman" w:cs="Times New Roman"/>
          <w:bCs/>
          <w:i/>
          <w:iCs/>
          <w:sz w:val="24"/>
          <w:szCs w:val="24"/>
          <w:lang w:eastAsia="de-DE"/>
        </w:rPr>
        <w:t>Duration</w:t>
      </w:r>
      <w:r w:rsidRPr="00BB59EF">
        <w:rPr>
          <w:rFonts w:ascii="Times New Roman" w:hAnsi="Times New Roman" w:cs="Times New Roman"/>
          <w:bCs/>
          <w:i/>
          <w:iCs/>
          <w:sz w:val="24"/>
          <w:szCs w:val="24"/>
          <w:lang w:eastAsia="de-DE"/>
        </w:rPr>
        <w:t xml:space="preserve"> Percentages by Area of Interest (AOI) and Teacher Experience Group </w:t>
      </w:r>
      <w:r w:rsidR="00BB59EF" w:rsidRPr="00BB59EF">
        <w:rPr>
          <w:rFonts w:ascii="Times New Roman" w:hAnsi="Times New Roman" w:cs="Times New Roman"/>
          <w:bCs/>
          <w:i/>
          <w:iCs/>
          <w:sz w:val="24"/>
          <w:szCs w:val="24"/>
          <w:lang w:eastAsia="de-DE"/>
        </w:rPr>
        <w:t xml:space="preserve">for the Entire Micro-Teaching Unit </w:t>
      </w:r>
      <w:r w:rsidRPr="00BB59EF">
        <w:rPr>
          <w:rFonts w:ascii="Times New Roman" w:hAnsi="Times New Roman" w:cs="Times New Roman"/>
          <w:bCs/>
          <w:i/>
          <w:iCs/>
          <w:sz w:val="24"/>
          <w:szCs w:val="24"/>
          <w:lang w:eastAsia="de-DE"/>
        </w:rPr>
        <w:t>with 95% Confidence Intervals</w:t>
      </w:r>
    </w:p>
    <w:p w14:paraId="3AC8BC2D" w14:textId="3F692175" w:rsidR="00992069" w:rsidRDefault="0046015F" w:rsidP="0046015F">
      <w:pPr>
        <w:ind w:firstLine="0"/>
        <w:rPr>
          <w:rFonts w:ascii="Times New Roman" w:hAnsi="Times New Roman" w:cs="Times New Roman"/>
          <w:b/>
          <w:i/>
          <w:sz w:val="24"/>
          <w:szCs w:val="24"/>
          <w:lang w:eastAsia="de-DE"/>
        </w:rPr>
      </w:pPr>
      <w:r>
        <w:rPr>
          <w:rFonts w:ascii="Times New Roman" w:hAnsi="Times New Roman" w:cs="Times New Roman"/>
          <w:b/>
          <w:i/>
          <w:noProof/>
          <w:sz w:val="24"/>
          <w:szCs w:val="24"/>
          <w:lang w:eastAsia="de-DE"/>
        </w:rPr>
        <w:lastRenderedPageBreak/>
        <w:drawing>
          <wp:inline distT="0" distB="0" distL="0" distR="0" wp14:anchorId="3F356C62" wp14:editId="2030A4E0">
            <wp:extent cx="5943600" cy="3569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3569335"/>
                    </a:xfrm>
                    <a:prstGeom prst="rect">
                      <a:avLst/>
                    </a:prstGeom>
                  </pic:spPr>
                </pic:pic>
              </a:graphicData>
            </a:graphic>
          </wp:inline>
        </w:drawing>
      </w:r>
    </w:p>
    <w:p w14:paraId="60A6D79A" w14:textId="573D6924" w:rsidR="00B15926" w:rsidRDefault="00B15926" w:rsidP="008B4C7F">
      <w:pPr>
        <w:spacing w:after="120" w:line="360" w:lineRule="auto"/>
        <w:ind w:firstLine="0"/>
        <w:rPr>
          <w:rFonts w:ascii="Times New Roman" w:hAnsi="Times New Roman" w:cs="Times New Roman"/>
          <w:bCs/>
          <w:i/>
          <w:szCs w:val="22"/>
          <w:lang w:eastAsia="de-DE"/>
        </w:rPr>
      </w:pPr>
      <w:r w:rsidRPr="00130A3E">
        <w:rPr>
          <w:rFonts w:ascii="Times New Roman" w:hAnsi="Times New Roman" w:cs="Times New Roman"/>
          <w:bCs/>
          <w:i/>
          <w:szCs w:val="22"/>
          <w:lang w:eastAsia="de-DE"/>
        </w:rPr>
        <w:t xml:space="preserve">Note. </w:t>
      </w:r>
      <w:r w:rsidRPr="00130A3E">
        <w:rPr>
          <w:rFonts w:ascii="Times New Roman" w:hAnsi="Times New Roman" w:cs="Times New Roman"/>
          <w:bCs/>
          <w:iCs/>
          <w:szCs w:val="22"/>
          <w:lang w:eastAsia="de-DE"/>
        </w:rPr>
        <w:t>The bar chart displays the average fixation duration percentage across five AOIs (Students, Teacher Material, Student Desk, Classroom/Others, and Disruptive Person) during the micro-teaching unit. Data are presented separately for experienced and inexperienced teachers, with error bars indicating 95% confidence intervals.</w:t>
      </w:r>
      <w:r w:rsidRPr="00130A3E">
        <w:rPr>
          <w:rFonts w:ascii="Times New Roman" w:hAnsi="Times New Roman" w:cs="Times New Roman"/>
          <w:bCs/>
          <w:i/>
          <w:szCs w:val="22"/>
          <w:lang w:eastAsia="de-DE"/>
        </w:rPr>
        <w:t xml:space="preserve"> </w:t>
      </w:r>
    </w:p>
    <w:p w14:paraId="1D7D00B4" w14:textId="0AC6D85F" w:rsidR="008B4C7F" w:rsidRPr="00B16D06" w:rsidRDefault="00414A49" w:rsidP="00414A49">
      <w:pPr>
        <w:rPr>
          <w:rFonts w:ascii="Times New Roman" w:hAnsi="Times New Roman" w:cs="Times New Roman"/>
          <w:sz w:val="24"/>
          <w:szCs w:val="24"/>
          <w:lang w:eastAsia="de-DE"/>
        </w:rPr>
      </w:pPr>
      <w:r w:rsidRPr="00414A49">
        <w:rPr>
          <w:rFonts w:ascii="Times New Roman" w:hAnsi="Times New Roman" w:cs="Times New Roman"/>
          <w:sz w:val="24"/>
          <w:szCs w:val="24"/>
          <w:lang w:eastAsia="de-DE"/>
        </w:rPr>
        <w:t xml:space="preserve">As predicted in </w:t>
      </w:r>
      <w:r w:rsidRPr="00414A49">
        <w:rPr>
          <w:rFonts w:ascii="Times New Roman" w:hAnsi="Times New Roman" w:cs="Times New Roman"/>
          <w:b/>
          <w:bCs/>
          <w:sz w:val="24"/>
          <w:szCs w:val="24"/>
          <w:lang w:eastAsia="de-DE"/>
        </w:rPr>
        <w:t>Hypothesis 1</w:t>
      </w:r>
      <w:r w:rsidRPr="00414A49">
        <w:rPr>
          <w:rFonts w:ascii="Times New Roman" w:hAnsi="Times New Roman" w:cs="Times New Roman"/>
          <w:sz w:val="24"/>
          <w:szCs w:val="24"/>
          <w:lang w:eastAsia="de-DE"/>
        </w:rPr>
        <w:t xml:space="preserve">, both groups exhibited the highest percentages of fixation number and average fixation duration directed toward the AOI </w:t>
      </w:r>
      <w:r w:rsidRPr="00AC2C77">
        <w:rPr>
          <w:rFonts w:ascii="Times New Roman" w:hAnsi="Times New Roman" w:cs="Times New Roman"/>
          <w:i/>
          <w:iCs/>
          <w:sz w:val="24"/>
          <w:szCs w:val="24"/>
          <w:lang w:eastAsia="de-DE"/>
        </w:rPr>
        <w:t>Students</w:t>
      </w:r>
      <w:r w:rsidRPr="00414A49">
        <w:rPr>
          <w:rFonts w:ascii="Times New Roman" w:hAnsi="Times New Roman" w:cs="Times New Roman"/>
          <w:sz w:val="24"/>
          <w:szCs w:val="24"/>
          <w:lang w:eastAsia="de-DE"/>
        </w:rPr>
        <w:t xml:space="preserve">, followed by the AOI </w:t>
      </w:r>
      <w:r w:rsidRPr="00AC2C77">
        <w:rPr>
          <w:rFonts w:ascii="Times New Roman" w:hAnsi="Times New Roman" w:cs="Times New Roman"/>
          <w:i/>
          <w:iCs/>
          <w:sz w:val="24"/>
          <w:szCs w:val="24"/>
          <w:lang w:eastAsia="de-DE"/>
        </w:rPr>
        <w:t>Teacher Material</w:t>
      </w:r>
      <w:r w:rsidRPr="00414A49">
        <w:rPr>
          <w:rFonts w:ascii="Times New Roman" w:hAnsi="Times New Roman" w:cs="Times New Roman"/>
          <w:sz w:val="24"/>
          <w:szCs w:val="24"/>
          <w:lang w:eastAsia="de-DE"/>
        </w:rPr>
        <w:t xml:space="preserve">. The AOI </w:t>
      </w:r>
      <w:r w:rsidRPr="00AC2C77">
        <w:rPr>
          <w:rFonts w:ascii="Times New Roman" w:hAnsi="Times New Roman" w:cs="Times New Roman"/>
          <w:i/>
          <w:iCs/>
          <w:sz w:val="24"/>
          <w:szCs w:val="24"/>
          <w:lang w:eastAsia="de-DE"/>
        </w:rPr>
        <w:t>Disruptive Person</w:t>
      </w:r>
      <w:r w:rsidRPr="00414A49">
        <w:rPr>
          <w:rFonts w:ascii="Times New Roman" w:hAnsi="Times New Roman" w:cs="Times New Roman"/>
          <w:sz w:val="24"/>
          <w:szCs w:val="24"/>
          <w:lang w:eastAsia="de-DE"/>
        </w:rPr>
        <w:t xml:space="preserve"> received the lowest fixation percentages.</w:t>
      </w:r>
      <w:r>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 xml:space="preserve">For </w:t>
      </w:r>
      <w:r w:rsidR="008B4C7F" w:rsidRPr="00B16D06">
        <w:rPr>
          <w:rFonts w:ascii="Times New Roman" w:hAnsi="Times New Roman" w:cs="Times New Roman"/>
          <w:sz w:val="24"/>
          <w:szCs w:val="24"/>
          <w:lang w:eastAsia="de-DE"/>
        </w:rPr>
        <w:t>both measure</w:t>
      </w:r>
      <w:r w:rsidR="0003794B" w:rsidRPr="00B16D06">
        <w:rPr>
          <w:rFonts w:ascii="Times New Roman" w:hAnsi="Times New Roman" w:cs="Times New Roman"/>
          <w:sz w:val="24"/>
          <w:szCs w:val="24"/>
          <w:lang w:eastAsia="de-DE"/>
        </w:rPr>
        <w:t>s</w:t>
      </w:r>
      <w:r w:rsidR="0057203B" w:rsidRPr="00B16D06">
        <w:rPr>
          <w:rFonts w:ascii="Times New Roman" w:hAnsi="Times New Roman" w:cs="Times New Roman"/>
          <w:sz w:val="24"/>
          <w:szCs w:val="24"/>
          <w:lang w:eastAsia="de-DE"/>
        </w:rPr>
        <w:t>, no statistically significant differences were observed between experienced and</w:t>
      </w:r>
      <w:r w:rsidR="00AC2C77">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inexperienced teachers across any AOI</w:t>
      </w:r>
      <w:r w:rsidR="00E27588">
        <w:rPr>
          <w:rFonts w:ascii="Times New Roman" w:hAnsi="Times New Roman" w:cs="Times New Roman"/>
          <w:sz w:val="24"/>
          <w:szCs w:val="24"/>
          <w:lang w:eastAsia="de-DE"/>
        </w:rPr>
        <w:t xml:space="preserve"> (</w:t>
      </w:r>
      <w:commentRangeStart w:id="53"/>
      <w:r w:rsidR="00E27588">
        <w:rPr>
          <w:rFonts w:ascii="Times New Roman" w:hAnsi="Times New Roman" w:cs="Times New Roman"/>
          <w:sz w:val="24"/>
          <w:szCs w:val="24"/>
          <w:lang w:eastAsia="de-DE"/>
        </w:rPr>
        <w:t xml:space="preserve">see Appendix A, </w:t>
      </w:r>
      <w:r w:rsidR="00E27588" w:rsidRPr="00E27588">
        <w:rPr>
          <w:rFonts w:ascii="Times New Roman" w:hAnsi="Times New Roman" w:cs="Times New Roman"/>
          <w:sz w:val="24"/>
          <w:szCs w:val="24"/>
          <w:lang w:eastAsia="de-DE"/>
        </w:rPr>
        <w:t xml:space="preserve">Table </w:t>
      </w:r>
      <w:r w:rsidR="00E27588">
        <w:rPr>
          <w:rFonts w:ascii="Times New Roman" w:hAnsi="Times New Roman" w:cs="Times New Roman"/>
          <w:sz w:val="24"/>
          <w:szCs w:val="24"/>
          <w:lang w:eastAsia="de-DE"/>
        </w:rPr>
        <w:t>A</w:t>
      </w:r>
      <w:r w:rsidR="00E27588" w:rsidRPr="00E27588">
        <w:rPr>
          <w:rFonts w:ascii="Times New Roman" w:hAnsi="Times New Roman" w:cs="Times New Roman"/>
          <w:sz w:val="24"/>
          <w:szCs w:val="24"/>
          <w:lang w:eastAsia="de-DE"/>
        </w:rPr>
        <w:t>1</w:t>
      </w:r>
      <w:commentRangeEnd w:id="53"/>
      <w:r w:rsidR="00E27588">
        <w:rPr>
          <w:rStyle w:val="Kommentarzeichen"/>
        </w:rPr>
        <w:commentReference w:id="53"/>
      </w:r>
      <w:r w:rsidR="00E27588">
        <w:rPr>
          <w:rFonts w:ascii="Times New Roman" w:hAnsi="Times New Roman" w:cs="Times New Roman"/>
          <w:sz w:val="24"/>
          <w:szCs w:val="24"/>
          <w:lang w:eastAsia="de-DE"/>
        </w:rPr>
        <w:t>)</w:t>
      </w:r>
      <w:r w:rsidR="00E27588" w:rsidRPr="00E27588">
        <w:rPr>
          <w:rFonts w:ascii="Times New Roman" w:hAnsi="Times New Roman" w:cs="Times New Roman"/>
          <w:sz w:val="24"/>
          <w:szCs w:val="24"/>
          <w:lang w:eastAsia="de-DE"/>
        </w:rPr>
        <w:t xml:space="preserve">. </w:t>
      </w:r>
    </w:p>
    <w:p w14:paraId="1F37C7DA" w14:textId="13F95CFF" w:rsidR="002D686C" w:rsidRDefault="002D686C" w:rsidP="00B15926">
      <w:pPr>
        <w:ind w:firstLine="0"/>
        <w:rPr>
          <w:rFonts w:ascii="Times New Roman" w:hAnsi="Times New Roman" w:cs="Times New Roman"/>
          <w:b/>
          <w:iCs/>
          <w:sz w:val="24"/>
          <w:szCs w:val="24"/>
          <w:lang w:eastAsia="de-DE"/>
        </w:rPr>
      </w:pPr>
      <w:r w:rsidRPr="002D686C">
        <w:rPr>
          <w:rFonts w:ascii="Times New Roman" w:hAnsi="Times New Roman" w:cs="Times New Roman"/>
          <w:b/>
          <w:iCs/>
          <w:sz w:val="24"/>
          <w:szCs w:val="24"/>
          <w:lang w:eastAsia="de-DE"/>
        </w:rPr>
        <w:t xml:space="preserve">Table </w:t>
      </w:r>
      <w:r w:rsidR="00E27588">
        <w:rPr>
          <w:rFonts w:ascii="Times New Roman" w:hAnsi="Times New Roman" w:cs="Times New Roman"/>
          <w:b/>
          <w:iCs/>
          <w:sz w:val="24"/>
          <w:szCs w:val="24"/>
          <w:lang w:eastAsia="de-DE"/>
        </w:rPr>
        <w:t>A</w:t>
      </w:r>
      <w:r w:rsidRPr="002D686C">
        <w:rPr>
          <w:rFonts w:ascii="Times New Roman" w:hAnsi="Times New Roman" w:cs="Times New Roman"/>
          <w:b/>
          <w:iCs/>
          <w:sz w:val="24"/>
          <w:szCs w:val="24"/>
          <w:lang w:eastAsia="de-DE"/>
        </w:rPr>
        <w:t>1</w:t>
      </w:r>
    </w:p>
    <w:p w14:paraId="4164C5DD" w14:textId="12176BE4" w:rsidR="002D686C" w:rsidRPr="0032546B" w:rsidRDefault="00326B49" w:rsidP="00B15926">
      <w:pPr>
        <w:ind w:firstLine="0"/>
        <w:rPr>
          <w:rFonts w:ascii="Times New Roman" w:hAnsi="Times New Roman" w:cs="Times New Roman"/>
          <w:bCs/>
          <w:i/>
          <w:iCs/>
          <w:sz w:val="24"/>
          <w:szCs w:val="24"/>
          <w:lang w:eastAsia="de-DE"/>
        </w:rPr>
      </w:pPr>
      <w:r w:rsidRPr="00326B49">
        <w:rPr>
          <w:rFonts w:ascii="Times New Roman" w:hAnsi="Times New Roman" w:cs="Times New Roman"/>
          <w:bCs/>
          <w:sz w:val="24"/>
          <w:szCs w:val="24"/>
          <w:lang w:eastAsia="de-DE"/>
        </w:rPr>
        <w:t>t</w:t>
      </w:r>
      <w:r w:rsidRPr="00326B49">
        <w:rPr>
          <w:rFonts w:ascii="Times New Roman" w:hAnsi="Times New Roman" w:cs="Times New Roman"/>
          <w:bCs/>
          <w:i/>
          <w:iCs/>
          <w:sz w:val="24"/>
          <w:szCs w:val="24"/>
          <w:lang w:eastAsia="de-DE"/>
        </w:rPr>
        <w:t>-Test Results and Effect Sizes for Fixation Number Percentages (FNP) and Fixation Duration Percentages (FDP) Across AOIs</w:t>
      </w:r>
      <w:r>
        <w:rPr>
          <w:rFonts w:ascii="Times New Roman" w:hAnsi="Times New Roman" w:cs="Times New Roman"/>
          <w:bCs/>
          <w:i/>
          <w:iCs/>
          <w:sz w:val="24"/>
          <w:szCs w:val="24"/>
          <w:lang w:eastAsia="de-DE"/>
        </w:rPr>
        <w:t xml:space="preserve"> </w:t>
      </w:r>
      <w:r w:rsidR="00DE4376">
        <w:rPr>
          <w:rFonts w:ascii="Times New Roman" w:hAnsi="Times New Roman" w:cs="Times New Roman"/>
          <w:bCs/>
          <w:i/>
          <w:iCs/>
          <w:sz w:val="24"/>
          <w:szCs w:val="24"/>
          <w:lang w:eastAsia="de-DE"/>
        </w:rPr>
        <w:t>Between</w:t>
      </w:r>
      <w:r>
        <w:rPr>
          <w:rFonts w:ascii="Times New Roman" w:hAnsi="Times New Roman" w:cs="Times New Roman"/>
          <w:bCs/>
          <w:i/>
          <w:iCs/>
          <w:sz w:val="24"/>
          <w:szCs w:val="24"/>
          <w:lang w:eastAsia="de-DE"/>
        </w:rPr>
        <w:t xml:space="preserve"> </w:t>
      </w:r>
      <w:r w:rsidR="0032546B" w:rsidRPr="0032546B">
        <w:rPr>
          <w:rFonts w:ascii="Times New Roman" w:hAnsi="Times New Roman" w:cs="Times New Roman"/>
          <w:bCs/>
          <w:i/>
          <w:iCs/>
          <w:sz w:val="24"/>
          <w:szCs w:val="24"/>
          <w:lang w:eastAsia="de-DE"/>
        </w:rPr>
        <w:t xml:space="preserve">Experienced </w:t>
      </w:r>
      <w:r w:rsidR="00DE4376">
        <w:rPr>
          <w:rFonts w:ascii="Times New Roman" w:hAnsi="Times New Roman" w:cs="Times New Roman"/>
          <w:bCs/>
          <w:i/>
          <w:iCs/>
          <w:sz w:val="24"/>
          <w:szCs w:val="24"/>
          <w:lang w:eastAsia="de-DE"/>
        </w:rPr>
        <w:t xml:space="preserve">and </w:t>
      </w:r>
      <w:r w:rsidR="0032546B" w:rsidRPr="0032546B">
        <w:rPr>
          <w:rFonts w:ascii="Times New Roman" w:hAnsi="Times New Roman" w:cs="Times New Roman"/>
          <w:bCs/>
          <w:i/>
          <w:iCs/>
          <w:sz w:val="24"/>
          <w:szCs w:val="24"/>
          <w:lang w:eastAsia="de-DE"/>
        </w:rPr>
        <w:t>Inexperienced</w:t>
      </w:r>
      <w:r>
        <w:rPr>
          <w:rFonts w:ascii="Times New Roman" w:hAnsi="Times New Roman" w:cs="Times New Roman"/>
          <w:bCs/>
          <w:i/>
          <w:iCs/>
          <w:sz w:val="24"/>
          <w:szCs w:val="24"/>
          <w:lang w:eastAsia="de-DE"/>
        </w:rPr>
        <w:t xml:space="preserve"> Teachers</w:t>
      </w:r>
    </w:p>
    <w:tbl>
      <w:tblPr>
        <w:tblW w:w="0" w:type="auto"/>
        <w:jc w:val="center"/>
        <w:tblCellMar>
          <w:top w:w="15" w:type="dxa"/>
          <w:left w:w="15" w:type="dxa"/>
          <w:bottom w:w="15" w:type="dxa"/>
          <w:right w:w="15" w:type="dxa"/>
        </w:tblCellMar>
        <w:tblLook w:val="04A0" w:firstRow="1" w:lastRow="0" w:firstColumn="1" w:lastColumn="0" w:noHBand="0" w:noVBand="1"/>
      </w:tblPr>
      <w:tblGrid>
        <w:gridCol w:w="1418"/>
        <w:gridCol w:w="1843"/>
        <w:gridCol w:w="850"/>
        <w:gridCol w:w="567"/>
        <w:gridCol w:w="1134"/>
        <w:gridCol w:w="1276"/>
        <w:gridCol w:w="992"/>
        <w:gridCol w:w="1280"/>
      </w:tblGrid>
      <w:tr w:rsidR="008B4C7F" w:rsidRPr="008B4C7F" w14:paraId="5A741016" w14:textId="071EA5BC" w:rsidTr="00E550F0">
        <w:trPr>
          <w:trHeight w:val="496"/>
          <w:jc w:val="center"/>
        </w:trPr>
        <w:tc>
          <w:tcPr>
            <w:tcW w:w="1418" w:type="dxa"/>
            <w:tcBorders>
              <w:top w:val="single" w:sz="4" w:space="0" w:color="auto"/>
              <w:bottom w:val="single" w:sz="4" w:space="0" w:color="auto"/>
            </w:tcBorders>
            <w:tcMar>
              <w:top w:w="100" w:type="dxa"/>
              <w:left w:w="100" w:type="dxa"/>
              <w:bottom w:w="100" w:type="dxa"/>
              <w:right w:w="100" w:type="dxa"/>
            </w:tcMar>
            <w:vAlign w:val="center"/>
            <w:hideMark/>
          </w:tcPr>
          <w:p w14:paraId="241FEB6F" w14:textId="247EB1A4" w:rsidR="00756C63" w:rsidRPr="00B353BE" w:rsidRDefault="00756C63" w:rsidP="00B353BE">
            <w:pPr>
              <w:ind w:firstLine="0"/>
              <w:rPr>
                <w:rFonts w:ascii="Times New Roman" w:hAnsi="Times New Roman" w:cs="Times New Roman"/>
                <w:bCs/>
                <w:iCs/>
                <w:szCs w:val="22"/>
                <w:lang w:val="de-DE" w:eastAsia="de-DE"/>
              </w:rPr>
            </w:pPr>
            <w:r w:rsidRPr="008B4C7F">
              <w:rPr>
                <w:rFonts w:ascii="Times New Roman" w:hAnsi="Times New Roman" w:cs="Times New Roman"/>
                <w:bCs/>
                <w:iCs/>
                <w:szCs w:val="22"/>
                <w:lang w:val="de-DE" w:eastAsia="de-DE"/>
              </w:rPr>
              <w:t>Measure</w:t>
            </w:r>
          </w:p>
        </w:tc>
        <w:tc>
          <w:tcPr>
            <w:tcW w:w="1843" w:type="dxa"/>
            <w:tcBorders>
              <w:top w:val="single" w:sz="4" w:space="0" w:color="auto"/>
              <w:bottom w:val="single" w:sz="4" w:space="0" w:color="auto"/>
            </w:tcBorders>
            <w:tcMar>
              <w:top w:w="100" w:type="dxa"/>
              <w:left w:w="100" w:type="dxa"/>
              <w:bottom w:w="100" w:type="dxa"/>
              <w:right w:w="100" w:type="dxa"/>
            </w:tcMar>
            <w:vAlign w:val="center"/>
            <w:hideMark/>
          </w:tcPr>
          <w:p w14:paraId="7797D16C" w14:textId="1A5A543E" w:rsidR="00756C63" w:rsidRPr="00B353BE" w:rsidRDefault="00756C63" w:rsidP="00AF1B57">
            <w:pPr>
              <w:ind w:firstLine="0"/>
              <w:jc w:val="center"/>
              <w:rPr>
                <w:rFonts w:ascii="Times New Roman" w:hAnsi="Times New Roman" w:cs="Times New Roman"/>
                <w:bCs/>
                <w:szCs w:val="22"/>
                <w:lang w:val="de-DE" w:eastAsia="de-DE"/>
              </w:rPr>
            </w:pPr>
            <w:r w:rsidRPr="008B4C7F">
              <w:rPr>
                <w:rFonts w:ascii="Times New Roman" w:hAnsi="Times New Roman" w:cs="Times New Roman"/>
                <w:bCs/>
                <w:szCs w:val="22"/>
                <w:lang w:val="de-DE" w:eastAsia="de-DE"/>
              </w:rPr>
              <w:t>AOI</w:t>
            </w:r>
          </w:p>
        </w:tc>
        <w:tc>
          <w:tcPr>
            <w:tcW w:w="850" w:type="dxa"/>
            <w:tcBorders>
              <w:top w:val="single" w:sz="4" w:space="0" w:color="auto"/>
              <w:bottom w:val="single" w:sz="4" w:space="0" w:color="auto"/>
            </w:tcBorders>
            <w:tcMar>
              <w:top w:w="100" w:type="dxa"/>
              <w:left w:w="100" w:type="dxa"/>
              <w:bottom w:w="100" w:type="dxa"/>
              <w:right w:w="100" w:type="dxa"/>
            </w:tcMar>
            <w:vAlign w:val="center"/>
            <w:hideMark/>
          </w:tcPr>
          <w:p w14:paraId="164A083F" w14:textId="0E7E8CCF"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iCs/>
                <w:szCs w:val="22"/>
                <w:lang w:val="de-DE" w:eastAsia="de-DE"/>
              </w:rPr>
              <w:t>t-</w:t>
            </w:r>
            <w:r w:rsidRPr="008B4C7F">
              <w:rPr>
                <w:rFonts w:ascii="Times New Roman" w:hAnsi="Times New Roman" w:cs="Times New Roman"/>
                <w:bCs/>
                <w:szCs w:val="22"/>
                <w:lang w:val="de-DE" w:eastAsia="de-DE"/>
              </w:rPr>
              <w:t>value</w:t>
            </w:r>
          </w:p>
        </w:tc>
        <w:tc>
          <w:tcPr>
            <w:tcW w:w="567" w:type="dxa"/>
            <w:tcBorders>
              <w:top w:val="single" w:sz="4" w:space="0" w:color="auto"/>
              <w:bottom w:val="single" w:sz="4" w:space="0" w:color="auto"/>
            </w:tcBorders>
            <w:tcMar>
              <w:top w:w="100" w:type="dxa"/>
              <w:left w:w="100" w:type="dxa"/>
              <w:bottom w:w="100" w:type="dxa"/>
              <w:right w:w="100" w:type="dxa"/>
            </w:tcMar>
            <w:vAlign w:val="center"/>
            <w:hideMark/>
          </w:tcPr>
          <w:p w14:paraId="312B1940" w14:textId="2C320AD7"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df</w:t>
            </w:r>
          </w:p>
        </w:tc>
        <w:tc>
          <w:tcPr>
            <w:tcW w:w="1134" w:type="dxa"/>
            <w:tcBorders>
              <w:top w:val="single" w:sz="4" w:space="0" w:color="auto"/>
              <w:bottom w:val="single" w:sz="4" w:space="0" w:color="auto"/>
            </w:tcBorders>
            <w:tcMar>
              <w:top w:w="100" w:type="dxa"/>
              <w:left w:w="100" w:type="dxa"/>
              <w:bottom w:w="100" w:type="dxa"/>
              <w:right w:w="100" w:type="dxa"/>
            </w:tcMar>
            <w:vAlign w:val="center"/>
            <w:hideMark/>
          </w:tcPr>
          <w:p w14:paraId="5D748736" w14:textId="43025C33"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-value</w:t>
            </w:r>
          </w:p>
        </w:tc>
        <w:tc>
          <w:tcPr>
            <w:tcW w:w="1276" w:type="dxa"/>
            <w:tcBorders>
              <w:top w:val="single" w:sz="4" w:space="0" w:color="auto"/>
              <w:bottom w:val="single" w:sz="4" w:space="0" w:color="auto"/>
            </w:tcBorders>
          </w:tcPr>
          <w:p w14:paraId="70CF1786" w14:textId="0CB33251" w:rsidR="00756C63" w:rsidRPr="008B4C7F"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M</w:t>
            </w:r>
            <w:r w:rsidRPr="008B4C7F">
              <w:rPr>
                <w:rFonts w:ascii="Times New Roman" w:hAnsi="Times New Roman" w:cs="Times New Roman"/>
                <w:bCs/>
                <w:iCs/>
                <w:szCs w:val="22"/>
                <w:lang w:eastAsia="de-DE"/>
              </w:rPr>
              <w:t xml:space="preserve"> Difference</w:t>
            </w:r>
          </w:p>
        </w:tc>
        <w:tc>
          <w:tcPr>
            <w:tcW w:w="992" w:type="dxa"/>
            <w:tcBorders>
              <w:top w:val="single" w:sz="4" w:space="0" w:color="auto"/>
              <w:bottom w:val="single" w:sz="4" w:space="0" w:color="auto"/>
            </w:tcBorders>
          </w:tcPr>
          <w:p w14:paraId="36326C2D" w14:textId="5CA89A2C" w:rsidR="00756C63" w:rsidRPr="008B4C7F" w:rsidRDefault="00756C63"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 xml:space="preserve">Cohen's </w:t>
            </w:r>
            <w:r w:rsidRPr="008B4C7F">
              <w:rPr>
                <w:rFonts w:ascii="Times New Roman" w:hAnsi="Times New Roman" w:cs="Times New Roman"/>
                <w:bCs/>
                <w:i/>
                <w:szCs w:val="22"/>
                <w:lang w:eastAsia="de-DE"/>
              </w:rPr>
              <w:t>d</w:t>
            </w:r>
          </w:p>
        </w:tc>
        <w:tc>
          <w:tcPr>
            <w:tcW w:w="1280" w:type="dxa"/>
            <w:tcBorders>
              <w:top w:val="single" w:sz="4" w:space="0" w:color="auto"/>
              <w:bottom w:val="single" w:sz="4" w:space="0" w:color="auto"/>
            </w:tcBorders>
          </w:tcPr>
          <w:p w14:paraId="3DC8C8FB" w14:textId="1E59541C" w:rsidR="00756C63" w:rsidRPr="008B4C7F" w:rsidRDefault="00230AFF"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95% CI</w:t>
            </w:r>
          </w:p>
        </w:tc>
      </w:tr>
      <w:tr w:rsidR="0027612D" w:rsidRPr="008B4C7F" w14:paraId="76D83BEB" w14:textId="72656A60" w:rsidTr="00E550F0">
        <w:trPr>
          <w:trHeight w:val="305"/>
          <w:jc w:val="center"/>
        </w:trPr>
        <w:tc>
          <w:tcPr>
            <w:tcW w:w="1418" w:type="dxa"/>
            <w:tcBorders>
              <w:top w:val="single" w:sz="4" w:space="0" w:color="auto"/>
            </w:tcBorders>
            <w:tcMar>
              <w:top w:w="100" w:type="dxa"/>
              <w:left w:w="100" w:type="dxa"/>
              <w:bottom w:w="100" w:type="dxa"/>
              <w:right w:w="100" w:type="dxa"/>
            </w:tcMar>
          </w:tcPr>
          <w:p w14:paraId="319A044B" w14:textId="183C3F7E" w:rsidR="0027612D" w:rsidRPr="00B353BE" w:rsidRDefault="0027612D"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lastRenderedPageBreak/>
              <w:t>FNP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a</w:t>
            </w:r>
          </w:p>
        </w:tc>
        <w:tc>
          <w:tcPr>
            <w:tcW w:w="1843" w:type="dxa"/>
            <w:tcBorders>
              <w:top w:val="single" w:sz="4" w:space="0" w:color="auto"/>
            </w:tcBorders>
            <w:tcMar>
              <w:top w:w="100" w:type="dxa"/>
              <w:left w:w="100" w:type="dxa"/>
              <w:bottom w:w="100" w:type="dxa"/>
              <w:right w:w="100" w:type="dxa"/>
            </w:tcMar>
            <w:vAlign w:val="center"/>
          </w:tcPr>
          <w:p w14:paraId="7CA38516" w14:textId="3A456DB6" w:rsidR="0027612D" w:rsidRPr="00B353BE" w:rsidRDefault="0027612D" w:rsidP="008E47E3">
            <w:pPr>
              <w:spacing w:line="360" w:lineRule="auto"/>
              <w:ind w:firstLine="0"/>
              <w:jc w:val="center"/>
              <w:rPr>
                <w:rFonts w:ascii="Times New Roman" w:hAnsi="Times New Roman" w:cs="Times New Roman"/>
                <w:bCs/>
                <w:szCs w:val="22"/>
                <w:lang w:val="de-DE" w:eastAsia="de-DE"/>
              </w:rPr>
            </w:pPr>
            <w:r w:rsidRPr="008B4C7F">
              <w:rPr>
                <w:rFonts w:ascii="Times New Roman" w:eastAsia="Arial" w:hAnsi="Times New Roman" w:cs="Times New Roman"/>
                <w:color w:val="000000"/>
                <w:szCs w:val="22"/>
              </w:rPr>
              <w:t>Students</w:t>
            </w:r>
          </w:p>
        </w:tc>
        <w:tc>
          <w:tcPr>
            <w:tcW w:w="850" w:type="dxa"/>
            <w:tcBorders>
              <w:top w:val="single" w:sz="4" w:space="0" w:color="auto"/>
            </w:tcBorders>
            <w:tcMar>
              <w:top w:w="100" w:type="dxa"/>
              <w:left w:w="100" w:type="dxa"/>
              <w:bottom w:w="100" w:type="dxa"/>
              <w:right w:w="100" w:type="dxa"/>
            </w:tcMar>
          </w:tcPr>
          <w:p w14:paraId="2835A703" w14:textId="3C1DA001" w:rsidR="0027612D" w:rsidRPr="00B353BE" w:rsidRDefault="0027612D" w:rsidP="008E47E3">
            <w:pPr>
              <w:spacing w:line="360" w:lineRule="auto"/>
              <w:ind w:firstLine="0"/>
              <w:jc w:val="center"/>
              <w:rPr>
                <w:rFonts w:ascii="Times New Roman" w:hAnsi="Times New Roman" w:cs="Times New Roman"/>
                <w:bCs/>
                <w:i/>
                <w:iCs/>
                <w:szCs w:val="22"/>
                <w:vertAlign w:val="superscript"/>
                <w:lang w:val="de-DE" w:eastAsia="de-DE"/>
              </w:rPr>
            </w:pPr>
            <w:r w:rsidRPr="008B4C7F">
              <w:rPr>
                <w:rFonts w:ascii="Times New Roman" w:hAnsi="Times New Roman" w:cs="Times New Roman"/>
                <w:szCs w:val="22"/>
              </w:rPr>
              <w:t>0.01</w:t>
            </w:r>
          </w:p>
        </w:tc>
        <w:tc>
          <w:tcPr>
            <w:tcW w:w="567" w:type="dxa"/>
            <w:tcBorders>
              <w:top w:val="single" w:sz="4" w:space="0" w:color="auto"/>
            </w:tcBorders>
            <w:tcMar>
              <w:top w:w="100" w:type="dxa"/>
              <w:left w:w="100" w:type="dxa"/>
              <w:bottom w:w="100" w:type="dxa"/>
              <w:right w:w="100" w:type="dxa"/>
            </w:tcMar>
          </w:tcPr>
          <w:p w14:paraId="2D54E80C" w14:textId="4D337374"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top w:val="single" w:sz="4" w:space="0" w:color="auto"/>
            </w:tcBorders>
            <w:tcMar>
              <w:top w:w="100" w:type="dxa"/>
              <w:left w:w="100" w:type="dxa"/>
              <w:bottom w:w="100" w:type="dxa"/>
              <w:right w:w="100" w:type="dxa"/>
            </w:tcMar>
          </w:tcPr>
          <w:p w14:paraId="2D56D28D" w14:textId="49E1030E"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0.99</w:t>
            </w:r>
          </w:p>
        </w:tc>
        <w:tc>
          <w:tcPr>
            <w:tcW w:w="1276" w:type="dxa"/>
            <w:tcBorders>
              <w:top w:val="single" w:sz="4" w:space="0" w:color="auto"/>
            </w:tcBorders>
          </w:tcPr>
          <w:p w14:paraId="6DC5A909" w14:textId="583F08BA"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0.03</w:t>
            </w:r>
          </w:p>
        </w:tc>
        <w:tc>
          <w:tcPr>
            <w:tcW w:w="992" w:type="dxa"/>
            <w:tcBorders>
              <w:top w:val="single" w:sz="4" w:space="0" w:color="auto"/>
            </w:tcBorders>
          </w:tcPr>
          <w:p w14:paraId="2D883654" w14:textId="053E9CD8"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0.00</w:t>
            </w:r>
          </w:p>
        </w:tc>
        <w:tc>
          <w:tcPr>
            <w:tcW w:w="1280" w:type="dxa"/>
            <w:tcBorders>
              <w:top w:val="single" w:sz="4" w:space="0" w:color="auto"/>
            </w:tcBorders>
          </w:tcPr>
          <w:p w14:paraId="37AEEBF9" w14:textId="35B61B60"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4.63, 4.69]</w:t>
            </w:r>
          </w:p>
        </w:tc>
      </w:tr>
      <w:tr w:rsidR="00BA2774" w:rsidRPr="008B4C7F" w14:paraId="787B33F6" w14:textId="6CBE9189" w:rsidTr="00E550F0">
        <w:trPr>
          <w:trHeight w:val="305"/>
          <w:jc w:val="center"/>
        </w:trPr>
        <w:tc>
          <w:tcPr>
            <w:tcW w:w="1418" w:type="dxa"/>
            <w:tcMar>
              <w:top w:w="100" w:type="dxa"/>
              <w:left w:w="100" w:type="dxa"/>
              <w:bottom w:w="100" w:type="dxa"/>
              <w:right w:w="100" w:type="dxa"/>
            </w:tcMar>
            <w:hideMark/>
          </w:tcPr>
          <w:p w14:paraId="607F9843" w14:textId="31B697E1" w:rsidR="00BA2774" w:rsidRPr="00B353BE" w:rsidRDefault="00BA2774"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FNP</w:t>
            </w:r>
          </w:p>
        </w:tc>
        <w:tc>
          <w:tcPr>
            <w:tcW w:w="1843" w:type="dxa"/>
            <w:tcMar>
              <w:top w:w="100" w:type="dxa"/>
              <w:left w:w="100" w:type="dxa"/>
              <w:bottom w:w="100" w:type="dxa"/>
              <w:right w:w="100" w:type="dxa"/>
            </w:tcMar>
            <w:vAlign w:val="center"/>
          </w:tcPr>
          <w:p w14:paraId="1A011FC7" w14:textId="148EB9A2"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Disruptive Person</w:t>
            </w:r>
          </w:p>
        </w:tc>
        <w:tc>
          <w:tcPr>
            <w:tcW w:w="850" w:type="dxa"/>
            <w:tcMar>
              <w:top w:w="60" w:type="dxa"/>
              <w:left w:w="80" w:type="dxa"/>
              <w:bottom w:w="60" w:type="dxa"/>
              <w:right w:w="80" w:type="dxa"/>
            </w:tcMar>
          </w:tcPr>
          <w:p w14:paraId="382CDC2D" w14:textId="4158233B" w:rsidR="00BA2774"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1.32</w:t>
            </w:r>
          </w:p>
        </w:tc>
        <w:tc>
          <w:tcPr>
            <w:tcW w:w="567" w:type="dxa"/>
            <w:tcMar>
              <w:top w:w="60" w:type="dxa"/>
              <w:left w:w="80" w:type="dxa"/>
              <w:bottom w:w="60" w:type="dxa"/>
              <w:right w:w="80" w:type="dxa"/>
            </w:tcMar>
          </w:tcPr>
          <w:p w14:paraId="2C077DBF" w14:textId="51B004DB"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66FC23B" w14:textId="68B737E6"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0.19</w:t>
            </w:r>
          </w:p>
        </w:tc>
        <w:tc>
          <w:tcPr>
            <w:tcW w:w="1276" w:type="dxa"/>
          </w:tcPr>
          <w:p w14:paraId="488750B1" w14:textId="277FB4A5"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0.27</w:t>
            </w:r>
          </w:p>
        </w:tc>
        <w:tc>
          <w:tcPr>
            <w:tcW w:w="992" w:type="dxa"/>
          </w:tcPr>
          <w:p w14:paraId="42EF2B7D" w14:textId="2280C8B1"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0.29</w:t>
            </w:r>
          </w:p>
        </w:tc>
        <w:tc>
          <w:tcPr>
            <w:tcW w:w="1280" w:type="dxa"/>
          </w:tcPr>
          <w:p w14:paraId="65E2162D" w14:textId="32232D3C" w:rsidR="00BA2774" w:rsidRPr="008B4C7F"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0.67, 0.14]</w:t>
            </w:r>
          </w:p>
        </w:tc>
      </w:tr>
      <w:tr w:rsidR="00E550F0" w:rsidRPr="008B4C7F" w14:paraId="7596B684" w14:textId="16B10921" w:rsidTr="00E550F0">
        <w:trPr>
          <w:trHeight w:val="305"/>
          <w:jc w:val="center"/>
        </w:trPr>
        <w:tc>
          <w:tcPr>
            <w:tcW w:w="1418" w:type="dxa"/>
            <w:tcMar>
              <w:top w:w="100" w:type="dxa"/>
              <w:left w:w="100" w:type="dxa"/>
              <w:bottom w:w="100" w:type="dxa"/>
              <w:right w:w="100" w:type="dxa"/>
            </w:tcMar>
            <w:hideMark/>
          </w:tcPr>
          <w:p w14:paraId="29855F1A" w14:textId="6BD7ED6B"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7C9E304C" w14:textId="42743F83"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5BAFDB3A" w14:textId="32DF3407"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0.89</w:t>
            </w:r>
          </w:p>
        </w:tc>
        <w:tc>
          <w:tcPr>
            <w:tcW w:w="567" w:type="dxa"/>
            <w:tcMar>
              <w:top w:w="60" w:type="dxa"/>
              <w:left w:w="80" w:type="dxa"/>
              <w:bottom w:w="60" w:type="dxa"/>
              <w:right w:w="80" w:type="dxa"/>
            </w:tcMar>
          </w:tcPr>
          <w:p w14:paraId="047A3796" w14:textId="0509EDA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80</w:t>
            </w:r>
          </w:p>
        </w:tc>
        <w:tc>
          <w:tcPr>
            <w:tcW w:w="1134" w:type="dxa"/>
            <w:tcMar>
              <w:top w:w="60" w:type="dxa"/>
              <w:left w:w="80" w:type="dxa"/>
              <w:bottom w:w="60" w:type="dxa"/>
              <w:right w:w="80" w:type="dxa"/>
            </w:tcMar>
          </w:tcPr>
          <w:p w14:paraId="5FB31E1A" w14:textId="68EDB69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0.37</w:t>
            </w:r>
          </w:p>
        </w:tc>
        <w:tc>
          <w:tcPr>
            <w:tcW w:w="1276" w:type="dxa"/>
          </w:tcPr>
          <w:p w14:paraId="037E30C9" w14:textId="0281AF4C"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2.32</w:t>
            </w:r>
          </w:p>
        </w:tc>
        <w:tc>
          <w:tcPr>
            <w:tcW w:w="992" w:type="dxa"/>
          </w:tcPr>
          <w:p w14:paraId="7D4C4C2A" w14:textId="442EA930"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0.20</w:t>
            </w:r>
          </w:p>
        </w:tc>
        <w:tc>
          <w:tcPr>
            <w:tcW w:w="1280" w:type="dxa"/>
          </w:tcPr>
          <w:p w14:paraId="20B7F854" w14:textId="18F26D99"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w:t>
            </w:r>
            <w:r w:rsidR="00C2396C">
              <w:rPr>
                <w:rFonts w:ascii="Times New Roman" w:hAnsi="Times New Roman" w:cs="Times New Roman"/>
                <w:color w:val="000000"/>
                <w:szCs w:val="22"/>
              </w:rPr>
              <w:t>–</w:t>
            </w:r>
            <w:r w:rsidRPr="008B4C7F">
              <w:rPr>
                <w:rFonts w:ascii="Times New Roman" w:hAnsi="Times New Roman" w:cs="Times New Roman"/>
                <w:color w:val="000000"/>
                <w:szCs w:val="22"/>
              </w:rPr>
              <w:t>2.84, 7.48]</w:t>
            </w:r>
          </w:p>
        </w:tc>
      </w:tr>
      <w:tr w:rsidR="00E550F0" w:rsidRPr="008B4C7F" w14:paraId="2D68FFC6" w14:textId="5F2CBD6F" w:rsidTr="00A44FBD">
        <w:trPr>
          <w:trHeight w:val="305"/>
          <w:jc w:val="center"/>
        </w:trPr>
        <w:tc>
          <w:tcPr>
            <w:tcW w:w="1418" w:type="dxa"/>
            <w:tcMar>
              <w:top w:w="100" w:type="dxa"/>
              <w:left w:w="100" w:type="dxa"/>
              <w:bottom w:w="100" w:type="dxa"/>
              <w:right w:w="100" w:type="dxa"/>
            </w:tcMar>
            <w:hideMark/>
          </w:tcPr>
          <w:p w14:paraId="31E4D573" w14:textId="280472CA"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32DD5B0B" w14:textId="00B55F42"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70FA8CA9" w14:textId="2438A8D0" w:rsidR="00E550F0"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1.17</w:t>
            </w:r>
          </w:p>
        </w:tc>
        <w:tc>
          <w:tcPr>
            <w:tcW w:w="567" w:type="dxa"/>
            <w:tcMar>
              <w:top w:w="60" w:type="dxa"/>
              <w:left w:w="80" w:type="dxa"/>
              <w:bottom w:w="60" w:type="dxa"/>
              <w:right w:w="80" w:type="dxa"/>
            </w:tcMar>
          </w:tcPr>
          <w:p w14:paraId="56F31D2A" w14:textId="7776C6B9"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47B2B225" w14:textId="22B2992D"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0.25</w:t>
            </w:r>
          </w:p>
        </w:tc>
        <w:tc>
          <w:tcPr>
            <w:tcW w:w="1276" w:type="dxa"/>
          </w:tcPr>
          <w:p w14:paraId="469EB598" w14:textId="1DB84CF9"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1.72</w:t>
            </w:r>
          </w:p>
        </w:tc>
        <w:tc>
          <w:tcPr>
            <w:tcW w:w="992" w:type="dxa"/>
          </w:tcPr>
          <w:p w14:paraId="10529A44" w14:textId="067A3903"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0.26</w:t>
            </w:r>
          </w:p>
        </w:tc>
        <w:tc>
          <w:tcPr>
            <w:tcW w:w="1280" w:type="dxa"/>
          </w:tcPr>
          <w:p w14:paraId="526C3E1D" w14:textId="3BCCD905"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4.65, 1.21]</w:t>
            </w:r>
          </w:p>
        </w:tc>
      </w:tr>
      <w:tr w:rsidR="002409D6" w:rsidRPr="008B4C7F" w14:paraId="4220A64E" w14:textId="533518F1" w:rsidTr="00914EE7">
        <w:trPr>
          <w:trHeight w:val="305"/>
          <w:jc w:val="center"/>
        </w:trPr>
        <w:tc>
          <w:tcPr>
            <w:tcW w:w="1418" w:type="dxa"/>
            <w:tcMar>
              <w:top w:w="100" w:type="dxa"/>
              <w:left w:w="100" w:type="dxa"/>
              <w:bottom w:w="100" w:type="dxa"/>
              <w:right w:w="100" w:type="dxa"/>
            </w:tcMar>
            <w:hideMark/>
          </w:tcPr>
          <w:p w14:paraId="3029099A" w14:textId="6825EB5E" w:rsidR="002409D6" w:rsidRPr="00B353BE" w:rsidRDefault="002409D6"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3162150A" w14:textId="4914123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Mar>
              <w:top w:w="60" w:type="dxa"/>
              <w:left w:w="80" w:type="dxa"/>
              <w:bottom w:w="60" w:type="dxa"/>
              <w:right w:w="80" w:type="dxa"/>
            </w:tcMar>
          </w:tcPr>
          <w:p w14:paraId="1ACDEE09" w14:textId="0B287116" w:rsidR="002409D6"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0.43</w:t>
            </w:r>
          </w:p>
        </w:tc>
        <w:tc>
          <w:tcPr>
            <w:tcW w:w="567" w:type="dxa"/>
            <w:tcMar>
              <w:top w:w="60" w:type="dxa"/>
              <w:left w:w="80" w:type="dxa"/>
              <w:bottom w:w="60" w:type="dxa"/>
              <w:right w:w="80" w:type="dxa"/>
            </w:tcMar>
          </w:tcPr>
          <w:p w14:paraId="69319B18" w14:textId="61D0AFB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2F17E107" w14:textId="1DF1B941"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7B18C998" w14:textId="3CD96A8F"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0.63</w:t>
            </w:r>
          </w:p>
        </w:tc>
        <w:tc>
          <w:tcPr>
            <w:tcW w:w="992" w:type="dxa"/>
          </w:tcPr>
          <w:p w14:paraId="6E463D4C" w14:textId="6D7B17EA"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0.10</w:t>
            </w:r>
          </w:p>
        </w:tc>
        <w:tc>
          <w:tcPr>
            <w:tcW w:w="1280" w:type="dxa"/>
          </w:tcPr>
          <w:p w14:paraId="370AB1DD" w14:textId="1A21C2DA" w:rsidR="002409D6" w:rsidRPr="008B4C7F"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3.53, 2.27]</w:t>
            </w:r>
          </w:p>
        </w:tc>
      </w:tr>
      <w:tr w:rsidR="00FE3342" w:rsidRPr="008B4C7F" w14:paraId="3A37C91A" w14:textId="6EAB1F3E" w:rsidTr="00EC5C2C">
        <w:trPr>
          <w:trHeight w:val="305"/>
          <w:jc w:val="center"/>
        </w:trPr>
        <w:tc>
          <w:tcPr>
            <w:tcW w:w="1418" w:type="dxa"/>
            <w:tcMar>
              <w:top w:w="100" w:type="dxa"/>
              <w:left w:w="100" w:type="dxa"/>
              <w:bottom w:w="100" w:type="dxa"/>
              <w:right w:w="100" w:type="dxa"/>
            </w:tcMar>
          </w:tcPr>
          <w:p w14:paraId="77BA0DF6" w14:textId="5A5C7DF1"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b</w:t>
            </w:r>
          </w:p>
        </w:tc>
        <w:tc>
          <w:tcPr>
            <w:tcW w:w="1843" w:type="dxa"/>
            <w:tcMar>
              <w:top w:w="60" w:type="dxa"/>
              <w:left w:w="80" w:type="dxa"/>
              <w:bottom w:w="60" w:type="dxa"/>
              <w:right w:w="80" w:type="dxa"/>
            </w:tcMar>
            <w:vAlign w:val="center"/>
          </w:tcPr>
          <w:p w14:paraId="37B69A77" w14:textId="220B740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Students</w:t>
            </w:r>
          </w:p>
        </w:tc>
        <w:tc>
          <w:tcPr>
            <w:tcW w:w="850" w:type="dxa"/>
            <w:tcMar>
              <w:top w:w="60" w:type="dxa"/>
              <w:left w:w="80" w:type="dxa"/>
              <w:bottom w:w="60" w:type="dxa"/>
              <w:right w:w="80" w:type="dxa"/>
            </w:tcMar>
          </w:tcPr>
          <w:p w14:paraId="7350AA0F" w14:textId="691F8450"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0.43</w:t>
            </w:r>
          </w:p>
        </w:tc>
        <w:tc>
          <w:tcPr>
            <w:tcW w:w="567" w:type="dxa"/>
            <w:tcMar>
              <w:top w:w="60" w:type="dxa"/>
              <w:left w:w="80" w:type="dxa"/>
              <w:bottom w:w="60" w:type="dxa"/>
              <w:right w:w="80" w:type="dxa"/>
            </w:tcMar>
          </w:tcPr>
          <w:p w14:paraId="7898F1B0" w14:textId="0C489DB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E7CF10A" w14:textId="58D7B78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44A1FBE7" w14:textId="70760BB2"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1.26</w:t>
            </w:r>
          </w:p>
        </w:tc>
        <w:tc>
          <w:tcPr>
            <w:tcW w:w="992" w:type="dxa"/>
          </w:tcPr>
          <w:p w14:paraId="4D931624" w14:textId="01245579"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0.10</w:t>
            </w:r>
          </w:p>
        </w:tc>
        <w:tc>
          <w:tcPr>
            <w:tcW w:w="1280" w:type="dxa"/>
          </w:tcPr>
          <w:p w14:paraId="35DA7E97" w14:textId="2B229E6A"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7.1, 4.58]</w:t>
            </w:r>
          </w:p>
        </w:tc>
      </w:tr>
      <w:tr w:rsidR="00FE3342" w:rsidRPr="008B4C7F" w14:paraId="54565F28" w14:textId="7E887129" w:rsidTr="002D6D83">
        <w:trPr>
          <w:trHeight w:val="305"/>
          <w:jc w:val="center"/>
        </w:trPr>
        <w:tc>
          <w:tcPr>
            <w:tcW w:w="1418" w:type="dxa"/>
            <w:tcMar>
              <w:top w:w="100" w:type="dxa"/>
              <w:left w:w="100" w:type="dxa"/>
              <w:bottom w:w="100" w:type="dxa"/>
              <w:right w:w="100" w:type="dxa"/>
            </w:tcMar>
          </w:tcPr>
          <w:p w14:paraId="23B238BF" w14:textId="04623722"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0737C04C" w14:textId="2C6F8172"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Disruptive Person</w:t>
            </w:r>
          </w:p>
        </w:tc>
        <w:tc>
          <w:tcPr>
            <w:tcW w:w="850" w:type="dxa"/>
            <w:tcMar>
              <w:top w:w="60" w:type="dxa"/>
              <w:left w:w="80" w:type="dxa"/>
              <w:bottom w:w="60" w:type="dxa"/>
              <w:right w:w="80" w:type="dxa"/>
            </w:tcMar>
          </w:tcPr>
          <w:p w14:paraId="00D8CCF9" w14:textId="081086D6"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1.90</w:t>
            </w:r>
          </w:p>
        </w:tc>
        <w:tc>
          <w:tcPr>
            <w:tcW w:w="567" w:type="dxa"/>
            <w:tcMar>
              <w:top w:w="60" w:type="dxa"/>
              <w:left w:w="80" w:type="dxa"/>
              <w:bottom w:w="60" w:type="dxa"/>
              <w:right w:w="80" w:type="dxa"/>
            </w:tcMar>
          </w:tcPr>
          <w:p w14:paraId="183C2A20" w14:textId="143D7C7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5728D3E8" w14:textId="15DDB82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0.061</w:t>
            </w:r>
          </w:p>
        </w:tc>
        <w:tc>
          <w:tcPr>
            <w:tcW w:w="1276" w:type="dxa"/>
          </w:tcPr>
          <w:p w14:paraId="44EB7EEC" w14:textId="21FC7754"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0.48</w:t>
            </w:r>
          </w:p>
        </w:tc>
        <w:tc>
          <w:tcPr>
            <w:tcW w:w="992" w:type="dxa"/>
          </w:tcPr>
          <w:p w14:paraId="56CF5477" w14:textId="11D3C45C"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0.42</w:t>
            </w:r>
          </w:p>
        </w:tc>
        <w:tc>
          <w:tcPr>
            <w:tcW w:w="1280" w:type="dxa"/>
          </w:tcPr>
          <w:p w14:paraId="536A3937" w14:textId="77629FE0"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0.98, 0.02]</w:t>
            </w:r>
          </w:p>
        </w:tc>
      </w:tr>
      <w:tr w:rsidR="00E10602" w:rsidRPr="008B4C7F" w14:paraId="027CB7AA" w14:textId="7ADD5521" w:rsidTr="003E530B">
        <w:trPr>
          <w:trHeight w:val="305"/>
          <w:jc w:val="center"/>
        </w:trPr>
        <w:tc>
          <w:tcPr>
            <w:tcW w:w="1418" w:type="dxa"/>
            <w:tcMar>
              <w:top w:w="100" w:type="dxa"/>
              <w:left w:w="100" w:type="dxa"/>
              <w:bottom w:w="100" w:type="dxa"/>
              <w:right w:w="100" w:type="dxa"/>
            </w:tcMar>
          </w:tcPr>
          <w:p w14:paraId="51B3E417" w14:textId="0219A549"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7D421C1C" w14:textId="4CC5B5C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6C3D46EB" w14:textId="08AAF66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1.55</w:t>
            </w:r>
          </w:p>
        </w:tc>
        <w:tc>
          <w:tcPr>
            <w:tcW w:w="567" w:type="dxa"/>
            <w:tcMar>
              <w:top w:w="60" w:type="dxa"/>
              <w:left w:w="80" w:type="dxa"/>
              <w:bottom w:w="60" w:type="dxa"/>
              <w:right w:w="80" w:type="dxa"/>
            </w:tcMar>
          </w:tcPr>
          <w:p w14:paraId="05D6A32E" w14:textId="5820A3A7"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63ECE4A" w14:textId="77332B9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0.13</w:t>
            </w:r>
          </w:p>
        </w:tc>
        <w:tc>
          <w:tcPr>
            <w:tcW w:w="1276" w:type="dxa"/>
          </w:tcPr>
          <w:p w14:paraId="15F0C853" w14:textId="011C053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4.45</w:t>
            </w:r>
          </w:p>
        </w:tc>
        <w:tc>
          <w:tcPr>
            <w:tcW w:w="992" w:type="dxa"/>
          </w:tcPr>
          <w:p w14:paraId="48D6B241" w14:textId="2B01D6C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0.34</w:t>
            </w:r>
          </w:p>
        </w:tc>
        <w:tc>
          <w:tcPr>
            <w:tcW w:w="1280" w:type="dxa"/>
          </w:tcPr>
          <w:p w14:paraId="1817D092" w14:textId="1103C7E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1.28, 10.18]</w:t>
            </w:r>
          </w:p>
        </w:tc>
      </w:tr>
      <w:tr w:rsidR="00E10602" w:rsidRPr="008B4C7F" w14:paraId="38F07B2E" w14:textId="77777777" w:rsidTr="001B6B71">
        <w:trPr>
          <w:trHeight w:val="305"/>
          <w:jc w:val="center"/>
        </w:trPr>
        <w:tc>
          <w:tcPr>
            <w:tcW w:w="1418" w:type="dxa"/>
            <w:tcMar>
              <w:top w:w="100" w:type="dxa"/>
              <w:left w:w="100" w:type="dxa"/>
              <w:bottom w:w="100" w:type="dxa"/>
              <w:right w:w="100" w:type="dxa"/>
            </w:tcMar>
          </w:tcPr>
          <w:p w14:paraId="34B93C84" w14:textId="11ECDFB6"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41535ECF" w14:textId="57DB5215"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3668F049" w14:textId="306E457D"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1.67</w:t>
            </w:r>
          </w:p>
        </w:tc>
        <w:tc>
          <w:tcPr>
            <w:tcW w:w="567" w:type="dxa"/>
            <w:tcMar>
              <w:top w:w="60" w:type="dxa"/>
              <w:left w:w="80" w:type="dxa"/>
              <w:bottom w:w="60" w:type="dxa"/>
              <w:right w:w="80" w:type="dxa"/>
            </w:tcMar>
          </w:tcPr>
          <w:p w14:paraId="72D6E620" w14:textId="59F105D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9475003" w14:textId="0E7A8AC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w:t>
            </w:r>
          </w:p>
        </w:tc>
        <w:tc>
          <w:tcPr>
            <w:tcW w:w="1276" w:type="dxa"/>
          </w:tcPr>
          <w:p w14:paraId="7FD55CA0" w14:textId="0ED6E693"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2.89</w:t>
            </w:r>
          </w:p>
        </w:tc>
        <w:tc>
          <w:tcPr>
            <w:tcW w:w="992" w:type="dxa"/>
          </w:tcPr>
          <w:p w14:paraId="374F68A7" w14:textId="06DC9252"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0.37</w:t>
            </w:r>
          </w:p>
        </w:tc>
        <w:tc>
          <w:tcPr>
            <w:tcW w:w="1280" w:type="dxa"/>
          </w:tcPr>
          <w:p w14:paraId="7C6E9253" w14:textId="50333E93"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6.35, 0.56]</w:t>
            </w:r>
          </w:p>
        </w:tc>
      </w:tr>
      <w:tr w:rsidR="00E10602" w:rsidRPr="008B4C7F" w14:paraId="4E1C4CBB" w14:textId="5596AC76" w:rsidTr="00ED4C17">
        <w:trPr>
          <w:trHeight w:val="305"/>
          <w:jc w:val="center"/>
        </w:trPr>
        <w:tc>
          <w:tcPr>
            <w:tcW w:w="1418" w:type="dxa"/>
            <w:tcBorders>
              <w:bottom w:val="single" w:sz="4" w:space="0" w:color="auto"/>
            </w:tcBorders>
            <w:tcMar>
              <w:top w:w="100" w:type="dxa"/>
              <w:left w:w="100" w:type="dxa"/>
              <w:bottom w:w="100" w:type="dxa"/>
              <w:right w:w="100" w:type="dxa"/>
            </w:tcMar>
            <w:hideMark/>
          </w:tcPr>
          <w:p w14:paraId="7998D33A" w14:textId="314B6C92" w:rsidR="00E10602" w:rsidRPr="00B353BE" w:rsidRDefault="00E10602"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FDP</w:t>
            </w:r>
          </w:p>
        </w:tc>
        <w:tc>
          <w:tcPr>
            <w:tcW w:w="1843" w:type="dxa"/>
            <w:tcBorders>
              <w:bottom w:val="single" w:sz="4" w:space="0" w:color="auto"/>
            </w:tcBorders>
            <w:tcMar>
              <w:top w:w="60" w:type="dxa"/>
              <w:left w:w="80" w:type="dxa"/>
              <w:bottom w:w="60" w:type="dxa"/>
              <w:right w:w="80" w:type="dxa"/>
            </w:tcMar>
            <w:vAlign w:val="center"/>
          </w:tcPr>
          <w:p w14:paraId="76EC508D" w14:textId="13E8D1B7"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Borders>
              <w:bottom w:val="single" w:sz="4" w:space="0" w:color="auto"/>
            </w:tcBorders>
            <w:tcMar>
              <w:top w:w="60" w:type="dxa"/>
              <w:left w:w="80" w:type="dxa"/>
              <w:bottom w:w="60" w:type="dxa"/>
              <w:right w:w="80" w:type="dxa"/>
            </w:tcMar>
          </w:tcPr>
          <w:p w14:paraId="62DB346C" w14:textId="34BED4F6" w:rsidR="00E10602"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0.28</w:t>
            </w:r>
          </w:p>
        </w:tc>
        <w:tc>
          <w:tcPr>
            <w:tcW w:w="567" w:type="dxa"/>
            <w:tcBorders>
              <w:bottom w:val="single" w:sz="4" w:space="0" w:color="auto"/>
            </w:tcBorders>
            <w:tcMar>
              <w:top w:w="60" w:type="dxa"/>
              <w:left w:w="80" w:type="dxa"/>
              <w:bottom w:w="60" w:type="dxa"/>
              <w:right w:w="80" w:type="dxa"/>
            </w:tcMar>
          </w:tcPr>
          <w:p w14:paraId="0E76EF2D" w14:textId="5A0F41B6"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bottom w:val="single" w:sz="4" w:space="0" w:color="auto"/>
            </w:tcBorders>
            <w:tcMar>
              <w:top w:w="60" w:type="dxa"/>
              <w:left w:w="80" w:type="dxa"/>
              <w:bottom w:w="60" w:type="dxa"/>
              <w:right w:w="80" w:type="dxa"/>
            </w:tcMar>
          </w:tcPr>
          <w:p w14:paraId="03C23FF5" w14:textId="1658CA72"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0.78</w:t>
            </w:r>
          </w:p>
        </w:tc>
        <w:tc>
          <w:tcPr>
            <w:tcW w:w="1276" w:type="dxa"/>
            <w:tcBorders>
              <w:bottom w:val="single" w:sz="4" w:space="0" w:color="auto"/>
            </w:tcBorders>
          </w:tcPr>
          <w:p w14:paraId="22E0C502" w14:textId="54BDDC66"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0.30</w:t>
            </w:r>
          </w:p>
        </w:tc>
        <w:tc>
          <w:tcPr>
            <w:tcW w:w="992" w:type="dxa"/>
            <w:tcBorders>
              <w:bottom w:val="single" w:sz="4" w:space="0" w:color="auto"/>
            </w:tcBorders>
          </w:tcPr>
          <w:p w14:paraId="0C804E0A" w14:textId="7DE7EB35"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0.06</w:t>
            </w:r>
          </w:p>
        </w:tc>
        <w:tc>
          <w:tcPr>
            <w:tcW w:w="1280" w:type="dxa"/>
            <w:tcBorders>
              <w:bottom w:val="single" w:sz="4" w:space="0" w:color="auto"/>
            </w:tcBorders>
          </w:tcPr>
          <w:p w14:paraId="1062FECA" w14:textId="767B05CC"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2.43, 1.84]</w:t>
            </w:r>
          </w:p>
        </w:tc>
      </w:tr>
      <w:tr w:rsidR="00EB5907" w:rsidRPr="008B4C7F" w14:paraId="7B33A393" w14:textId="5C6BFB1E" w:rsidTr="00885DD6">
        <w:trPr>
          <w:trHeight w:val="693"/>
          <w:jc w:val="center"/>
        </w:trPr>
        <w:tc>
          <w:tcPr>
            <w:tcW w:w="9360" w:type="dxa"/>
            <w:gridSpan w:val="8"/>
            <w:tcMar>
              <w:top w:w="100" w:type="dxa"/>
              <w:left w:w="100" w:type="dxa"/>
              <w:bottom w:w="100" w:type="dxa"/>
              <w:right w:w="100" w:type="dxa"/>
            </w:tcMar>
            <w:hideMark/>
          </w:tcPr>
          <w:p w14:paraId="41E01DCD" w14:textId="059C7A0B" w:rsidR="00061D18" w:rsidRDefault="00EB5907" w:rsidP="008B4C7F">
            <w:pPr>
              <w:spacing w:line="360" w:lineRule="auto"/>
              <w:ind w:firstLine="0"/>
              <w:rPr>
                <w:rFonts w:ascii="Times New Roman" w:hAnsi="Times New Roman" w:cs="Times New Roman"/>
                <w:bCs/>
                <w:iCs/>
                <w:szCs w:val="22"/>
                <w:lang w:eastAsia="de-DE"/>
              </w:rPr>
            </w:pPr>
            <w:r w:rsidRPr="00B353BE">
              <w:rPr>
                <w:rFonts w:ascii="Times New Roman" w:hAnsi="Times New Roman" w:cs="Times New Roman"/>
                <w:bCs/>
                <w:i/>
                <w:iCs/>
                <w:szCs w:val="22"/>
                <w:lang w:eastAsia="de-DE"/>
              </w:rPr>
              <w:t>Note</w:t>
            </w:r>
            <w:r w:rsidRPr="00B353BE">
              <w:rPr>
                <w:rFonts w:ascii="Times New Roman" w:hAnsi="Times New Roman" w:cs="Times New Roman"/>
                <w:bCs/>
                <w:iCs/>
                <w:szCs w:val="22"/>
                <w:lang w:eastAsia="de-DE"/>
              </w:rPr>
              <w:t xml:space="preserve">. </w:t>
            </w:r>
            <w:r w:rsidR="009C235D" w:rsidRPr="008B4C7F">
              <w:rPr>
                <w:rFonts w:ascii="Times New Roman" w:hAnsi="Times New Roman" w:cs="Times New Roman"/>
                <w:bCs/>
                <w:iCs/>
                <w:szCs w:val="22"/>
                <w:lang w:eastAsia="de-DE"/>
              </w:rPr>
              <w:t xml:space="preserve">This figure displays the results of </w:t>
            </w:r>
            <w:r w:rsidR="009C235D" w:rsidRPr="008B4C7F">
              <w:rPr>
                <w:rFonts w:ascii="Times New Roman" w:hAnsi="Times New Roman" w:cs="Times New Roman"/>
                <w:bCs/>
                <w:i/>
                <w:szCs w:val="22"/>
                <w:lang w:eastAsia="de-DE"/>
              </w:rPr>
              <w:t>t</w:t>
            </w:r>
            <w:r w:rsidR="009C235D" w:rsidRPr="008B4C7F">
              <w:rPr>
                <w:rFonts w:ascii="Times New Roman" w:hAnsi="Times New Roman" w:cs="Times New Roman"/>
                <w:bCs/>
                <w:iCs/>
                <w:szCs w:val="22"/>
                <w:lang w:eastAsia="de-DE"/>
              </w:rPr>
              <w:t xml:space="preserve">-tests and effect sizes (Cohen’s </w:t>
            </w:r>
            <w:r w:rsidR="009C235D" w:rsidRPr="008B4C7F">
              <w:rPr>
                <w:rFonts w:ascii="Times New Roman" w:hAnsi="Times New Roman" w:cs="Times New Roman"/>
                <w:bCs/>
                <w:i/>
                <w:szCs w:val="22"/>
                <w:lang w:eastAsia="de-DE"/>
              </w:rPr>
              <w:t>d</w:t>
            </w:r>
            <w:r w:rsidR="009C235D" w:rsidRPr="008B4C7F">
              <w:rPr>
                <w:rFonts w:ascii="Times New Roman" w:hAnsi="Times New Roman" w:cs="Times New Roman"/>
                <w:bCs/>
                <w:iCs/>
                <w:szCs w:val="22"/>
                <w:lang w:eastAsia="de-DE"/>
              </w:rPr>
              <w:t xml:space="preserve">) for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n</w:t>
            </w:r>
            <w:r w:rsidR="009C235D" w:rsidRPr="008B4C7F">
              <w:rPr>
                <w:rFonts w:ascii="Times New Roman" w:hAnsi="Times New Roman" w:cs="Times New Roman"/>
                <w:bCs/>
                <w:iCs/>
                <w:szCs w:val="22"/>
                <w:lang w:eastAsia="de-DE"/>
              </w:rPr>
              <w:t xml:space="preserve">umber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(FNP) and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d</w:t>
            </w:r>
            <w:r w:rsidR="009C235D" w:rsidRPr="008B4C7F">
              <w:rPr>
                <w:rFonts w:ascii="Times New Roman" w:hAnsi="Times New Roman" w:cs="Times New Roman"/>
                <w:bCs/>
                <w:iCs/>
                <w:szCs w:val="22"/>
                <w:lang w:eastAsia="de-DE"/>
              </w:rPr>
              <w:t xml:space="preserve">uration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(FDP) across Areas of Interest (AOIs) between experienced and inexperienced </w:t>
            </w:r>
            <w:r w:rsidR="00DE4376"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AOIs included Students, Disruptive Person, Teacher Material, Student Desk, and Classroom/Others. Positive mean differences </w:t>
            </w:r>
            <w:r w:rsidR="0034141C" w:rsidRPr="008B4C7F">
              <w:rPr>
                <w:rFonts w:ascii="Times New Roman" w:hAnsi="Times New Roman" w:cs="Times New Roman"/>
                <w:bCs/>
                <w:iCs/>
                <w:szCs w:val="22"/>
                <w:lang w:eastAsia="de-DE"/>
              </w:rPr>
              <w:t>(</w:t>
            </w:r>
            <w:r w:rsidR="0034141C" w:rsidRPr="008B4C7F">
              <w:rPr>
                <w:rFonts w:ascii="Times New Roman" w:hAnsi="Times New Roman" w:cs="Times New Roman"/>
                <w:bCs/>
                <w:i/>
                <w:szCs w:val="22"/>
                <w:lang w:eastAsia="de-DE"/>
              </w:rPr>
              <w:t>M</w:t>
            </w:r>
            <w:r w:rsidR="0034141C" w:rsidRPr="008B4C7F">
              <w:rPr>
                <w:rFonts w:ascii="Times New Roman" w:hAnsi="Times New Roman" w:cs="Times New Roman"/>
                <w:bCs/>
                <w:iCs/>
                <w:szCs w:val="22"/>
                <w:lang w:eastAsia="de-DE"/>
              </w:rPr>
              <w:t xml:space="preserve"> Difference) </w:t>
            </w:r>
            <w:r w:rsidR="009C235D" w:rsidRPr="008B4C7F">
              <w:rPr>
                <w:rFonts w:ascii="Times New Roman" w:hAnsi="Times New Roman" w:cs="Times New Roman"/>
                <w:bCs/>
                <w:iCs/>
                <w:szCs w:val="22"/>
                <w:lang w:eastAsia="de-DE"/>
              </w:rPr>
              <w:t xml:space="preserve">indicate higher percentages for experienced </w:t>
            </w:r>
            <w:r w:rsidR="007E4C7C"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w:t>
            </w:r>
            <w:r w:rsidR="00061D18" w:rsidRPr="00061D18">
              <w:rPr>
                <w:rFonts w:ascii="Times New Roman" w:hAnsi="Times New Roman" w:cs="Times New Roman"/>
                <w:bCs/>
                <w:iCs/>
                <w:szCs w:val="22"/>
                <w:lang w:eastAsia="de-DE"/>
              </w:rPr>
              <w:t>Confidence intervals (95%) for the mean differences are presented in brackets</w:t>
            </w:r>
            <w:r w:rsidR="00061D18">
              <w:rPr>
                <w:rFonts w:ascii="Times New Roman" w:hAnsi="Times New Roman" w:cs="Times New Roman"/>
                <w:bCs/>
                <w:iCs/>
                <w:szCs w:val="22"/>
                <w:lang w:eastAsia="de-DE"/>
              </w:rPr>
              <w:t>.</w:t>
            </w:r>
          </w:p>
          <w:p w14:paraId="729CCA19" w14:textId="383E1CB5" w:rsidR="00EB5907" w:rsidRPr="00B353BE" w:rsidRDefault="009C235D" w:rsidP="008B4C7F">
            <w:pPr>
              <w:spacing w:line="360" w:lineRule="auto"/>
              <w:ind w:firstLine="0"/>
              <w:rPr>
                <w:rFonts w:ascii="Times New Roman" w:hAnsi="Times New Roman" w:cs="Times New Roman"/>
                <w:bCs/>
                <w:iCs/>
                <w:szCs w:val="22"/>
                <w:lang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 xml:space="preserve">-value &lt; .05 is considered statistically significant. </w:t>
            </w:r>
          </w:p>
          <w:p w14:paraId="0B307F69" w14:textId="33D89258" w:rsidR="00286455" w:rsidRPr="008B4C7F" w:rsidRDefault="00EB5907" w:rsidP="008B4C7F">
            <w:pPr>
              <w:spacing w:line="360" w:lineRule="auto"/>
              <w:ind w:firstLine="0"/>
              <w:rPr>
                <w:rFonts w:ascii="Times New Roman" w:hAnsi="Times New Roman" w:cs="Times New Roman"/>
                <w:bCs/>
                <w:iCs/>
                <w:szCs w:val="22"/>
                <w:lang w:eastAsia="de-DE"/>
              </w:rPr>
            </w:pPr>
            <w:r w:rsidRPr="00B353BE">
              <w:rPr>
                <w:rFonts w:ascii="Times New Roman" w:hAnsi="Times New Roman" w:cs="Times New Roman"/>
                <w:bCs/>
                <w:iCs/>
                <w:szCs w:val="22"/>
                <w:vertAlign w:val="superscript"/>
                <w:lang w:eastAsia="de-DE"/>
              </w:rPr>
              <w:t>a</w:t>
            </w:r>
            <w:r w:rsidR="00DE4376" w:rsidRPr="008B4C7F">
              <w:rPr>
                <w:rFonts w:ascii="Times New Roman" w:hAnsi="Times New Roman" w:cs="Times New Roman"/>
                <w:bCs/>
                <w:iCs/>
                <w:szCs w:val="22"/>
                <w:vertAlign w:val="superscript"/>
                <w:lang w:eastAsia="de-DE"/>
              </w:rPr>
              <w:t xml:space="preserve"> </w:t>
            </w:r>
            <w:r w:rsidRPr="00B353BE">
              <w:rPr>
                <w:rFonts w:ascii="Times New Roman" w:hAnsi="Times New Roman" w:cs="Times New Roman"/>
                <w:bCs/>
                <w:iCs/>
                <w:szCs w:val="22"/>
                <w:vertAlign w:val="superscript"/>
                <w:lang w:eastAsia="de-DE"/>
              </w:rPr>
              <w:t xml:space="preserve"> </w:t>
            </w:r>
            <w:r w:rsidR="00DE4376" w:rsidRPr="008B4C7F">
              <w:rPr>
                <w:rFonts w:ascii="Times New Roman" w:hAnsi="Times New Roman" w:cs="Times New Roman"/>
                <w:bCs/>
                <w:iCs/>
                <w:szCs w:val="22"/>
                <w:lang w:eastAsia="de-DE"/>
              </w:rPr>
              <w:t>FNP = Fixation Number Percentages</w:t>
            </w:r>
          </w:p>
          <w:p w14:paraId="358D8351" w14:textId="647CC055" w:rsidR="00EB5907" w:rsidRPr="008B4C7F" w:rsidRDefault="00EB5907" w:rsidP="008B4C7F">
            <w:pPr>
              <w:spacing w:line="360" w:lineRule="auto"/>
              <w:ind w:firstLine="0"/>
              <w:rPr>
                <w:rFonts w:ascii="Times New Roman" w:hAnsi="Times New Roman" w:cs="Times New Roman"/>
                <w:bCs/>
                <w:i/>
                <w:iCs/>
                <w:szCs w:val="22"/>
                <w:lang w:eastAsia="de-DE"/>
              </w:rPr>
            </w:pPr>
            <w:r w:rsidRPr="00B353BE">
              <w:rPr>
                <w:rFonts w:ascii="Times New Roman" w:hAnsi="Times New Roman" w:cs="Times New Roman"/>
                <w:bCs/>
                <w:iCs/>
                <w:szCs w:val="22"/>
                <w:vertAlign w:val="superscript"/>
                <w:lang w:eastAsia="de-DE"/>
              </w:rPr>
              <w:t>b</w:t>
            </w:r>
            <w:r w:rsidRPr="00B353BE">
              <w:rPr>
                <w:rFonts w:ascii="Times New Roman" w:hAnsi="Times New Roman" w:cs="Times New Roman"/>
                <w:bCs/>
                <w:iCs/>
                <w:szCs w:val="22"/>
                <w:lang w:eastAsia="de-DE"/>
              </w:rPr>
              <w:t xml:space="preserve"> </w:t>
            </w:r>
            <w:r w:rsidR="00DE4376" w:rsidRPr="008B4C7F">
              <w:rPr>
                <w:rFonts w:ascii="Times New Roman" w:hAnsi="Times New Roman" w:cs="Times New Roman"/>
                <w:bCs/>
                <w:iCs/>
                <w:szCs w:val="22"/>
                <w:lang w:eastAsia="de-DE"/>
              </w:rPr>
              <w:t>FDP = Fixation Duration Percentages</w:t>
            </w:r>
          </w:p>
        </w:tc>
      </w:tr>
    </w:tbl>
    <w:p w14:paraId="2F696EDD" w14:textId="250844E3" w:rsidR="008605DF" w:rsidRDefault="0012687D" w:rsidP="008605DF">
      <w:pPr>
        <w:pStyle w:val="berschrift2"/>
        <w:rPr>
          <w:rFonts w:ascii="Times New Roman" w:hAnsi="Times New Roman" w:cs="Times New Roman"/>
          <w:sz w:val="24"/>
          <w:szCs w:val="24"/>
          <w:lang w:eastAsia="de-DE"/>
        </w:rPr>
      </w:pPr>
      <w:r>
        <w:rPr>
          <w:rFonts w:ascii="Times New Roman" w:hAnsi="Times New Roman" w:cs="Times New Roman"/>
          <w:sz w:val="24"/>
          <w:szCs w:val="24"/>
          <w:lang w:eastAsia="de-DE"/>
        </w:rPr>
        <w:t xml:space="preserve">Global Monitoring and Event-related Gaze Behavior </w:t>
      </w:r>
    </w:p>
    <w:p w14:paraId="27039F38" w14:textId="19049298" w:rsidR="00631225" w:rsidRDefault="004209A1" w:rsidP="000442C9">
      <w:pPr>
        <w:rPr>
          <w:rFonts w:ascii="Times New Roman" w:hAnsi="Times New Roman" w:cs="Times New Roman"/>
          <w:sz w:val="24"/>
          <w:szCs w:val="24"/>
          <w:lang w:eastAsia="de-DE"/>
        </w:rPr>
      </w:pPr>
      <w:r w:rsidRPr="004209A1">
        <w:rPr>
          <w:rFonts w:ascii="Times New Roman" w:hAnsi="Times New Roman" w:cs="Times New Roman"/>
          <w:sz w:val="24"/>
          <w:szCs w:val="24"/>
          <w:lang w:eastAsia="de-DE"/>
        </w:rPr>
        <w:t xml:space="preserve">To examine global monitoring behavior, we tested whether experienced teachers exhibit more frequent but shorter fixations, resulting in a smaller GRI than inexperienced teachers, first for the entire micro-teaching unit and second for the AOI </w:t>
      </w:r>
      <w:r w:rsidRPr="004209A1">
        <w:rPr>
          <w:rFonts w:ascii="Times New Roman" w:hAnsi="Times New Roman" w:cs="Times New Roman"/>
          <w:i/>
          <w:iCs/>
          <w:sz w:val="24"/>
          <w:szCs w:val="24"/>
          <w:lang w:eastAsia="de-DE"/>
        </w:rPr>
        <w:t>Students</w:t>
      </w:r>
      <w:r w:rsidR="00631225">
        <w:rPr>
          <w:rFonts w:ascii="Times New Roman" w:hAnsi="Times New Roman" w:cs="Times New Roman"/>
          <w:sz w:val="24"/>
          <w:szCs w:val="24"/>
          <w:lang w:eastAsia="de-DE"/>
        </w:rPr>
        <w:t xml:space="preserve"> </w:t>
      </w:r>
      <w:r w:rsidR="00666C4D">
        <w:rPr>
          <w:rFonts w:ascii="Times New Roman" w:hAnsi="Times New Roman" w:cs="Times New Roman"/>
          <w:sz w:val="24"/>
          <w:szCs w:val="24"/>
          <w:lang w:eastAsia="de-DE"/>
        </w:rPr>
        <w:t>(</w:t>
      </w:r>
      <w:r w:rsidR="00666C4D" w:rsidRPr="00526287">
        <w:rPr>
          <w:rFonts w:ascii="Times New Roman" w:hAnsi="Times New Roman" w:cs="Times New Roman"/>
          <w:b/>
          <w:bCs/>
          <w:sz w:val="24"/>
          <w:szCs w:val="24"/>
          <w:lang w:eastAsia="de-DE"/>
        </w:rPr>
        <w:t>Hypotheses 2a</w:t>
      </w:r>
      <w:r w:rsidR="00666C4D">
        <w:rPr>
          <w:rFonts w:ascii="Times New Roman" w:hAnsi="Times New Roman" w:cs="Times New Roman"/>
          <w:sz w:val="24"/>
          <w:szCs w:val="24"/>
          <w:lang w:eastAsia="de-DE"/>
        </w:rPr>
        <w:t>)</w:t>
      </w:r>
      <w:r w:rsidR="00526287">
        <w:rPr>
          <w:rFonts w:ascii="Times New Roman" w:hAnsi="Times New Roman" w:cs="Times New Roman"/>
          <w:sz w:val="24"/>
          <w:szCs w:val="24"/>
          <w:lang w:eastAsia="de-DE"/>
        </w:rPr>
        <w:t>.</w:t>
      </w:r>
      <w:r w:rsidR="00666C4D">
        <w:rPr>
          <w:rFonts w:ascii="Times New Roman" w:hAnsi="Times New Roman" w:cs="Times New Roman"/>
          <w:sz w:val="24"/>
          <w:szCs w:val="24"/>
          <w:lang w:eastAsia="de-DE"/>
        </w:rPr>
        <w:t xml:space="preserve"> </w:t>
      </w:r>
    </w:p>
    <w:p w14:paraId="7C9380C0" w14:textId="4B877796" w:rsidR="00800EC3" w:rsidRDefault="00800EC3" w:rsidP="000442C9">
      <w:pPr>
        <w:rPr>
          <w:rFonts w:ascii="Times New Roman" w:hAnsi="Times New Roman" w:cs="Times New Roman"/>
          <w:sz w:val="24"/>
          <w:szCs w:val="24"/>
          <w:lang w:eastAsia="de-DE"/>
        </w:rPr>
      </w:pPr>
      <w:r w:rsidRPr="00800EC3">
        <w:rPr>
          <w:rFonts w:ascii="Times New Roman" w:hAnsi="Times New Roman" w:cs="Times New Roman"/>
          <w:sz w:val="24"/>
          <w:szCs w:val="24"/>
          <w:lang w:eastAsia="de-DE"/>
        </w:rPr>
        <w:t xml:space="preserve">Figure </w:t>
      </w:r>
      <w:r>
        <w:rPr>
          <w:rFonts w:ascii="Times New Roman" w:hAnsi="Times New Roman" w:cs="Times New Roman"/>
          <w:sz w:val="24"/>
          <w:szCs w:val="24"/>
          <w:lang w:eastAsia="de-DE"/>
        </w:rPr>
        <w:t>3</w:t>
      </w:r>
      <w:r w:rsidRPr="00800EC3">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show</w:t>
      </w:r>
      <w:r w:rsidR="00BD4359">
        <w:rPr>
          <w:rFonts w:ascii="Times New Roman" w:hAnsi="Times New Roman" w:cs="Times New Roman"/>
          <w:sz w:val="24"/>
          <w:szCs w:val="24"/>
          <w:lang w:eastAsia="de-DE"/>
        </w:rPr>
        <w:t>s</w:t>
      </w:r>
      <w:r>
        <w:rPr>
          <w:rFonts w:ascii="Times New Roman" w:hAnsi="Times New Roman" w:cs="Times New Roman"/>
          <w:sz w:val="24"/>
          <w:szCs w:val="24"/>
          <w:lang w:eastAsia="de-DE"/>
        </w:rPr>
        <w:t xml:space="preserve"> </w:t>
      </w:r>
      <w:r w:rsidR="004131EE" w:rsidRPr="004131EE">
        <w:rPr>
          <w:rFonts w:ascii="Times New Roman" w:hAnsi="Times New Roman" w:cs="Times New Roman"/>
          <w:sz w:val="24"/>
          <w:szCs w:val="24"/>
          <w:lang w:eastAsia="de-DE"/>
        </w:rPr>
        <w:t xml:space="preserve">that 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had a </w:t>
      </w:r>
      <w:r w:rsidR="004131EE">
        <w:rPr>
          <w:rFonts w:ascii="Times New Roman" w:hAnsi="Times New Roman" w:cs="Times New Roman"/>
          <w:sz w:val="24"/>
          <w:szCs w:val="24"/>
          <w:lang w:eastAsia="de-DE"/>
        </w:rPr>
        <w:t>more fixations</w:t>
      </w:r>
      <w:r w:rsidR="004131EE" w:rsidRPr="004131EE">
        <w:rPr>
          <w:rFonts w:ascii="Times New Roman" w:hAnsi="Times New Roman" w:cs="Times New Roman"/>
          <w:sz w:val="24"/>
          <w:szCs w:val="24"/>
          <w:lang w:eastAsia="de-DE"/>
        </w:rPr>
        <w:t xml:space="preserve"> per minute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96.05,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18.89) compared to inexperienced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88.6,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14.12)</w:t>
      </w:r>
      <w:r w:rsidR="00D538A2">
        <w:rPr>
          <w:rFonts w:ascii="Times New Roman" w:hAnsi="Times New Roman" w:cs="Times New Roman"/>
          <w:sz w:val="24"/>
          <w:szCs w:val="24"/>
          <w:lang w:eastAsia="de-DE"/>
        </w:rPr>
        <w:t xml:space="preserve"> during the entire micro-</w:t>
      </w:r>
      <w:r w:rsidR="00D538A2">
        <w:rPr>
          <w:rFonts w:ascii="Times New Roman" w:hAnsi="Times New Roman" w:cs="Times New Roman"/>
          <w:sz w:val="24"/>
          <w:szCs w:val="24"/>
          <w:lang w:eastAsia="de-DE"/>
        </w:rPr>
        <w:lastRenderedPageBreak/>
        <w:t>teaching unit</w:t>
      </w:r>
      <w:r w:rsidR="004131EE" w:rsidRPr="004131EE">
        <w:rPr>
          <w:rFonts w:ascii="Times New Roman" w:hAnsi="Times New Roman" w:cs="Times New Roman"/>
          <w:sz w:val="24"/>
          <w:szCs w:val="24"/>
          <w:lang w:eastAsia="de-DE"/>
        </w:rPr>
        <w:t>.</w:t>
      </w:r>
      <w:r w:rsidR="000A7AF5">
        <w:rPr>
          <w:rFonts w:ascii="Times New Roman" w:hAnsi="Times New Roman" w:cs="Times New Roman"/>
          <w:sz w:val="24"/>
          <w:szCs w:val="24"/>
          <w:lang w:eastAsia="de-DE"/>
        </w:rPr>
        <w:t xml:space="preserve"> R</w:t>
      </w:r>
      <w:r w:rsidR="000A7AF5" w:rsidRPr="000A7AF5">
        <w:rPr>
          <w:rFonts w:ascii="Times New Roman" w:hAnsi="Times New Roman" w:cs="Times New Roman"/>
          <w:sz w:val="24"/>
          <w:szCs w:val="24"/>
          <w:lang w:eastAsia="de-DE"/>
        </w:rPr>
        <w:t xml:space="preserve">esults </w:t>
      </w:r>
      <w:r w:rsidR="000A7AF5">
        <w:rPr>
          <w:rFonts w:ascii="Times New Roman" w:hAnsi="Times New Roman" w:cs="Times New Roman"/>
          <w:sz w:val="24"/>
          <w:szCs w:val="24"/>
          <w:lang w:eastAsia="de-DE"/>
        </w:rPr>
        <w:t xml:space="preserve">from the </w:t>
      </w:r>
      <w:r w:rsidR="000A7AF5" w:rsidRPr="000A7AF5">
        <w:rPr>
          <w:rFonts w:ascii="Times New Roman" w:hAnsi="Times New Roman" w:cs="Times New Roman"/>
          <w:i/>
          <w:iCs/>
          <w:sz w:val="24"/>
          <w:szCs w:val="24"/>
          <w:lang w:eastAsia="de-DE"/>
        </w:rPr>
        <w:t>t</w:t>
      </w:r>
      <w:r w:rsidR="000A7AF5">
        <w:rPr>
          <w:rFonts w:ascii="Times New Roman" w:hAnsi="Times New Roman" w:cs="Times New Roman"/>
          <w:sz w:val="24"/>
          <w:szCs w:val="24"/>
          <w:lang w:eastAsia="de-DE"/>
        </w:rPr>
        <w:t xml:space="preserve">-test </w:t>
      </w:r>
      <w:r w:rsidR="000A7AF5" w:rsidRPr="000A7AF5">
        <w:rPr>
          <w:rFonts w:ascii="Times New Roman" w:hAnsi="Times New Roman" w:cs="Times New Roman"/>
          <w:sz w:val="24"/>
          <w:szCs w:val="24"/>
          <w:lang w:eastAsia="de-DE"/>
        </w:rPr>
        <w:t xml:space="preserve">revealed a significant difference between the two groups, </w:t>
      </w:r>
      <w:r w:rsidR="000A7AF5" w:rsidRPr="000A7AF5">
        <w:rPr>
          <w:rFonts w:ascii="Times New Roman" w:hAnsi="Times New Roman" w:cs="Times New Roman"/>
          <w:i/>
          <w:iCs/>
          <w:sz w:val="24"/>
          <w:szCs w:val="24"/>
          <w:lang w:eastAsia="de-DE"/>
        </w:rPr>
        <w:t>t</w:t>
      </w:r>
      <w:r w:rsidR="000A7AF5" w:rsidRPr="000A7AF5">
        <w:rPr>
          <w:rFonts w:ascii="Times New Roman" w:hAnsi="Times New Roman" w:cs="Times New Roman"/>
          <w:sz w:val="24"/>
          <w:szCs w:val="24"/>
          <w:lang w:eastAsia="de-DE"/>
        </w:rPr>
        <w:t>(</w:t>
      </w:r>
      <w:r w:rsidR="00BD4359">
        <w:rPr>
          <w:rFonts w:ascii="Times New Roman" w:hAnsi="Times New Roman" w:cs="Times New Roman"/>
          <w:sz w:val="24"/>
          <w:szCs w:val="24"/>
          <w:lang w:eastAsia="de-DE"/>
        </w:rPr>
        <w:t>80</w:t>
      </w:r>
      <w:r w:rsidR="000A7AF5" w:rsidRPr="000A7AF5">
        <w:rPr>
          <w:rFonts w:ascii="Times New Roman" w:hAnsi="Times New Roman" w:cs="Times New Roman"/>
          <w:sz w:val="24"/>
          <w:szCs w:val="24"/>
          <w:lang w:eastAsia="de-DE"/>
        </w:rPr>
        <w:t xml:space="preserve">) = </w:t>
      </w:r>
      <w:r w:rsidR="00BD4359" w:rsidRPr="00BD4359">
        <w:rPr>
          <w:rFonts w:ascii="Times New Roman" w:hAnsi="Times New Roman" w:cs="Times New Roman"/>
          <w:sz w:val="24"/>
          <w:szCs w:val="24"/>
          <w:lang w:eastAsia="de-DE"/>
        </w:rPr>
        <w:t>2.03</w:t>
      </w:r>
      <w:r w:rsidR="000A7AF5" w:rsidRPr="000A7AF5">
        <w:rPr>
          <w:rFonts w:ascii="Times New Roman" w:hAnsi="Times New Roman" w:cs="Times New Roman"/>
          <w:sz w:val="24"/>
          <w:szCs w:val="24"/>
          <w:lang w:eastAsia="de-DE"/>
        </w:rPr>
        <w:t xml:space="preserve">, </w:t>
      </w:r>
      <w:r w:rsidR="000A7AF5" w:rsidRPr="000A7AF5">
        <w:rPr>
          <w:rFonts w:ascii="Times New Roman" w:hAnsi="Times New Roman" w:cs="Times New Roman"/>
          <w:i/>
          <w:iCs/>
          <w:sz w:val="24"/>
          <w:szCs w:val="24"/>
          <w:lang w:eastAsia="de-DE"/>
        </w:rPr>
        <w:t>p</w:t>
      </w:r>
      <w:r w:rsidR="000A7AF5" w:rsidRPr="000A7AF5">
        <w:rPr>
          <w:rFonts w:ascii="Times New Roman" w:hAnsi="Times New Roman" w:cs="Times New Roman"/>
          <w:sz w:val="24"/>
          <w:szCs w:val="24"/>
          <w:lang w:eastAsia="de-DE"/>
        </w:rPr>
        <w:t xml:space="preserve"> = .05, </w:t>
      </w:r>
      <w:r w:rsidR="000A7AF5" w:rsidRPr="000A7AF5">
        <w:rPr>
          <w:rFonts w:ascii="Times New Roman" w:hAnsi="Times New Roman" w:cs="Times New Roman"/>
          <w:i/>
          <w:iCs/>
          <w:sz w:val="24"/>
          <w:szCs w:val="24"/>
          <w:lang w:eastAsia="de-DE"/>
        </w:rPr>
        <w:t>d</w:t>
      </w:r>
      <w:r w:rsidR="000A7AF5" w:rsidRPr="000A7AF5">
        <w:rPr>
          <w:rFonts w:ascii="Times New Roman" w:hAnsi="Times New Roman" w:cs="Times New Roman"/>
          <w:sz w:val="24"/>
          <w:szCs w:val="24"/>
          <w:lang w:eastAsia="de-DE"/>
        </w:rPr>
        <w:t xml:space="preserve"> = 0.45</w:t>
      </w:r>
      <w:r w:rsidR="00BD4359">
        <w:rPr>
          <w:rFonts w:ascii="Times New Roman" w:hAnsi="Times New Roman" w:cs="Times New Roman"/>
          <w:sz w:val="24"/>
          <w:szCs w:val="24"/>
          <w:lang w:eastAsia="de-DE"/>
        </w:rPr>
        <w:t xml:space="preserve"> (small effect). </w:t>
      </w:r>
    </w:p>
    <w:p w14:paraId="1707B24D" w14:textId="32BEE257" w:rsidR="00800EC3" w:rsidRPr="00800EC3" w:rsidRDefault="00800EC3" w:rsidP="00800EC3">
      <w:pPr>
        <w:ind w:firstLine="0"/>
        <w:rPr>
          <w:rFonts w:ascii="Times New Roman" w:hAnsi="Times New Roman" w:cs="Times New Roman"/>
          <w:b/>
          <w:sz w:val="24"/>
          <w:szCs w:val="24"/>
          <w:lang w:eastAsia="de-DE"/>
        </w:rPr>
      </w:pPr>
      <w:r w:rsidRPr="00800EC3">
        <w:rPr>
          <w:rFonts w:ascii="Times New Roman" w:hAnsi="Times New Roman" w:cs="Times New Roman"/>
          <w:b/>
          <w:sz w:val="24"/>
          <w:szCs w:val="24"/>
          <w:lang w:eastAsia="de-DE"/>
        </w:rPr>
        <w:t xml:space="preserve">Figure </w:t>
      </w:r>
      <w:r>
        <w:rPr>
          <w:rFonts w:ascii="Times New Roman" w:hAnsi="Times New Roman" w:cs="Times New Roman"/>
          <w:b/>
          <w:sz w:val="24"/>
          <w:szCs w:val="24"/>
          <w:lang w:eastAsia="de-DE"/>
        </w:rPr>
        <w:t>3</w:t>
      </w:r>
    </w:p>
    <w:p w14:paraId="7A762368" w14:textId="1405F4C7" w:rsidR="005F6775" w:rsidRDefault="00857D84" w:rsidP="00B15926">
      <w:pPr>
        <w:ind w:firstLine="0"/>
        <w:rPr>
          <w:rFonts w:ascii="Times New Roman" w:hAnsi="Times New Roman" w:cs="Times New Roman"/>
          <w:bCs/>
          <w:iCs/>
          <w:sz w:val="24"/>
          <w:szCs w:val="24"/>
          <w:lang w:eastAsia="de-DE"/>
        </w:rPr>
      </w:pPr>
      <w:r w:rsidRPr="00857D84">
        <w:rPr>
          <w:rFonts w:ascii="Times New Roman" w:hAnsi="Times New Roman" w:cs="Times New Roman"/>
          <w:bCs/>
          <w:i/>
          <w:iCs/>
          <w:sz w:val="24"/>
          <w:szCs w:val="24"/>
          <w:lang w:eastAsia="de-DE"/>
        </w:rPr>
        <w:t xml:space="preserve">Number of Fixations per Minute in the Micro-Teaching Unit for Experienced and Inexperienced </w:t>
      </w:r>
      <w:r>
        <w:rPr>
          <w:rFonts w:ascii="Times New Roman" w:hAnsi="Times New Roman" w:cs="Times New Roman"/>
          <w:bCs/>
          <w:i/>
          <w:iCs/>
          <w:sz w:val="24"/>
          <w:szCs w:val="24"/>
          <w:lang w:eastAsia="de-DE"/>
        </w:rPr>
        <w:t>Teacher</w:t>
      </w:r>
      <w:commentRangeStart w:id="54"/>
      <w:r w:rsidR="004F58B0">
        <w:rPr>
          <w:rFonts w:ascii="Times New Roman" w:hAnsi="Times New Roman" w:cs="Times New Roman"/>
          <w:bCs/>
          <w:iCs/>
          <w:noProof/>
          <w:sz w:val="24"/>
          <w:szCs w:val="24"/>
          <w:lang w:eastAsia="de-DE"/>
        </w:rPr>
        <w:drawing>
          <wp:inline distT="0" distB="0" distL="0" distR="0" wp14:anchorId="6BD5752D" wp14:editId="2AA9E2ED">
            <wp:extent cx="5943600" cy="35693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569335"/>
                    </a:xfrm>
                    <a:prstGeom prst="rect">
                      <a:avLst/>
                    </a:prstGeom>
                  </pic:spPr>
                </pic:pic>
              </a:graphicData>
            </a:graphic>
          </wp:inline>
        </w:drawing>
      </w:r>
      <w:commentRangeEnd w:id="54"/>
      <w:r w:rsidR="0072391A">
        <w:rPr>
          <w:rStyle w:val="Kommentarzeichen"/>
        </w:rPr>
        <w:commentReference w:id="54"/>
      </w:r>
    </w:p>
    <w:p w14:paraId="2CC8BD68" w14:textId="11E9337D" w:rsidR="00800EC3" w:rsidRPr="00EE0D57" w:rsidRDefault="00857D84" w:rsidP="00857D84">
      <w:pPr>
        <w:spacing w:after="120" w:line="360" w:lineRule="auto"/>
        <w:ind w:firstLine="0"/>
        <w:rPr>
          <w:rFonts w:ascii="Times New Roman" w:hAnsi="Times New Roman" w:cs="Times New Roman"/>
          <w:bCs/>
          <w:iCs/>
          <w:szCs w:val="22"/>
          <w:lang w:eastAsia="de-DE"/>
        </w:rPr>
      </w:pPr>
      <w:r w:rsidRPr="00EE0D57">
        <w:rPr>
          <w:rFonts w:ascii="Times New Roman" w:hAnsi="Times New Roman" w:cs="Times New Roman"/>
          <w:bCs/>
          <w:i/>
          <w:szCs w:val="22"/>
          <w:lang w:eastAsia="de-DE"/>
        </w:rPr>
        <w:t>Note</w:t>
      </w:r>
      <w:r w:rsidRPr="00EE0D57">
        <w:rPr>
          <w:rFonts w:ascii="Times New Roman" w:hAnsi="Times New Roman" w:cs="Times New Roman"/>
          <w:bCs/>
          <w:iCs/>
          <w:szCs w:val="22"/>
          <w:lang w:eastAsia="de-DE"/>
        </w:rPr>
        <w:t xml:space="preserve">. </w:t>
      </w:r>
      <w:r w:rsidR="00AD3115" w:rsidRPr="00EE0D57">
        <w:rPr>
          <w:rFonts w:ascii="Times New Roman" w:hAnsi="Times New Roman" w:cs="Times New Roman"/>
          <w:bCs/>
          <w:iCs/>
          <w:szCs w:val="22"/>
          <w:lang w:eastAsia="de-DE"/>
        </w:rPr>
        <w:t xml:space="preserve">Number of fixations per minute in the micro-teaching unit for </w:t>
      </w:r>
      <w:r w:rsidR="00830ADD" w:rsidRPr="00EE0D57">
        <w:rPr>
          <w:rFonts w:ascii="Times New Roman" w:hAnsi="Times New Roman" w:cs="Times New Roman"/>
          <w:bCs/>
          <w:iCs/>
          <w:szCs w:val="22"/>
          <w:lang w:eastAsia="de-DE"/>
        </w:rPr>
        <w:t xml:space="preserve">40 </w:t>
      </w:r>
      <w:r w:rsidR="00AD3115" w:rsidRPr="00EE0D57">
        <w:rPr>
          <w:rFonts w:ascii="Times New Roman" w:hAnsi="Times New Roman" w:cs="Times New Roman"/>
          <w:bCs/>
          <w:iCs/>
          <w:szCs w:val="22"/>
          <w:lang w:eastAsia="de-DE"/>
        </w:rPr>
        <w:t xml:space="preserve">experienced and </w:t>
      </w:r>
      <w:r w:rsidR="00830ADD" w:rsidRPr="00EE0D57">
        <w:rPr>
          <w:rFonts w:ascii="Times New Roman" w:hAnsi="Times New Roman" w:cs="Times New Roman"/>
          <w:bCs/>
          <w:iCs/>
          <w:szCs w:val="22"/>
          <w:lang w:eastAsia="de-DE"/>
        </w:rPr>
        <w:t xml:space="preserve">42 </w:t>
      </w:r>
      <w:r w:rsidR="00AD3115" w:rsidRPr="00EE0D57">
        <w:rPr>
          <w:rFonts w:ascii="Times New Roman" w:hAnsi="Times New Roman" w:cs="Times New Roman"/>
          <w:bCs/>
          <w:iCs/>
          <w:szCs w:val="22"/>
          <w:lang w:eastAsia="de-DE"/>
        </w:rPr>
        <w:t>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647C9F7B" w14:textId="44F70591" w:rsidR="00800EC3" w:rsidRPr="00EE0D57" w:rsidRDefault="00EE0D57" w:rsidP="00EE0D57">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As shown in Figure 4, </w:t>
      </w:r>
      <w:r w:rsidR="006856CB" w:rsidRPr="00EE0D57">
        <w:rPr>
          <w:rFonts w:ascii="Times New Roman" w:hAnsi="Times New Roman" w:cs="Times New Roman"/>
          <w:sz w:val="24"/>
          <w:szCs w:val="24"/>
          <w:lang w:eastAsia="de-DE"/>
        </w:rPr>
        <w:t>experienced teachers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472.25 ms,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106.08 ms) exhibited shorter fixation durations than inexperienced participants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511.68 ms,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116.26 ms)</w:t>
      </w:r>
      <w:r>
        <w:rPr>
          <w:rFonts w:ascii="Times New Roman" w:hAnsi="Times New Roman" w:cs="Times New Roman"/>
          <w:sz w:val="24"/>
          <w:szCs w:val="24"/>
          <w:lang w:eastAsia="de-DE"/>
        </w:rPr>
        <w:t>. However,</w:t>
      </w:r>
      <w:r w:rsidR="006856CB" w:rsidRPr="00EE0D57">
        <w:rPr>
          <w:rFonts w:ascii="Times New Roman" w:hAnsi="Times New Roman" w:cs="Times New Roman"/>
          <w:sz w:val="24"/>
          <w:szCs w:val="24"/>
          <w:lang w:eastAsia="de-DE"/>
        </w:rPr>
        <w:t xml:space="preserve"> this difference was not statistically significant, </w:t>
      </w:r>
      <w:r w:rsidR="006856CB" w:rsidRPr="00EE0D57">
        <w:rPr>
          <w:rFonts w:ascii="Times New Roman" w:hAnsi="Times New Roman" w:cs="Times New Roman"/>
          <w:i/>
          <w:iCs/>
          <w:sz w:val="24"/>
          <w:szCs w:val="24"/>
          <w:lang w:eastAsia="de-DE"/>
        </w:rPr>
        <w:t>t</w:t>
      </w:r>
      <w:r w:rsidR="006856CB" w:rsidRPr="00EE0D57">
        <w:rPr>
          <w:rFonts w:ascii="Times New Roman" w:hAnsi="Times New Roman" w:cs="Times New Roman"/>
          <w:sz w:val="24"/>
          <w:szCs w:val="24"/>
          <w:lang w:eastAsia="de-DE"/>
        </w:rPr>
        <w:t>(</w:t>
      </w:r>
      <w:r w:rsidRPr="00EE0D57">
        <w:rPr>
          <w:rFonts w:ascii="Times New Roman" w:hAnsi="Times New Roman" w:cs="Times New Roman"/>
          <w:sz w:val="24"/>
          <w:szCs w:val="24"/>
          <w:lang w:eastAsia="de-DE"/>
        </w:rPr>
        <w:t>80</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Pr="00EE0D57">
        <w:rPr>
          <w:rFonts w:ascii="Times New Roman" w:hAnsi="Times New Roman" w:cs="Times New Roman"/>
          <w:sz w:val="24"/>
          <w:szCs w:val="24"/>
          <w:lang w:eastAsia="de-DE"/>
        </w:rPr>
        <w:t>1.60</w:t>
      </w:r>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p</w:t>
      </w:r>
      <w:r w:rsidR="006856CB" w:rsidRPr="00EE0D57">
        <w:rPr>
          <w:rFonts w:ascii="Times New Roman" w:hAnsi="Times New Roman" w:cs="Times New Roman"/>
          <w:sz w:val="24"/>
          <w:szCs w:val="24"/>
          <w:lang w:eastAsia="de-DE"/>
        </w:rPr>
        <w:t xml:space="preserve"> = .11, </w:t>
      </w:r>
      <w:r w:rsidR="006856CB" w:rsidRPr="00EE0D57">
        <w:rPr>
          <w:rFonts w:ascii="Times New Roman" w:hAnsi="Times New Roman" w:cs="Times New Roman"/>
          <w:i/>
          <w:iCs/>
          <w:sz w:val="24"/>
          <w:szCs w:val="24"/>
          <w:lang w:eastAsia="de-DE"/>
        </w:rPr>
        <w:t>d</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006856CB" w:rsidRPr="00EE0D57">
        <w:rPr>
          <w:rFonts w:ascii="Times New Roman" w:hAnsi="Times New Roman" w:cs="Times New Roman"/>
          <w:sz w:val="24"/>
          <w:szCs w:val="24"/>
          <w:lang w:eastAsia="de-DE"/>
        </w:rPr>
        <w:t>0.35 (</w:t>
      </w:r>
      <w:r w:rsidRPr="00EE0D57">
        <w:rPr>
          <w:rFonts w:ascii="Times New Roman" w:hAnsi="Times New Roman" w:cs="Times New Roman"/>
          <w:sz w:val="24"/>
          <w:szCs w:val="24"/>
          <w:lang w:eastAsia="de-DE"/>
        </w:rPr>
        <w:t>small effect</w:t>
      </w:r>
      <w:r w:rsidR="006856CB" w:rsidRPr="00EE0D57">
        <w:rPr>
          <w:rFonts w:ascii="Times New Roman" w:hAnsi="Times New Roman" w:cs="Times New Roman"/>
          <w:sz w:val="24"/>
          <w:szCs w:val="24"/>
          <w:lang w:eastAsia="de-DE"/>
        </w:rPr>
        <w:t>).</w:t>
      </w:r>
    </w:p>
    <w:p w14:paraId="7034DDA9" w14:textId="3474FD19" w:rsidR="00800EC3" w:rsidRPr="00800EC3" w:rsidRDefault="00800EC3" w:rsidP="00800EC3">
      <w:pPr>
        <w:ind w:firstLine="0"/>
        <w:rPr>
          <w:rFonts w:ascii="Times New Roman" w:hAnsi="Times New Roman" w:cs="Times New Roman"/>
          <w:b/>
          <w:bCs/>
          <w:iCs/>
          <w:sz w:val="24"/>
          <w:szCs w:val="24"/>
          <w:lang w:eastAsia="de-DE"/>
        </w:rPr>
      </w:pPr>
      <w:r w:rsidRPr="00800EC3">
        <w:rPr>
          <w:rFonts w:ascii="Times New Roman" w:hAnsi="Times New Roman" w:cs="Times New Roman"/>
          <w:b/>
          <w:bCs/>
          <w:iCs/>
          <w:sz w:val="24"/>
          <w:szCs w:val="24"/>
          <w:lang w:eastAsia="de-DE"/>
        </w:rPr>
        <w:t xml:space="preserve">Figure </w:t>
      </w:r>
      <w:r>
        <w:rPr>
          <w:rFonts w:ascii="Times New Roman" w:hAnsi="Times New Roman" w:cs="Times New Roman"/>
          <w:b/>
          <w:bCs/>
          <w:iCs/>
          <w:sz w:val="24"/>
          <w:szCs w:val="24"/>
          <w:lang w:eastAsia="de-DE"/>
        </w:rPr>
        <w:t>4</w:t>
      </w:r>
    </w:p>
    <w:p w14:paraId="4447D29A" w14:textId="6267F42B" w:rsidR="00800EC3" w:rsidRDefault="006D786F" w:rsidP="00B15926">
      <w:pPr>
        <w:ind w:firstLine="0"/>
        <w:rPr>
          <w:rFonts w:ascii="Times New Roman" w:hAnsi="Times New Roman" w:cs="Times New Roman"/>
          <w:bCs/>
          <w:iCs/>
          <w:sz w:val="24"/>
          <w:szCs w:val="24"/>
          <w:lang w:eastAsia="de-DE"/>
        </w:rPr>
      </w:pPr>
      <w:r>
        <w:rPr>
          <w:rFonts w:ascii="Times New Roman" w:hAnsi="Times New Roman" w:cs="Times New Roman"/>
          <w:bCs/>
          <w:i/>
          <w:iCs/>
          <w:sz w:val="24"/>
          <w:szCs w:val="24"/>
          <w:lang w:eastAsia="de-DE"/>
        </w:rPr>
        <w:lastRenderedPageBreak/>
        <w:t>Average Fixation Duration</w:t>
      </w:r>
      <w:r w:rsidRPr="006D786F">
        <w:rPr>
          <w:rFonts w:ascii="Times New Roman" w:hAnsi="Times New Roman" w:cs="Times New Roman"/>
          <w:bCs/>
          <w:i/>
          <w:iCs/>
          <w:sz w:val="24"/>
          <w:szCs w:val="24"/>
          <w:lang w:eastAsia="de-DE"/>
        </w:rPr>
        <w:t xml:space="preserve"> </w:t>
      </w:r>
      <w:r>
        <w:rPr>
          <w:rFonts w:ascii="Times New Roman" w:hAnsi="Times New Roman" w:cs="Times New Roman"/>
          <w:bCs/>
          <w:i/>
          <w:iCs/>
          <w:sz w:val="24"/>
          <w:szCs w:val="24"/>
          <w:lang w:eastAsia="de-DE"/>
        </w:rPr>
        <w:t xml:space="preserve">in Milliseconds </w:t>
      </w:r>
      <w:r w:rsidRPr="006D786F">
        <w:rPr>
          <w:rFonts w:ascii="Times New Roman" w:hAnsi="Times New Roman" w:cs="Times New Roman"/>
          <w:bCs/>
          <w:i/>
          <w:iCs/>
          <w:sz w:val="24"/>
          <w:szCs w:val="24"/>
          <w:lang w:eastAsia="de-DE"/>
        </w:rPr>
        <w:t>in the Micro-Teaching Unit for Experienced and Inexperienced Teachers</w:t>
      </w:r>
    </w:p>
    <w:p w14:paraId="4383CA17" w14:textId="082D0E9E" w:rsidR="00C03BB8" w:rsidRDefault="00C03BB8" w:rsidP="00B15926">
      <w:pPr>
        <w:ind w:firstLine="0"/>
        <w:rPr>
          <w:rFonts w:ascii="Times New Roman" w:hAnsi="Times New Roman" w:cs="Times New Roman"/>
          <w:bCs/>
          <w:iCs/>
          <w:sz w:val="24"/>
          <w:szCs w:val="24"/>
          <w:lang w:eastAsia="de-DE"/>
        </w:rPr>
      </w:pPr>
      <w:r>
        <w:rPr>
          <w:rFonts w:ascii="Times New Roman" w:hAnsi="Times New Roman" w:cs="Times New Roman"/>
          <w:bCs/>
          <w:iCs/>
          <w:noProof/>
          <w:sz w:val="24"/>
          <w:szCs w:val="24"/>
          <w:lang w:eastAsia="de-DE"/>
        </w:rPr>
        <w:drawing>
          <wp:inline distT="0" distB="0" distL="0" distR="0" wp14:anchorId="21E165F5" wp14:editId="598E8581">
            <wp:extent cx="5943600" cy="35693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3569335"/>
                    </a:xfrm>
                    <a:prstGeom prst="rect">
                      <a:avLst/>
                    </a:prstGeom>
                  </pic:spPr>
                </pic:pic>
              </a:graphicData>
            </a:graphic>
          </wp:inline>
        </w:drawing>
      </w:r>
    </w:p>
    <w:p w14:paraId="1ED2B84A" w14:textId="50278BC1" w:rsidR="00E27588" w:rsidRPr="00BA6C2B" w:rsidRDefault="006D786F" w:rsidP="00BA6C2B">
      <w:pPr>
        <w:spacing w:after="120" w:line="360" w:lineRule="auto"/>
        <w:ind w:firstLine="0"/>
        <w:rPr>
          <w:rFonts w:ascii="Times New Roman" w:hAnsi="Times New Roman" w:cs="Times New Roman"/>
          <w:bCs/>
          <w:iCs/>
          <w:szCs w:val="22"/>
          <w:lang w:eastAsia="de-DE"/>
        </w:rPr>
      </w:pPr>
      <w:r w:rsidRPr="006D786F">
        <w:rPr>
          <w:rFonts w:ascii="Times New Roman" w:hAnsi="Times New Roman" w:cs="Times New Roman"/>
          <w:bCs/>
          <w:i/>
          <w:iCs/>
          <w:szCs w:val="22"/>
          <w:lang w:eastAsia="de-DE"/>
        </w:rPr>
        <w:t>Note</w:t>
      </w:r>
      <w:r w:rsidRPr="006D786F">
        <w:rPr>
          <w:rFonts w:ascii="Times New Roman" w:hAnsi="Times New Roman" w:cs="Times New Roman"/>
          <w:bCs/>
          <w:iCs/>
          <w:szCs w:val="22"/>
          <w:lang w:eastAsia="de-DE"/>
        </w:rPr>
        <w:t xml:space="preserve">. </w:t>
      </w:r>
      <w:r w:rsidRPr="00EE0D57">
        <w:rPr>
          <w:rFonts w:ascii="Times New Roman" w:hAnsi="Times New Roman" w:cs="Times New Roman"/>
          <w:bCs/>
          <w:iCs/>
          <w:szCs w:val="22"/>
          <w:lang w:eastAsia="de-DE"/>
        </w:rPr>
        <w:t>Average</w:t>
      </w:r>
      <w:r w:rsidRPr="006D786F">
        <w:rPr>
          <w:rFonts w:ascii="Times New Roman" w:hAnsi="Times New Roman" w:cs="Times New Roman"/>
          <w:bCs/>
          <w:iCs/>
          <w:szCs w:val="22"/>
          <w:lang w:eastAsia="de-DE"/>
        </w:rPr>
        <w:t xml:space="preserve"> fixation</w:t>
      </w:r>
      <w:r w:rsidRPr="00EE0D57">
        <w:rPr>
          <w:rFonts w:ascii="Times New Roman" w:hAnsi="Times New Roman" w:cs="Times New Roman"/>
          <w:bCs/>
          <w:iCs/>
          <w:szCs w:val="22"/>
          <w:lang w:eastAsia="de-DE"/>
        </w:rPr>
        <w:t xml:space="preserve"> duration in milliseconds</w:t>
      </w:r>
      <w:r w:rsidRPr="006D786F">
        <w:rPr>
          <w:rFonts w:ascii="Times New Roman" w:hAnsi="Times New Roman" w:cs="Times New Roman"/>
          <w:bCs/>
          <w:iCs/>
          <w:szCs w:val="22"/>
          <w:lang w:eastAsia="de-DE"/>
        </w:rPr>
        <w:t xml:space="preserve"> in the micro-teaching unit for 40 experienced and 42 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5A3481DB" w14:textId="78F262A5" w:rsidR="002A4450" w:rsidRDefault="002A4450" w:rsidP="002A4450">
      <w:pPr>
        <w:rPr>
          <w:rFonts w:ascii="Times New Roman" w:hAnsi="Times New Roman" w:cs="Times New Roman"/>
          <w:sz w:val="24"/>
          <w:szCs w:val="24"/>
          <w:lang w:eastAsia="de-DE"/>
        </w:rPr>
      </w:pPr>
      <w:r w:rsidRPr="002A4450">
        <w:rPr>
          <w:rFonts w:ascii="Times New Roman" w:hAnsi="Times New Roman" w:cs="Times New Roman"/>
          <w:sz w:val="24"/>
          <w:szCs w:val="24"/>
          <w:lang w:eastAsia="de-DE"/>
        </w:rPr>
        <w:t xml:space="preserve">As depicted in Figure </w:t>
      </w:r>
      <w:r w:rsidR="00FA793B">
        <w:rPr>
          <w:rFonts w:ascii="Times New Roman" w:hAnsi="Times New Roman" w:cs="Times New Roman"/>
          <w:sz w:val="24"/>
          <w:szCs w:val="24"/>
          <w:lang w:eastAsia="de-DE"/>
        </w:rPr>
        <w:t>5</w:t>
      </w:r>
      <w:r w:rsidRPr="002A4450">
        <w:rPr>
          <w:rFonts w:ascii="Times New Roman" w:hAnsi="Times New Roman" w:cs="Times New Roman"/>
          <w:sz w:val="24"/>
          <w:szCs w:val="24"/>
          <w:lang w:eastAsia="de-DE"/>
        </w:rPr>
        <w:t xml:space="preserve">, inexperienced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00C2396C">
        <w:rPr>
          <w:rFonts w:ascii="Times New Roman" w:hAnsi="Times New Roman" w:cs="Times New Roman"/>
          <w:sz w:val="24"/>
          <w:szCs w:val="24"/>
          <w:lang w:eastAsia="de-DE"/>
        </w:rPr>
        <w:t>(</w:t>
      </w:r>
      <w:r w:rsidR="00C2396C" w:rsidRPr="00FA793B">
        <w:rPr>
          <w:rFonts w:ascii="Times New Roman" w:hAnsi="Times New Roman" w:cs="Times New Roman"/>
          <w:i/>
          <w:iCs/>
          <w:sz w:val="24"/>
          <w:szCs w:val="24"/>
          <w:lang w:eastAsia="de-DE"/>
        </w:rPr>
        <w:t>M</w:t>
      </w:r>
      <w:r w:rsidR="00C2396C">
        <w:rPr>
          <w:rFonts w:ascii="Times New Roman" w:hAnsi="Times New Roman" w:cs="Times New Roman"/>
          <w:i/>
          <w:iCs/>
          <w:sz w:val="24"/>
          <w:szCs w:val="24"/>
          <w:lang w:eastAsia="de-DE"/>
        </w:rPr>
        <w:t xml:space="preserve"> </w:t>
      </w:r>
      <w:r w:rsidR="00C2396C"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00C2396C" w:rsidRPr="002A4450">
        <w:rPr>
          <w:rFonts w:ascii="Times New Roman" w:hAnsi="Times New Roman" w:cs="Times New Roman"/>
          <w:sz w:val="24"/>
          <w:szCs w:val="24"/>
          <w:lang w:eastAsia="de-DE"/>
        </w:rPr>
        <w:t>6.08</w:t>
      </w:r>
      <w:r w:rsidR="00C2396C">
        <w:rPr>
          <w:rFonts w:ascii="Times New Roman" w:hAnsi="Times New Roman" w:cs="Times New Roman"/>
          <w:sz w:val="24"/>
          <w:szCs w:val="24"/>
          <w:lang w:eastAsia="de-DE"/>
        </w:rPr>
        <w:t xml:space="preserve">, </w:t>
      </w:r>
      <w:r w:rsidR="00C2396C" w:rsidRPr="00FA793B">
        <w:rPr>
          <w:rFonts w:ascii="Times New Roman" w:hAnsi="Times New Roman" w:cs="Times New Roman"/>
          <w:i/>
          <w:iCs/>
          <w:sz w:val="24"/>
          <w:szCs w:val="24"/>
          <w:lang w:eastAsia="de-DE"/>
        </w:rPr>
        <w:t>SD</w:t>
      </w:r>
      <w:r w:rsidR="00C2396C" w:rsidRPr="002A4450">
        <w:rPr>
          <w:rFonts w:ascii="Times New Roman" w:hAnsi="Times New Roman" w:cs="Times New Roman"/>
          <w:sz w:val="24"/>
          <w:szCs w:val="24"/>
          <w:lang w:eastAsia="de-DE"/>
        </w:rPr>
        <w:t xml:space="preserve"> = 2.15) </w:t>
      </w:r>
      <w:r w:rsidRPr="002A4450">
        <w:rPr>
          <w:rFonts w:ascii="Times New Roman" w:hAnsi="Times New Roman" w:cs="Times New Roman"/>
          <w:sz w:val="24"/>
          <w:szCs w:val="24"/>
          <w:lang w:eastAsia="de-DE"/>
        </w:rPr>
        <w:t>had a slightly higher GRI</w:t>
      </w:r>
      <w:r w:rsidR="00FA793B">
        <w:rPr>
          <w:rFonts w:ascii="Times New Roman" w:hAnsi="Times New Roman" w:cs="Times New Roman"/>
          <w:sz w:val="24"/>
          <w:szCs w:val="24"/>
          <w:lang w:eastAsia="de-DE"/>
        </w:rPr>
        <w:t xml:space="preserve"> values </w:t>
      </w:r>
      <w:r w:rsidR="00C2396C">
        <w:rPr>
          <w:rFonts w:ascii="Times New Roman" w:hAnsi="Times New Roman" w:cs="Times New Roman"/>
          <w:sz w:val="24"/>
          <w:szCs w:val="24"/>
          <w:lang w:eastAsia="de-DE"/>
        </w:rPr>
        <w:t xml:space="preserve">for the entire micro-teaching unit </w:t>
      </w:r>
      <w:r w:rsidRPr="002A4450">
        <w:rPr>
          <w:rFonts w:ascii="Times New Roman" w:hAnsi="Times New Roman" w:cs="Times New Roman"/>
          <w:sz w:val="24"/>
          <w:szCs w:val="24"/>
          <w:lang w:eastAsia="de-DE"/>
        </w:rPr>
        <w:t xml:space="preserve">compared to 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M</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5.32</w:t>
      </w:r>
      <w:r w:rsidR="00C2396C">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SD</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2.21). However, this difference was not statistically significant, </w:t>
      </w:r>
      <w:r w:rsidRPr="00C2396C">
        <w:rPr>
          <w:rFonts w:ascii="Times New Roman" w:hAnsi="Times New Roman" w:cs="Times New Roman"/>
          <w:i/>
          <w:iCs/>
          <w:sz w:val="24"/>
          <w:szCs w:val="24"/>
          <w:lang w:eastAsia="de-DE"/>
        </w:rPr>
        <w:t>t</w:t>
      </w:r>
      <w:r w:rsidRPr="002A4450">
        <w:rPr>
          <w:rFonts w:ascii="Times New Roman" w:hAnsi="Times New Roman" w:cs="Times New Roman"/>
          <w:sz w:val="24"/>
          <w:szCs w:val="24"/>
          <w:lang w:eastAsia="de-DE"/>
        </w:rPr>
        <w:t>(80)</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−1.58, </w:t>
      </w:r>
      <w:r w:rsidRPr="00C2396C">
        <w:rPr>
          <w:rFonts w:ascii="Times New Roman" w:hAnsi="Times New Roman" w:cs="Times New Roman"/>
          <w:i/>
          <w:iCs/>
          <w:sz w:val="24"/>
          <w:szCs w:val="24"/>
          <w:lang w:eastAsia="de-DE"/>
        </w:rPr>
        <w:t>p</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.12, </w:t>
      </w:r>
      <w:r w:rsidRPr="00C2396C">
        <w:rPr>
          <w:rFonts w:ascii="Times New Roman" w:hAnsi="Times New Roman" w:cs="Times New Roman"/>
          <w:i/>
          <w:iCs/>
          <w:sz w:val="24"/>
          <w:szCs w:val="24"/>
          <w:lang w:eastAsia="de-DE"/>
        </w:rPr>
        <w:t>d</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−0.35 (small effect).</w:t>
      </w:r>
    </w:p>
    <w:p w14:paraId="3C56636B" w14:textId="77A1762A" w:rsidR="00B364E1" w:rsidRDefault="00B364E1" w:rsidP="00C52429">
      <w:pPr>
        <w:ind w:firstLine="0"/>
        <w:rPr>
          <w:rFonts w:ascii="Times New Roman" w:hAnsi="Times New Roman" w:cs="Times New Roman"/>
          <w:b/>
          <w:bCs/>
          <w:sz w:val="24"/>
          <w:szCs w:val="24"/>
          <w:lang w:eastAsia="de-DE"/>
        </w:rPr>
      </w:pPr>
      <w:r w:rsidRPr="00B364E1">
        <w:rPr>
          <w:rFonts w:ascii="Times New Roman" w:hAnsi="Times New Roman" w:cs="Times New Roman"/>
          <w:b/>
          <w:bCs/>
          <w:sz w:val="24"/>
          <w:szCs w:val="24"/>
          <w:lang w:eastAsia="de-DE"/>
        </w:rPr>
        <w:t>Figure 5</w:t>
      </w:r>
    </w:p>
    <w:p w14:paraId="6D4E622C" w14:textId="5D9EAA6E" w:rsidR="00B364E1" w:rsidRPr="002C12EB" w:rsidRDefault="002C12EB" w:rsidP="00C52429">
      <w:pPr>
        <w:ind w:firstLine="0"/>
        <w:rPr>
          <w:rFonts w:ascii="Times New Roman" w:hAnsi="Times New Roman" w:cs="Times New Roman"/>
          <w:bCs/>
          <w:i/>
          <w:iCs/>
          <w:sz w:val="24"/>
          <w:szCs w:val="24"/>
          <w:lang w:eastAsia="de-DE"/>
        </w:rPr>
      </w:pPr>
      <w:r w:rsidRPr="002C12EB">
        <w:rPr>
          <w:rFonts w:ascii="Times New Roman" w:hAnsi="Times New Roman" w:cs="Times New Roman"/>
          <w:bCs/>
          <w:i/>
          <w:iCs/>
          <w:sz w:val="24"/>
          <w:szCs w:val="24"/>
          <w:lang w:eastAsia="de-DE"/>
        </w:rPr>
        <w:t>Gaze Relational Index (GRI) in the Micro-Teaching Unit</w:t>
      </w:r>
      <w:r w:rsidR="00170C89">
        <w:rPr>
          <w:rFonts w:ascii="Times New Roman" w:hAnsi="Times New Roman" w:cs="Times New Roman"/>
          <w:bCs/>
          <w:i/>
          <w:iCs/>
          <w:sz w:val="24"/>
          <w:szCs w:val="24"/>
          <w:lang w:eastAsia="de-DE"/>
        </w:rPr>
        <w:t xml:space="preserve"> </w:t>
      </w:r>
      <w:r w:rsidR="00170C89" w:rsidRPr="00170C89">
        <w:rPr>
          <w:rFonts w:ascii="Times New Roman" w:hAnsi="Times New Roman" w:cs="Times New Roman"/>
          <w:bCs/>
          <w:i/>
          <w:iCs/>
          <w:sz w:val="24"/>
          <w:szCs w:val="24"/>
          <w:lang w:eastAsia="de-DE"/>
        </w:rPr>
        <w:t>for Experienced and Inexperienced Teachers</w:t>
      </w:r>
    </w:p>
    <w:p w14:paraId="1CD8C012" w14:textId="35D67618" w:rsidR="00E27588" w:rsidRDefault="00E27588" w:rsidP="00E27588">
      <w:pPr>
        <w:ind w:firstLine="0"/>
        <w:rPr>
          <w:rFonts w:ascii="Times New Roman" w:hAnsi="Times New Roman" w:cs="Times New Roman"/>
          <w:sz w:val="24"/>
          <w:szCs w:val="24"/>
          <w:lang w:eastAsia="de-DE"/>
        </w:rPr>
      </w:pPr>
      <w:r>
        <w:rPr>
          <w:rFonts w:ascii="Times New Roman" w:hAnsi="Times New Roman" w:cs="Times New Roman"/>
          <w:noProof/>
          <w:sz w:val="24"/>
          <w:szCs w:val="24"/>
          <w:lang w:eastAsia="de-DE"/>
        </w:rPr>
        <w:lastRenderedPageBreak/>
        <w:drawing>
          <wp:inline distT="0" distB="0" distL="0" distR="0" wp14:anchorId="7F7D56D9" wp14:editId="697C972A">
            <wp:extent cx="5943600" cy="35693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3569335"/>
                    </a:xfrm>
                    <a:prstGeom prst="rect">
                      <a:avLst/>
                    </a:prstGeom>
                  </pic:spPr>
                </pic:pic>
              </a:graphicData>
            </a:graphic>
          </wp:inline>
        </w:drawing>
      </w:r>
    </w:p>
    <w:p w14:paraId="6EA11379" w14:textId="1C5D7329" w:rsidR="00776A73" w:rsidRPr="006813D5" w:rsidRDefault="00BB7F90" w:rsidP="00C52429">
      <w:pPr>
        <w:spacing w:after="120" w:line="360" w:lineRule="auto"/>
        <w:ind w:firstLine="0"/>
        <w:rPr>
          <w:rFonts w:ascii="Times New Roman" w:hAnsi="Times New Roman" w:cs="Times New Roman"/>
          <w:szCs w:val="22"/>
          <w:lang w:eastAsia="de-DE"/>
        </w:rPr>
      </w:pPr>
      <w:r w:rsidRPr="00BB7F90">
        <w:rPr>
          <w:rFonts w:ascii="Times New Roman" w:hAnsi="Times New Roman" w:cs="Times New Roman"/>
          <w:i/>
          <w:iCs/>
          <w:szCs w:val="22"/>
          <w:lang w:eastAsia="de-DE"/>
        </w:rPr>
        <w:t>Note.</w:t>
      </w:r>
      <w:r w:rsidRPr="00BB7F90">
        <w:rPr>
          <w:rFonts w:ascii="Times New Roman" w:hAnsi="Times New Roman" w:cs="Times New Roman"/>
          <w:szCs w:val="22"/>
          <w:lang w:eastAsia="de-DE"/>
        </w:rPr>
        <w:t xml:space="preserve"> The Gaze Relational Index (GRI) is calculated as the ratio of the average fixation duration to the number of fixations per minute. The boxplots represent the interquartile range and the median (bold line), with whiskers extending to 1.5 times the interquartile range. Individual data points are displayed as dots</w:t>
      </w:r>
      <w:r w:rsidR="00D667B3">
        <w:rPr>
          <w:rFonts w:ascii="Times New Roman" w:hAnsi="Times New Roman" w:cs="Times New Roman"/>
          <w:szCs w:val="22"/>
          <w:lang w:eastAsia="de-DE"/>
        </w:rPr>
        <w:t xml:space="preserve"> </w:t>
      </w:r>
      <w:r w:rsidRPr="00BB7F90">
        <w:rPr>
          <w:rFonts w:ascii="Times New Roman" w:hAnsi="Times New Roman" w:cs="Times New Roman"/>
          <w:szCs w:val="22"/>
          <w:lang w:eastAsia="de-DE"/>
        </w:rPr>
        <w:t xml:space="preserve">and the blue “X” indicates the group mean. </w:t>
      </w:r>
    </w:p>
    <w:p w14:paraId="265E41D7" w14:textId="07C6F62F" w:rsidR="009728C7" w:rsidRPr="009728C7" w:rsidRDefault="009728C7" w:rsidP="009728C7">
      <w:pPr>
        <w:rPr>
          <w:rFonts w:ascii="Times New Roman" w:hAnsi="Times New Roman" w:cs="Times New Roman"/>
          <w:sz w:val="24"/>
          <w:szCs w:val="24"/>
          <w:lang w:eastAsia="de-DE"/>
        </w:rPr>
      </w:pPr>
      <w:r w:rsidRPr="009728C7">
        <w:rPr>
          <w:rFonts w:ascii="Times New Roman" w:hAnsi="Times New Roman" w:cs="Times New Roman"/>
          <w:sz w:val="24"/>
          <w:szCs w:val="24"/>
          <w:lang w:eastAsia="de-DE"/>
        </w:rPr>
        <w:t xml:space="preserve">As shown in Figure </w:t>
      </w:r>
      <w:r>
        <w:rPr>
          <w:rFonts w:ascii="Times New Roman" w:hAnsi="Times New Roman" w:cs="Times New Roman"/>
          <w:sz w:val="24"/>
          <w:szCs w:val="24"/>
          <w:lang w:eastAsia="de-DE"/>
        </w:rPr>
        <w:t>6</w:t>
      </w:r>
      <w:r w:rsidRPr="009728C7">
        <w:rPr>
          <w:rFonts w:ascii="Times New Roman" w:hAnsi="Times New Roman" w:cs="Times New Roman"/>
          <w:sz w:val="24"/>
          <w:szCs w:val="24"/>
          <w:lang w:eastAsia="de-DE"/>
        </w:rPr>
        <w:t>, experienced teachers (</w:t>
      </w:r>
      <w:r w:rsidRPr="009728C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98.53, </w:t>
      </w:r>
      <w:r w:rsidRPr="009728C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19.06) directed their gaze toward AOI </w:t>
      </w:r>
      <w:r w:rsidRPr="009728C7">
        <w:rPr>
          <w:rFonts w:ascii="Times New Roman" w:hAnsi="Times New Roman" w:cs="Times New Roman"/>
          <w:i/>
          <w:iCs/>
          <w:sz w:val="24"/>
          <w:szCs w:val="24"/>
          <w:lang w:eastAsia="de-DE"/>
        </w:rPr>
        <w:t>Students</w:t>
      </w:r>
      <w:r w:rsidRPr="009728C7">
        <w:rPr>
          <w:rFonts w:ascii="Times New Roman" w:hAnsi="Times New Roman" w:cs="Times New Roman"/>
          <w:sz w:val="24"/>
          <w:szCs w:val="24"/>
          <w:lang w:eastAsia="de-DE"/>
        </w:rPr>
        <w:t xml:space="preserve"> more frequently than inexperienced teachers (</w:t>
      </w:r>
      <w:r w:rsidRPr="00ED41F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91.21, </w:t>
      </w:r>
      <w:r w:rsidRPr="00ED41F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14.52). This difference was statistically significant, </w:t>
      </w:r>
      <w:r w:rsidRPr="0049021E">
        <w:rPr>
          <w:rFonts w:ascii="Times New Roman" w:hAnsi="Times New Roman" w:cs="Times New Roman"/>
          <w:i/>
          <w:iCs/>
          <w:sz w:val="24"/>
          <w:szCs w:val="24"/>
          <w:lang w:eastAsia="de-DE"/>
        </w:rPr>
        <w:t>t</w:t>
      </w:r>
      <w:r w:rsidRPr="009728C7">
        <w:rPr>
          <w:rFonts w:ascii="Times New Roman" w:hAnsi="Times New Roman" w:cs="Times New Roman"/>
          <w:sz w:val="24"/>
          <w:szCs w:val="24"/>
          <w:lang w:eastAsia="de-DE"/>
        </w:rPr>
        <w:t>(</w:t>
      </w:r>
      <w:r w:rsidR="001333B9">
        <w:rPr>
          <w:rFonts w:ascii="Times New Roman" w:hAnsi="Times New Roman" w:cs="Times New Roman"/>
          <w:sz w:val="24"/>
          <w:szCs w:val="24"/>
          <w:lang w:eastAsia="de-DE"/>
        </w:rPr>
        <w:t>80</w:t>
      </w:r>
      <w:r w:rsidRPr="009728C7">
        <w:rPr>
          <w:rFonts w:ascii="Times New Roman" w:hAnsi="Times New Roman" w:cs="Times New Roman"/>
          <w:sz w:val="24"/>
          <w:szCs w:val="24"/>
          <w:lang w:eastAsia="de-DE"/>
        </w:rPr>
        <w:t xml:space="preserve">) = </w:t>
      </w:r>
      <w:r w:rsidR="001333B9" w:rsidRPr="001333B9">
        <w:rPr>
          <w:rFonts w:ascii="Times New Roman" w:hAnsi="Times New Roman" w:cs="Times New Roman"/>
          <w:sz w:val="24"/>
          <w:szCs w:val="24"/>
          <w:lang w:eastAsia="de-DE"/>
        </w:rPr>
        <w:t>1.96</w:t>
      </w:r>
      <w:r w:rsidRPr="009728C7">
        <w:rPr>
          <w:rFonts w:ascii="Times New Roman" w:hAnsi="Times New Roman" w:cs="Times New Roman"/>
          <w:sz w:val="24"/>
          <w:szCs w:val="24"/>
          <w:lang w:eastAsia="de-DE"/>
        </w:rPr>
        <w:t xml:space="preserve">, </w:t>
      </w:r>
      <w:r w:rsidRPr="00ED41F7">
        <w:rPr>
          <w:rFonts w:ascii="Times New Roman" w:hAnsi="Times New Roman" w:cs="Times New Roman"/>
          <w:i/>
          <w:iCs/>
          <w:sz w:val="24"/>
          <w:szCs w:val="24"/>
          <w:lang w:eastAsia="de-DE"/>
        </w:rPr>
        <w:t>p</w:t>
      </w:r>
      <w:r w:rsidRPr="009728C7">
        <w:rPr>
          <w:rFonts w:ascii="Times New Roman" w:hAnsi="Times New Roman" w:cs="Times New Roman"/>
          <w:sz w:val="24"/>
          <w:szCs w:val="24"/>
          <w:lang w:eastAsia="de-DE"/>
        </w:rPr>
        <w:t xml:space="preserve"> = .05, </w:t>
      </w:r>
      <w:r w:rsidRPr="00ED41F7">
        <w:rPr>
          <w:rFonts w:ascii="Times New Roman" w:hAnsi="Times New Roman" w:cs="Times New Roman"/>
          <w:i/>
          <w:iCs/>
          <w:sz w:val="24"/>
          <w:szCs w:val="24"/>
          <w:lang w:eastAsia="de-DE"/>
        </w:rPr>
        <w:t>d</w:t>
      </w:r>
      <w:r w:rsidRPr="009728C7">
        <w:rPr>
          <w:rFonts w:ascii="Times New Roman" w:hAnsi="Times New Roman" w:cs="Times New Roman"/>
          <w:sz w:val="24"/>
          <w:szCs w:val="24"/>
          <w:lang w:eastAsia="de-DE"/>
        </w:rPr>
        <w:t xml:space="preserve"> = 0.43</w:t>
      </w:r>
      <w:r w:rsidR="00ED41F7">
        <w:rPr>
          <w:rFonts w:ascii="Times New Roman" w:hAnsi="Times New Roman" w:cs="Times New Roman"/>
          <w:sz w:val="24"/>
          <w:szCs w:val="24"/>
          <w:lang w:eastAsia="de-DE"/>
        </w:rPr>
        <w:t xml:space="preserve"> (small effect size).</w:t>
      </w:r>
    </w:p>
    <w:p w14:paraId="6D9A7DFF" w14:textId="06953D53" w:rsidR="00834BAD" w:rsidRPr="00834BAD" w:rsidRDefault="00834BAD" w:rsidP="00C52429">
      <w:pPr>
        <w:spacing w:after="120"/>
        <w:ind w:firstLine="0"/>
        <w:rPr>
          <w:rFonts w:ascii="Times New Roman" w:hAnsi="Times New Roman" w:cs="Times New Roman"/>
          <w:b/>
          <w:bCs/>
          <w:sz w:val="24"/>
          <w:szCs w:val="24"/>
          <w:lang w:eastAsia="de-DE"/>
        </w:rPr>
      </w:pPr>
      <w:r w:rsidRPr="00834BAD">
        <w:rPr>
          <w:rFonts w:ascii="Times New Roman" w:hAnsi="Times New Roman" w:cs="Times New Roman"/>
          <w:b/>
          <w:bCs/>
          <w:sz w:val="24"/>
          <w:szCs w:val="24"/>
          <w:lang w:eastAsia="de-DE"/>
        </w:rPr>
        <w:t xml:space="preserve">Figure </w:t>
      </w:r>
      <w:r w:rsidRPr="00776A73">
        <w:rPr>
          <w:rFonts w:ascii="Times New Roman" w:hAnsi="Times New Roman" w:cs="Times New Roman"/>
          <w:b/>
          <w:bCs/>
          <w:sz w:val="24"/>
          <w:szCs w:val="24"/>
          <w:lang w:eastAsia="de-DE"/>
        </w:rPr>
        <w:t>6</w:t>
      </w:r>
    </w:p>
    <w:p w14:paraId="4E9B1599" w14:textId="4D4A8265" w:rsidR="00834BAD" w:rsidRPr="00776A73" w:rsidRDefault="00944F09" w:rsidP="00C52429">
      <w:pPr>
        <w:spacing w:after="120"/>
        <w:ind w:firstLine="0"/>
        <w:rPr>
          <w:rFonts w:ascii="Times New Roman" w:hAnsi="Times New Roman" w:cs="Times New Roman"/>
          <w:sz w:val="24"/>
          <w:szCs w:val="24"/>
          <w:lang w:eastAsia="de-DE"/>
        </w:rPr>
      </w:pPr>
      <w:r w:rsidRPr="00776A73">
        <w:rPr>
          <w:rFonts w:ascii="Times New Roman" w:hAnsi="Times New Roman" w:cs="Times New Roman"/>
          <w:bCs/>
          <w:i/>
          <w:iCs/>
          <w:sz w:val="24"/>
          <w:szCs w:val="24"/>
          <w:lang w:eastAsia="de-DE"/>
        </w:rPr>
        <w:t>Number of Fixations per Minute Directed at AOI Students by Experienced and Inexperienced Teachers</w:t>
      </w:r>
    </w:p>
    <w:p w14:paraId="6244E5B2" w14:textId="27B05291" w:rsidR="00BB7F90" w:rsidRDefault="00BA6C2B" w:rsidP="00BB7F90">
      <w:pPr>
        <w:spacing w:after="120" w:line="360" w:lineRule="auto"/>
        <w:ind w:firstLine="0"/>
        <w:rPr>
          <w:rFonts w:ascii="Times New Roman" w:hAnsi="Times New Roman" w:cs="Times New Roman"/>
          <w:szCs w:val="22"/>
          <w:lang w:eastAsia="de-DE"/>
        </w:rPr>
      </w:pPr>
      <w:r>
        <w:rPr>
          <w:rFonts w:ascii="Times New Roman" w:hAnsi="Times New Roman" w:cs="Times New Roman"/>
          <w:noProof/>
          <w:szCs w:val="22"/>
          <w:lang w:eastAsia="de-DE"/>
        </w:rPr>
        <w:lastRenderedPageBreak/>
        <w:drawing>
          <wp:inline distT="0" distB="0" distL="0" distR="0" wp14:anchorId="325C5839" wp14:editId="7D93E324">
            <wp:extent cx="5943600" cy="35693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3569335"/>
                    </a:xfrm>
                    <a:prstGeom prst="rect">
                      <a:avLst/>
                    </a:prstGeom>
                  </pic:spPr>
                </pic:pic>
              </a:graphicData>
            </a:graphic>
          </wp:inline>
        </w:drawing>
      </w:r>
    </w:p>
    <w:p w14:paraId="0EA36F5B" w14:textId="5071A0B7" w:rsidR="006813D5" w:rsidRDefault="00935426" w:rsidP="00935426">
      <w:pPr>
        <w:spacing w:after="120" w:line="360" w:lineRule="auto"/>
        <w:ind w:firstLine="0"/>
        <w:rPr>
          <w:rFonts w:ascii="Times New Roman" w:hAnsi="Times New Roman" w:cs="Times New Roman"/>
          <w:szCs w:val="22"/>
          <w:lang w:eastAsia="de-DE"/>
        </w:rPr>
      </w:pPr>
      <w:r w:rsidRPr="00935426">
        <w:rPr>
          <w:rFonts w:ascii="Times New Roman" w:hAnsi="Times New Roman" w:cs="Times New Roman"/>
          <w:i/>
          <w:iCs/>
          <w:szCs w:val="22"/>
          <w:lang w:eastAsia="de-DE"/>
        </w:rPr>
        <w:t>Note.</w:t>
      </w:r>
      <w:r w:rsidRPr="00935426">
        <w:rPr>
          <w:rFonts w:ascii="Times New Roman" w:hAnsi="Times New Roman" w:cs="Times New Roman"/>
          <w:szCs w:val="22"/>
          <w:lang w:eastAsia="de-DE"/>
        </w:rPr>
        <w:t xml:space="preserve"> The figure depicts the number of fixations per minute directed at AOI </w:t>
      </w:r>
      <w:r w:rsidRPr="00935426">
        <w:rPr>
          <w:rFonts w:ascii="Times New Roman" w:hAnsi="Times New Roman" w:cs="Times New Roman"/>
          <w:i/>
          <w:iCs/>
          <w:szCs w:val="22"/>
          <w:lang w:eastAsia="de-DE"/>
        </w:rPr>
        <w:t>Students</w:t>
      </w:r>
      <w:r w:rsidRPr="00935426">
        <w:rPr>
          <w:rFonts w:ascii="Times New Roman" w:hAnsi="Times New Roman" w:cs="Times New Roman"/>
          <w:szCs w:val="22"/>
          <w:lang w:eastAsia="de-DE"/>
        </w:rPr>
        <w:t xml:space="preserve"> by experienced and inexperienced teachers. </w:t>
      </w:r>
      <w:r w:rsidR="006A1190" w:rsidRPr="006A1190">
        <w:rPr>
          <w:rFonts w:ascii="Times New Roman" w:hAnsi="Times New Roman" w:cs="Times New Roman"/>
          <w:szCs w:val="22"/>
          <w:lang w:eastAsia="de-DE"/>
        </w:rPr>
        <w:t xml:space="preserve">The boxplots represent the interquartile range and the median (bold line), with whiskers extending to 1.5 times the interquartile range. Individual data points are displayed as dots and the blue “X” indicates the group mean. </w:t>
      </w:r>
    </w:p>
    <w:p w14:paraId="7788ACA1" w14:textId="5EC4C664" w:rsidR="0049021E" w:rsidRPr="0049021E" w:rsidRDefault="0049021E" w:rsidP="0049021E">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Regarding the average duration of fixations on the AOI </w:t>
      </w:r>
      <w:r w:rsidRPr="0049021E">
        <w:rPr>
          <w:rFonts w:ascii="Times New Roman" w:hAnsi="Times New Roman" w:cs="Times New Roman"/>
          <w:i/>
          <w:iCs/>
          <w:sz w:val="24"/>
          <w:szCs w:val="24"/>
          <w:lang w:eastAsia="de-DE"/>
        </w:rPr>
        <w:t>Students</w:t>
      </w:r>
      <w:r w:rsidRPr="0049021E">
        <w:rPr>
          <w:rFonts w:ascii="Times New Roman" w:hAnsi="Times New Roman" w:cs="Times New Roman"/>
          <w:sz w:val="24"/>
          <w:szCs w:val="24"/>
          <w:lang w:eastAsia="de-DE"/>
        </w:rPr>
        <w:t>, 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472.98 ms,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106.21 ms) exhibited shorter fixation durations</w:t>
      </w:r>
      <w:r>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compared to inexperienced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513.73 ms,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117.56 ms)</w:t>
      </w:r>
      <w:r w:rsidR="002425E0">
        <w:rPr>
          <w:rFonts w:ascii="Times New Roman" w:hAnsi="Times New Roman" w:cs="Times New Roman"/>
          <w:sz w:val="24"/>
          <w:szCs w:val="24"/>
          <w:lang w:eastAsia="de-DE"/>
        </w:rPr>
        <w:t xml:space="preserve"> as </w:t>
      </w:r>
      <w:r w:rsidR="002425E0" w:rsidRPr="002425E0">
        <w:rPr>
          <w:rFonts w:ascii="Times New Roman" w:hAnsi="Times New Roman" w:cs="Times New Roman"/>
          <w:sz w:val="24"/>
          <w:szCs w:val="24"/>
          <w:lang w:eastAsia="de-DE"/>
        </w:rPr>
        <w:t>shown in Figure</w:t>
      </w:r>
      <w:r w:rsidR="002425E0">
        <w:rPr>
          <w:rFonts w:ascii="Times New Roman" w:hAnsi="Times New Roman" w:cs="Times New Roman"/>
          <w:sz w:val="24"/>
          <w:szCs w:val="24"/>
          <w:lang w:eastAsia="de-DE"/>
        </w:rPr>
        <w:t xml:space="preserve"> 7</w:t>
      </w:r>
      <w:r w:rsidRPr="0049021E">
        <w:rPr>
          <w:rFonts w:ascii="Times New Roman" w:hAnsi="Times New Roman" w:cs="Times New Roman"/>
          <w:sz w:val="24"/>
          <w:szCs w:val="24"/>
          <w:lang w:eastAsia="de-DE"/>
        </w:rPr>
        <w:t xml:space="preserve">. However, this difference was not statistically significant, </w:t>
      </w:r>
      <w:r w:rsidRPr="0049021E">
        <w:rPr>
          <w:rFonts w:ascii="Times New Roman" w:hAnsi="Times New Roman" w:cs="Times New Roman"/>
          <w:i/>
          <w:iCs/>
          <w:sz w:val="24"/>
          <w:szCs w:val="24"/>
          <w:lang w:eastAsia="de-DE"/>
        </w:rPr>
        <w:t>t</w:t>
      </w:r>
      <w:r w:rsidRPr="0049021E">
        <w:rPr>
          <w:rFonts w:ascii="Times New Roman" w:hAnsi="Times New Roman" w:cs="Times New Roman"/>
          <w:sz w:val="24"/>
          <w:szCs w:val="24"/>
          <w:lang w:eastAsia="de-DE"/>
        </w:rPr>
        <w:t>(</w:t>
      </w:r>
      <w:r>
        <w:rPr>
          <w:rFonts w:ascii="Times New Roman" w:hAnsi="Times New Roman" w:cs="Times New Roman"/>
          <w:sz w:val="24"/>
          <w:szCs w:val="24"/>
          <w:lang w:eastAsia="de-DE"/>
        </w:rPr>
        <w:t>80</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−1.64</w:t>
      </w:r>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p</w:t>
      </w:r>
      <w:r w:rsidRPr="0049021E">
        <w:rPr>
          <w:rFonts w:ascii="Times New Roman" w:hAnsi="Times New Roman" w:cs="Times New Roman"/>
          <w:sz w:val="24"/>
          <w:szCs w:val="24"/>
          <w:lang w:eastAsia="de-DE"/>
        </w:rPr>
        <w:t xml:space="preserve"> = .10, </w:t>
      </w:r>
      <w:r w:rsidRPr="0049021E">
        <w:rPr>
          <w:rFonts w:ascii="Times New Roman" w:hAnsi="Times New Roman" w:cs="Times New Roman"/>
          <w:i/>
          <w:iCs/>
          <w:sz w:val="24"/>
          <w:szCs w:val="24"/>
          <w:lang w:eastAsia="de-DE"/>
        </w:rPr>
        <w:t>d</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0.36</w:t>
      </w:r>
      <w:r w:rsidR="00F00C9A">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small effect size</w:t>
      </w:r>
      <w:r w:rsid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w:t>
      </w:r>
    </w:p>
    <w:p w14:paraId="4AA78AD8" w14:textId="5CB71AB6" w:rsidR="00814E58" w:rsidRDefault="006813D5" w:rsidP="00814E58">
      <w:pPr>
        <w:spacing w:after="120"/>
        <w:ind w:firstLine="0"/>
        <w:rPr>
          <w:rFonts w:ascii="Times New Roman" w:hAnsi="Times New Roman" w:cs="Times New Roman"/>
          <w:b/>
          <w:bCs/>
          <w:sz w:val="24"/>
          <w:szCs w:val="24"/>
          <w:lang w:eastAsia="de-DE"/>
        </w:rPr>
      </w:pPr>
      <w:r w:rsidRPr="006813D5">
        <w:rPr>
          <w:rFonts w:ascii="Times New Roman" w:hAnsi="Times New Roman" w:cs="Times New Roman"/>
          <w:b/>
          <w:bCs/>
          <w:sz w:val="24"/>
          <w:szCs w:val="24"/>
          <w:lang w:eastAsia="de-DE"/>
        </w:rPr>
        <w:t xml:space="preserve">Figure </w:t>
      </w:r>
      <w:r>
        <w:rPr>
          <w:rFonts w:ascii="Times New Roman" w:hAnsi="Times New Roman" w:cs="Times New Roman"/>
          <w:b/>
          <w:bCs/>
          <w:sz w:val="24"/>
          <w:szCs w:val="24"/>
          <w:lang w:eastAsia="de-DE"/>
        </w:rPr>
        <w:t>7</w:t>
      </w:r>
    </w:p>
    <w:p w14:paraId="73497121" w14:textId="77777777" w:rsidR="00814E58" w:rsidRDefault="00814E58" w:rsidP="00814E58">
      <w:pPr>
        <w:spacing w:after="120"/>
        <w:ind w:firstLine="0"/>
        <w:rPr>
          <w:rFonts w:ascii="Times New Roman" w:hAnsi="Times New Roman" w:cs="Times New Roman"/>
          <w:bCs/>
          <w:i/>
          <w:iCs/>
          <w:sz w:val="24"/>
          <w:szCs w:val="24"/>
          <w:lang w:eastAsia="de-DE"/>
        </w:rPr>
      </w:pPr>
      <w:r w:rsidRPr="00814E58">
        <w:rPr>
          <w:rFonts w:ascii="Times New Roman" w:hAnsi="Times New Roman" w:cs="Times New Roman"/>
          <w:bCs/>
          <w:i/>
          <w:iCs/>
          <w:sz w:val="24"/>
          <w:szCs w:val="24"/>
          <w:lang w:eastAsia="de-DE"/>
        </w:rPr>
        <w:t>Average Fixation Duration Directed at AOI Students by Experienced and Inexperienced Teachers.</w:t>
      </w:r>
    </w:p>
    <w:p w14:paraId="5C910ED2" w14:textId="77777777" w:rsidR="006A1190" w:rsidRDefault="006A1190" w:rsidP="00814E58">
      <w:pPr>
        <w:spacing w:after="120"/>
        <w:ind w:firstLine="0"/>
        <w:rPr>
          <w:rFonts w:ascii="Times New Roman" w:hAnsi="Times New Roman" w:cs="Times New Roman"/>
          <w:b/>
          <w:bCs/>
          <w:sz w:val="24"/>
          <w:szCs w:val="24"/>
          <w:lang w:eastAsia="de-DE"/>
        </w:rPr>
      </w:pPr>
    </w:p>
    <w:p w14:paraId="450A71BD" w14:textId="77777777" w:rsidR="006A1190" w:rsidRDefault="006A1190" w:rsidP="00814E58">
      <w:pPr>
        <w:spacing w:after="120"/>
        <w:ind w:firstLine="0"/>
        <w:rPr>
          <w:rFonts w:ascii="Times New Roman" w:hAnsi="Times New Roman" w:cs="Times New Roman"/>
          <w:b/>
          <w:bCs/>
          <w:sz w:val="24"/>
          <w:szCs w:val="24"/>
          <w:lang w:eastAsia="de-DE"/>
        </w:rPr>
      </w:pPr>
    </w:p>
    <w:p w14:paraId="2F42E453" w14:textId="04AF6559" w:rsidR="008E206C" w:rsidRPr="00814E58" w:rsidRDefault="008E206C" w:rsidP="00814E58">
      <w:pPr>
        <w:spacing w:after="120"/>
        <w:ind w:firstLine="0"/>
        <w:rPr>
          <w:rFonts w:ascii="Times New Roman" w:hAnsi="Times New Roman" w:cs="Times New Roman"/>
          <w:b/>
          <w:bCs/>
          <w:sz w:val="24"/>
          <w:szCs w:val="24"/>
          <w:lang w:eastAsia="de-DE"/>
        </w:rPr>
      </w:pPr>
      <w:r>
        <w:rPr>
          <w:rFonts w:ascii="Times New Roman" w:hAnsi="Times New Roman" w:cs="Times New Roman"/>
          <w:noProof/>
          <w:szCs w:val="22"/>
          <w:lang w:eastAsia="de-DE"/>
        </w:rPr>
        <w:lastRenderedPageBreak/>
        <w:drawing>
          <wp:inline distT="0" distB="0" distL="0" distR="0" wp14:anchorId="6824C93C" wp14:editId="5805647F">
            <wp:extent cx="5943600" cy="35693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43600" cy="3569335"/>
                    </a:xfrm>
                    <a:prstGeom prst="rect">
                      <a:avLst/>
                    </a:prstGeom>
                  </pic:spPr>
                </pic:pic>
              </a:graphicData>
            </a:graphic>
          </wp:inline>
        </w:drawing>
      </w:r>
    </w:p>
    <w:p w14:paraId="6FB31181" w14:textId="38D0F80E" w:rsidR="006A1190" w:rsidRDefault="006A1190" w:rsidP="006842ED">
      <w:pPr>
        <w:spacing w:after="120" w:line="360" w:lineRule="auto"/>
        <w:ind w:firstLine="0"/>
        <w:rPr>
          <w:rFonts w:ascii="Times New Roman" w:hAnsi="Times New Roman" w:cs="Times New Roman"/>
          <w:color w:val="DBDBDB" w:themeColor="accent3" w:themeTint="66"/>
          <w:sz w:val="24"/>
          <w:szCs w:val="24"/>
          <w:lang w:eastAsia="de-DE"/>
        </w:rPr>
      </w:pPr>
      <w:r w:rsidRPr="006A1190">
        <w:rPr>
          <w:rFonts w:ascii="Times New Roman" w:hAnsi="Times New Roman" w:cs="Times New Roman"/>
          <w:i/>
          <w:iCs/>
          <w:szCs w:val="22"/>
          <w:lang w:eastAsia="de-DE"/>
        </w:rPr>
        <w:t>Note.</w:t>
      </w:r>
      <w:r w:rsidRPr="006A1190">
        <w:rPr>
          <w:rFonts w:ascii="Times New Roman" w:hAnsi="Times New Roman" w:cs="Times New Roman"/>
          <w:szCs w:val="22"/>
          <w:lang w:eastAsia="de-DE"/>
        </w:rPr>
        <w:t xml:space="preserve"> The figure depicts the average fixation duration (in milliseconds) directed at AOI </w:t>
      </w:r>
      <w:r w:rsidRPr="006A1190">
        <w:rPr>
          <w:rFonts w:ascii="Times New Roman" w:hAnsi="Times New Roman" w:cs="Times New Roman"/>
          <w:i/>
          <w:iCs/>
          <w:szCs w:val="22"/>
          <w:lang w:eastAsia="de-DE"/>
        </w:rPr>
        <w:t>Students</w:t>
      </w:r>
      <w:r w:rsidRPr="006A1190">
        <w:rPr>
          <w:rFonts w:ascii="Times New Roman" w:hAnsi="Times New Roman" w:cs="Times New Roman"/>
          <w:szCs w:val="22"/>
          <w:lang w:eastAsia="de-DE"/>
        </w:rPr>
        <w:t xml:space="preserve"> by experienced and inexperienced teachers. The boxplots represent the interquartile range and the median (bold line), with whiskers extending to 1.5 times the interquartile range. Individual data points are displayed as dots and the blue “X” indicates the group mean. </w:t>
      </w:r>
    </w:p>
    <w:p w14:paraId="553BDE68" w14:textId="48D377F8" w:rsidR="006A1190" w:rsidRPr="006842ED" w:rsidRDefault="006842ED" w:rsidP="002A6E1F">
      <w:pPr>
        <w:rPr>
          <w:rFonts w:ascii="Times New Roman" w:hAnsi="Times New Roman" w:cs="Times New Roman"/>
          <w:sz w:val="24"/>
          <w:szCs w:val="24"/>
          <w:lang w:eastAsia="de-DE"/>
        </w:rPr>
      </w:pPr>
      <w:commentRangeStart w:id="55"/>
      <w:r w:rsidRPr="006842ED">
        <w:rPr>
          <w:rFonts w:ascii="Times New Roman" w:hAnsi="Times New Roman" w:cs="Times New Roman"/>
          <w:sz w:val="24"/>
          <w:szCs w:val="24"/>
          <w:lang w:eastAsia="de-DE"/>
        </w:rPr>
        <w:t xml:space="preserve">To examine </w:t>
      </w:r>
      <w:r>
        <w:rPr>
          <w:rFonts w:ascii="Times New Roman" w:hAnsi="Times New Roman" w:cs="Times New Roman"/>
          <w:sz w:val="24"/>
          <w:szCs w:val="24"/>
          <w:lang w:eastAsia="de-DE"/>
        </w:rPr>
        <w:t>evet-related</w:t>
      </w:r>
      <w:r w:rsidRPr="006842ED">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 xml:space="preserve">gaze </w:t>
      </w:r>
      <w:r w:rsidRPr="006842ED">
        <w:rPr>
          <w:rFonts w:ascii="Times New Roman" w:hAnsi="Times New Roman" w:cs="Times New Roman"/>
          <w:sz w:val="24"/>
          <w:szCs w:val="24"/>
          <w:lang w:eastAsia="de-DE"/>
        </w:rPr>
        <w:t xml:space="preserve">behavior, we tested whether </w:t>
      </w:r>
      <w:r w:rsidR="002A6E1F" w:rsidRPr="002A6E1F">
        <w:rPr>
          <w:rFonts w:ascii="Times New Roman" w:hAnsi="Times New Roman" w:cs="Times New Roman"/>
          <w:sz w:val="24"/>
          <w:szCs w:val="24"/>
          <w:lang w:eastAsia="de-DE"/>
        </w:rPr>
        <w:t xml:space="preserve">exhibit more frequent fixations and shorter fixation durations when attending to the AOI </w:t>
      </w:r>
      <w:r w:rsidR="002A6E1F" w:rsidRPr="002A6E1F">
        <w:rPr>
          <w:rFonts w:ascii="Times New Roman" w:hAnsi="Times New Roman" w:cs="Times New Roman"/>
          <w:i/>
          <w:iCs/>
          <w:sz w:val="24"/>
          <w:szCs w:val="24"/>
          <w:lang w:eastAsia="de-DE"/>
        </w:rPr>
        <w:t>Disruptive Person</w:t>
      </w:r>
      <w:r w:rsidR="002A6E1F" w:rsidRPr="002A6E1F">
        <w:rPr>
          <w:rFonts w:ascii="Times New Roman" w:hAnsi="Times New Roman" w:cs="Times New Roman"/>
          <w:sz w:val="24"/>
          <w:szCs w:val="24"/>
          <w:lang w:eastAsia="de-DE"/>
        </w:rPr>
        <w:t xml:space="preserve"> compared to inexperienced teachers </w:t>
      </w:r>
      <w:r w:rsidRPr="006842ED">
        <w:rPr>
          <w:rFonts w:ascii="Times New Roman" w:hAnsi="Times New Roman" w:cs="Times New Roman"/>
          <w:sz w:val="24"/>
          <w:szCs w:val="24"/>
          <w:lang w:eastAsia="de-DE"/>
        </w:rPr>
        <w:t>(</w:t>
      </w:r>
      <w:r w:rsidRPr="002A6E1F">
        <w:rPr>
          <w:rFonts w:ascii="Times New Roman" w:hAnsi="Times New Roman" w:cs="Times New Roman"/>
          <w:b/>
          <w:bCs/>
          <w:sz w:val="24"/>
          <w:szCs w:val="24"/>
          <w:lang w:eastAsia="de-DE"/>
        </w:rPr>
        <w:t>Hypotheses 2b</w:t>
      </w:r>
      <w:r w:rsidRPr="006842ED">
        <w:rPr>
          <w:rFonts w:ascii="Times New Roman" w:hAnsi="Times New Roman" w:cs="Times New Roman"/>
          <w:sz w:val="24"/>
          <w:szCs w:val="24"/>
          <w:lang w:eastAsia="de-DE"/>
        </w:rPr>
        <w:t xml:space="preserve">). </w:t>
      </w:r>
      <w:commentRangeEnd w:id="55"/>
      <w:r w:rsidR="00834D8D">
        <w:rPr>
          <w:rStyle w:val="Kommentarzeichen"/>
        </w:rPr>
        <w:commentReference w:id="55"/>
      </w:r>
    </w:p>
    <w:p w14:paraId="0601D99B"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4618F5B" w14:textId="77777777" w:rsidR="00834D8D" w:rsidRPr="00834D8D" w:rsidRDefault="00834D8D" w:rsidP="00834D8D">
      <w:pPr>
        <w:rPr>
          <w:lang w:eastAsia="de-DE"/>
        </w:rPr>
      </w:pPr>
    </w:p>
    <w:p w14:paraId="4975BA86"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A653ADF"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5499065"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DAC9E49"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6193DFA1" w14:textId="77777777" w:rsidR="00077C08" w:rsidRDefault="00077C08" w:rsidP="002A6E1F">
      <w:pPr>
        <w:pStyle w:val="berschrift1"/>
        <w:jc w:val="left"/>
        <w:rPr>
          <w:rFonts w:ascii="Times New Roman" w:hAnsi="Times New Roman" w:cs="Times New Roman"/>
          <w:color w:val="DBDBDB" w:themeColor="accent3" w:themeTint="66"/>
          <w:sz w:val="24"/>
          <w:szCs w:val="24"/>
          <w:lang w:eastAsia="de-DE"/>
        </w:rPr>
      </w:pPr>
    </w:p>
    <w:p w14:paraId="0AC40330" w14:textId="37480927" w:rsidR="007D3CFC" w:rsidRPr="00077C08" w:rsidRDefault="007D3CFC" w:rsidP="00077C08">
      <w:pPr>
        <w:pStyle w:val="berschrift1"/>
        <w:ind w:left="360"/>
        <w:rPr>
          <w:rFonts w:ascii="Times New Roman" w:hAnsi="Times New Roman" w:cs="Times New Roman"/>
          <w:sz w:val="24"/>
          <w:szCs w:val="24"/>
          <w:lang w:eastAsia="de-DE"/>
        </w:rPr>
      </w:pPr>
      <w:r w:rsidRPr="00077C08">
        <w:rPr>
          <w:rFonts w:ascii="Times New Roman" w:hAnsi="Times New Roman" w:cs="Times New Roman"/>
          <w:sz w:val="24"/>
          <w:szCs w:val="24"/>
          <w:lang w:eastAsia="de-DE"/>
        </w:rPr>
        <w:lastRenderedPageBreak/>
        <w:t>Discussion</w:t>
      </w:r>
    </w:p>
    <w:p w14:paraId="347E07D8" w14:textId="31C1E610" w:rsidR="007D3CFC" w:rsidRPr="00077C08" w:rsidRDefault="007D3CFC"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Key Findings</w:t>
      </w:r>
    </w:p>
    <w:p w14:paraId="1DC1DD68" w14:textId="75F020F7" w:rsidR="00EA6DF7" w:rsidRPr="00B76258" w:rsidRDefault="00EA6DF7"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study investigated </w:t>
      </w:r>
      <w:r w:rsidR="00077C08">
        <w:rPr>
          <w:rFonts w:ascii="Times New Roman" w:hAnsi="Times New Roman" w:cs="Times New Roman"/>
          <w:color w:val="DBDBDB" w:themeColor="accent3" w:themeTint="66"/>
          <w:sz w:val="24"/>
          <w:szCs w:val="24"/>
          <w:lang w:eastAsia="de-DE"/>
        </w:rPr>
        <w:t>…</w:t>
      </w:r>
    </w:p>
    <w:p w14:paraId="6E520175" w14:textId="726F8798" w:rsidR="00077C08" w:rsidRDefault="007D439A"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Overall, our findings indicate that </w:t>
      </w:r>
      <w:r w:rsidR="00077C08">
        <w:rPr>
          <w:rFonts w:ascii="Times New Roman" w:hAnsi="Times New Roman" w:cs="Times New Roman"/>
          <w:sz w:val="24"/>
          <w:szCs w:val="24"/>
          <w:lang w:eastAsia="de-DE"/>
        </w:rPr>
        <w:t>…</w:t>
      </w:r>
    </w:p>
    <w:p w14:paraId="248CF653" w14:textId="69FE8174" w:rsidR="00A05FA5" w:rsidRDefault="00A30A68"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findings are consistent with prior research that illustrates the </w:t>
      </w:r>
      <w:r w:rsidR="00077C08">
        <w:rPr>
          <w:rFonts w:ascii="Times New Roman" w:hAnsi="Times New Roman" w:cs="Times New Roman"/>
          <w:sz w:val="24"/>
          <w:szCs w:val="24"/>
          <w:lang w:eastAsia="de-DE"/>
        </w:rPr>
        <w:t xml:space="preserve">… </w:t>
      </w:r>
    </w:p>
    <w:p w14:paraId="5A2F25AD" w14:textId="605A0355" w:rsidR="003B6444" w:rsidRPr="00077C08" w:rsidRDefault="00175E16"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Limitations and future directions</w:t>
      </w:r>
    </w:p>
    <w:p w14:paraId="429BF948" w14:textId="77777777" w:rsidR="00077C08" w:rsidRDefault="003B6444"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color w:val="DBDBDB" w:themeColor="accent3" w:themeTint="66"/>
          <w:sz w:val="24"/>
          <w:szCs w:val="24"/>
          <w:lang w:eastAsia="de-DE"/>
        </w:rPr>
        <w:t>While the laboratory setting of the study allowed for a controlled implementation of stressors and high internal validity, it was not an authentic classroom environment, raising questions about its external validity. Most importantly, the teacher and their students did not have a shared history, and only a very thin basis for establishing a positive teacher-student relationship, which is a core characteristic of effective classroom management</w:t>
      </w:r>
      <w:r w:rsidR="006101D2" w:rsidRPr="00077C08">
        <w:rPr>
          <w:rFonts w:ascii="Times New Roman" w:hAnsi="Times New Roman" w:cs="Times New Roman"/>
          <w:color w:val="DBDBDB" w:themeColor="accent3" w:themeTint="66"/>
          <w:sz w:val="24"/>
          <w:szCs w:val="24"/>
          <w:lang w:eastAsia="de-DE"/>
        </w:rPr>
        <w:t xml:space="preserve"> </w:t>
      </w:r>
      <w:r w:rsidR="006101D2" w:rsidRPr="00077C08">
        <w:rPr>
          <w:rFonts w:ascii="Times New Roman" w:hAnsi="Times New Roman" w:cs="Times New Roman"/>
          <w:color w:val="DBDBDB" w:themeColor="accent3" w:themeTint="66"/>
          <w:sz w:val="24"/>
          <w:szCs w:val="24"/>
          <w:lang w:eastAsia="de-DE"/>
        </w:rPr>
        <w:fldChar w:fldCharType="begin"/>
      </w:r>
      <w:r w:rsidR="006101D2" w:rsidRPr="00077C08">
        <w:rPr>
          <w:rFonts w:ascii="Times New Roman" w:hAnsi="Times New Roman" w:cs="Times New Roman"/>
          <w:color w:val="DBDBDB" w:themeColor="accent3" w:themeTint="66"/>
          <w:sz w:val="24"/>
          <w:szCs w:val="24"/>
          <w:lang w:eastAsia="de-DE"/>
        </w:rPr>
        <w:instrText xml:space="preserve"> ADDIN ZOTERO_ITEM CSL_CITATION {"citationID":"YDtSqAp8","properties":{"formattedCitation":"(Beaty-O\\uc0\\u8217{}Ferrall et al., 2010; R\\uc0\\u252{}edi, 2014)","plainCitation":"(Beaty-O’Ferrall et al., 2010; Rüedi, 2014)","noteIndex":0},"citationItems":[{"id":130,"uris":["http://zotero.org/groups/5349517/items/I7ET5N8M"],"itemData":{"id":130,"type":"article-journal","abstract":"Teachers in middle level schools face overwhelming demands and challenges in their classrooms. They are expected to know content and pedagogy, develop engaging lessons that meet the needs of diverse learners, and use a variety of instructional strategies that will boost student achievement while they simultaneously develop positive relationships with, on average, 125 students each day who are experiencing the personal, social, and cognitive challenges and opportunities of early adolescence. Teaching is complex and cannot be reduced to discrete tasks that can be mastered one at a time. Teachers must \"win their students' hearts while getting inside their students' heads.\" This perspective is supported by research suggesting that teachers who develop such relationships experience fewer classroom behavior problems and better academic performance. How can teachers engage students through enhanced personal interactions while simultaneously managing classroom climate and instruction? This article suggests specific strategies that integrate knowledge and skills from education, counseling, and psychotherapy to help teachers develop a strong management system based on the development of personal relationships with students. These techniques are specifically adapted for use by teachers and more clearly delineate the nature of developing relationships and deepening them for the purpose of making education more effective.","container-title":"Middle School Journal (J1)","ISSN":"0094-0771","issue":"4","language":"en","note":"publisher: National Middle School Association\nERIC Number: EJ887746","page":"4-11","source":"ERIC","title":"Classroom Management Strategies for Difficult Students: Promoting Change through Relationships","title-short":"Classroom Management Strategies for Difficult Students","volume":"41","author":[{"family":"Beaty-O'Ferrall","given":"Mary Ellen"},{"family":"Green","given":"Alan"},{"family":"Hanna","given":"Fred"}],"issued":{"date-parts":[["2010",3]]}}},{"id":291,"uris":["http://zotero.org/groups/5349517/items/EWYUNG37"],"itemData":{"id":291,"type":"article-journal","container-title":"Beziehungen in Schule und Unterricht. Teil","page":"105–126","source":"Google Scholar","title":"Zur Bedeutung positive Beziehungen für die Klassenführung und den Umgang mit Unterrichtsstörungen","volume":"3","author":[{"family":"Rüedi","given":"Jürg"}],"issued":{"date-parts":[["2014"]]}}}],"schema":"https://github.com/citation-style-language/schema/raw/master/csl-citation.json"} </w:instrText>
      </w:r>
      <w:r w:rsidR="006101D2" w:rsidRPr="00077C08">
        <w:rPr>
          <w:rFonts w:ascii="Times New Roman" w:hAnsi="Times New Roman" w:cs="Times New Roman"/>
          <w:color w:val="DBDBDB" w:themeColor="accent3" w:themeTint="66"/>
          <w:sz w:val="24"/>
          <w:szCs w:val="24"/>
          <w:lang w:eastAsia="de-DE"/>
        </w:rPr>
        <w:fldChar w:fldCharType="separate"/>
      </w:r>
      <w:r w:rsidR="006101D2" w:rsidRPr="00077C08">
        <w:rPr>
          <w:rFonts w:ascii="Times New Roman" w:hAnsi="Times New Roman" w:cs="Times New Roman"/>
          <w:color w:val="DBDBDB" w:themeColor="accent3" w:themeTint="66"/>
          <w:sz w:val="24"/>
          <w:szCs w:val="24"/>
        </w:rPr>
        <w:t>(Beaty-O’Ferrall et al., 2010; Rüedi, 2014)</w:t>
      </w:r>
      <w:r w:rsidR="006101D2" w:rsidRPr="00077C08">
        <w:rPr>
          <w:rFonts w:ascii="Times New Roman" w:hAnsi="Times New Roman" w:cs="Times New Roman"/>
          <w:color w:val="DBDBDB" w:themeColor="accent3" w:themeTint="66"/>
          <w:sz w:val="24"/>
          <w:szCs w:val="24"/>
          <w:lang w:eastAsia="de-DE"/>
        </w:rPr>
        <w:fldChar w:fldCharType="end"/>
      </w:r>
      <w:r w:rsidRPr="00077C08">
        <w:rPr>
          <w:rFonts w:ascii="Times New Roman" w:hAnsi="Times New Roman" w:cs="Times New Roman"/>
          <w:color w:val="DBDBDB" w:themeColor="accent3" w:themeTint="66"/>
          <w:sz w:val="24"/>
          <w:szCs w:val="24"/>
          <w:lang w:eastAsia="de-DE"/>
        </w:rPr>
        <w:t xml:space="preserve">. </w:t>
      </w:r>
    </w:p>
    <w:p w14:paraId="2EA8A76C"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addition, the micro-teaching unit was only about 15 minutes long, and thus much shorter than a regular school lesson, providing less opportunities for experienced teachers to build up an engaging lesson. </w:t>
      </w:r>
    </w:p>
    <w:p w14:paraId="1BAA4F07"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Finally, </w:t>
      </w:r>
      <w:r w:rsidR="00832E55" w:rsidRPr="00B76258">
        <w:rPr>
          <w:rFonts w:ascii="Times New Roman" w:hAnsi="Times New Roman" w:cs="Times New Roman"/>
          <w:color w:val="DBDBDB" w:themeColor="accent3" w:themeTint="66"/>
          <w:sz w:val="24"/>
          <w:szCs w:val="24"/>
          <w:lang w:eastAsia="de-DE"/>
        </w:rPr>
        <w:t xml:space="preserve">the onset of disruptive </w:t>
      </w:r>
      <w:r w:rsidRPr="00B76258">
        <w:rPr>
          <w:rFonts w:ascii="Times New Roman" w:hAnsi="Times New Roman" w:cs="Times New Roman"/>
          <w:color w:val="DBDBDB" w:themeColor="accent3" w:themeTint="66"/>
          <w:sz w:val="24"/>
          <w:szCs w:val="24"/>
          <w:lang w:eastAsia="de-DE"/>
        </w:rPr>
        <w:t xml:space="preserve">student behavior was scripted, following </w:t>
      </w:r>
      <w:r w:rsidR="00832E55" w:rsidRPr="00B76258">
        <w:rPr>
          <w:rFonts w:ascii="Times New Roman" w:hAnsi="Times New Roman" w:cs="Times New Roman"/>
          <w:color w:val="DBDBDB" w:themeColor="accent3" w:themeTint="66"/>
          <w:sz w:val="24"/>
          <w:szCs w:val="24"/>
          <w:lang w:eastAsia="de-DE"/>
        </w:rPr>
        <w:t xml:space="preserve">an </w:t>
      </w:r>
      <w:r w:rsidRPr="00B76258">
        <w:rPr>
          <w:rFonts w:ascii="Times New Roman" w:hAnsi="Times New Roman" w:cs="Times New Roman"/>
          <w:color w:val="DBDBDB" w:themeColor="accent3" w:themeTint="66"/>
          <w:sz w:val="24"/>
          <w:szCs w:val="24"/>
          <w:lang w:eastAsia="de-DE"/>
        </w:rPr>
        <w:t xml:space="preserve">experimental </w:t>
      </w:r>
      <w:r w:rsidR="00832E55" w:rsidRPr="00B76258">
        <w:rPr>
          <w:rFonts w:ascii="Times New Roman" w:hAnsi="Times New Roman" w:cs="Times New Roman"/>
          <w:color w:val="DBDBDB" w:themeColor="accent3" w:themeTint="66"/>
          <w:sz w:val="24"/>
          <w:szCs w:val="24"/>
          <w:lang w:eastAsia="de-DE"/>
        </w:rPr>
        <w:t xml:space="preserve">time </w:t>
      </w:r>
      <w:r w:rsidRPr="00B76258">
        <w:rPr>
          <w:rFonts w:ascii="Times New Roman" w:hAnsi="Times New Roman" w:cs="Times New Roman"/>
          <w:color w:val="DBDBDB" w:themeColor="accent3" w:themeTint="66"/>
          <w:sz w:val="24"/>
          <w:szCs w:val="24"/>
          <w:lang w:eastAsia="de-DE"/>
        </w:rPr>
        <w:t xml:space="preserve">schedule, </w:t>
      </w:r>
      <w:r w:rsidR="00832E55" w:rsidRPr="00B76258">
        <w:rPr>
          <w:rFonts w:ascii="Times New Roman" w:hAnsi="Times New Roman" w:cs="Times New Roman"/>
          <w:color w:val="DBDBDB" w:themeColor="accent3" w:themeTint="66"/>
          <w:sz w:val="24"/>
          <w:szCs w:val="24"/>
          <w:lang w:eastAsia="de-DE"/>
        </w:rPr>
        <w:t>which was not affected by</w:t>
      </w:r>
      <w:r w:rsidRPr="00B76258">
        <w:rPr>
          <w:rFonts w:ascii="Times New Roman" w:hAnsi="Times New Roman" w:cs="Times New Roman"/>
          <w:color w:val="DBDBDB" w:themeColor="accent3" w:themeTint="66"/>
          <w:sz w:val="24"/>
          <w:szCs w:val="24"/>
          <w:lang w:eastAsia="de-DE"/>
        </w:rPr>
        <w:t xml:space="preserve"> the behavior of the teacher.  Thus, the setting may have masked effects of teaching experience by providing too little opportunities of experienced teachers to demonstrate their true classroom management skills. </w:t>
      </w:r>
    </w:p>
    <w:p w14:paraId="6387D11F" w14:textId="49E8EDFE" w:rsidR="00175E16" w:rsidRPr="00B7625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subsequent studies, it would therefore be insightful to </w:t>
      </w:r>
      <w:r w:rsidR="00077C08">
        <w:rPr>
          <w:rFonts w:ascii="Times New Roman" w:hAnsi="Times New Roman" w:cs="Times New Roman"/>
          <w:color w:val="DBDBDB" w:themeColor="accent3" w:themeTint="66"/>
          <w:sz w:val="24"/>
          <w:szCs w:val="24"/>
          <w:lang w:eastAsia="de-DE"/>
        </w:rPr>
        <w:t>…</w:t>
      </w:r>
    </w:p>
    <w:p w14:paraId="52A39608" w14:textId="77777777" w:rsidR="00175E16" w:rsidRPr="00671016" w:rsidRDefault="00175E16" w:rsidP="007C555E">
      <w:pPr>
        <w:pStyle w:val="berschrift2"/>
        <w:rPr>
          <w:rFonts w:ascii="Times New Roman" w:hAnsi="Times New Roman" w:cs="Times New Roman"/>
          <w:sz w:val="24"/>
          <w:szCs w:val="24"/>
          <w:lang w:eastAsia="de-DE"/>
        </w:rPr>
      </w:pPr>
      <w:r w:rsidRPr="00671016">
        <w:rPr>
          <w:rFonts w:ascii="Times New Roman" w:hAnsi="Times New Roman" w:cs="Times New Roman"/>
          <w:sz w:val="24"/>
          <w:szCs w:val="24"/>
          <w:lang w:eastAsia="de-DE"/>
        </w:rPr>
        <w:t>Conclusion</w:t>
      </w:r>
    </w:p>
    <w:p w14:paraId="72392365" w14:textId="77777777" w:rsidR="00671016" w:rsidRDefault="00175E16" w:rsidP="007C555E">
      <w:pPr>
        <w:rPr>
          <w:rFonts w:ascii="Times New Roman" w:hAnsi="Times New Roman" w:cs="Times New Roman"/>
          <w:color w:val="DBDBDB" w:themeColor="accent3" w:themeTint="66"/>
          <w:sz w:val="24"/>
          <w:szCs w:val="24"/>
          <w:lang w:eastAsia="de-DE"/>
        </w:rPr>
      </w:pPr>
      <w:r w:rsidRPr="00671016">
        <w:rPr>
          <w:rFonts w:ascii="Times New Roman" w:hAnsi="Times New Roman" w:cs="Times New Roman"/>
          <w:sz w:val="24"/>
          <w:szCs w:val="24"/>
          <w:lang w:eastAsia="de-DE"/>
        </w:rPr>
        <w:t xml:space="preserve">This study investigated </w:t>
      </w:r>
      <w:r w:rsidR="00671016">
        <w:rPr>
          <w:rFonts w:ascii="Times New Roman" w:hAnsi="Times New Roman" w:cs="Times New Roman"/>
          <w:color w:val="DBDBDB" w:themeColor="accent3" w:themeTint="66"/>
          <w:sz w:val="24"/>
          <w:szCs w:val="24"/>
          <w:lang w:eastAsia="de-DE"/>
        </w:rPr>
        <w:t xml:space="preserve">… </w:t>
      </w:r>
    </w:p>
    <w:p w14:paraId="6D50BC05" w14:textId="485F0B46" w:rsidR="00671016" w:rsidRPr="00B76258" w:rsidRDefault="00175E16" w:rsidP="00CB5001">
      <w:pPr>
        <w:rPr>
          <w:rFonts w:ascii="Times New Roman" w:hAnsi="Times New Roman" w:cs="Times New Roman"/>
          <w:color w:val="DBDBDB" w:themeColor="accent3" w:themeTint="66"/>
          <w:sz w:val="24"/>
          <w:szCs w:val="24"/>
        </w:rPr>
      </w:pPr>
      <w:r w:rsidRPr="00CB5001">
        <w:rPr>
          <w:rFonts w:ascii="Times New Roman" w:hAnsi="Times New Roman" w:cs="Times New Roman"/>
          <w:sz w:val="24"/>
          <w:szCs w:val="24"/>
          <w:lang w:eastAsia="de-DE"/>
        </w:rPr>
        <w:t xml:space="preserve">In summary, our study contributes to the understanding </w:t>
      </w:r>
      <w:r w:rsidR="00CB5001">
        <w:rPr>
          <w:rFonts w:ascii="Times New Roman" w:hAnsi="Times New Roman" w:cs="Times New Roman"/>
          <w:color w:val="DBDBDB" w:themeColor="accent3" w:themeTint="66"/>
          <w:sz w:val="24"/>
          <w:szCs w:val="24"/>
        </w:rPr>
        <w:t>…</w:t>
      </w:r>
    </w:p>
    <w:p w14:paraId="745469F1" w14:textId="4A676CEE" w:rsidR="00B40BBE" w:rsidRPr="00671016" w:rsidRDefault="00B40BBE"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lastRenderedPageBreak/>
        <w:t>References</w:t>
      </w:r>
    </w:p>
    <w:p w14:paraId="6F3709F0" w14:textId="77777777" w:rsidR="00CB5001" w:rsidRPr="00CB5001" w:rsidRDefault="00CB5001" w:rsidP="00CB5001">
      <w:pPr>
        <w:pStyle w:val="Literaturverzeichnis"/>
        <w:rPr>
          <w:rFonts w:ascii="Times New Roman" w:hAnsi="Times New Roman" w:cs="Times New Roman"/>
          <w:sz w:val="24"/>
        </w:rPr>
      </w:pPr>
      <w:r>
        <w:rPr>
          <w:color w:val="DBDBDB" w:themeColor="accent3" w:themeTint="66"/>
        </w:rPr>
        <w:fldChar w:fldCharType="begin"/>
      </w:r>
      <w:r>
        <w:rPr>
          <w:color w:val="DBDBDB" w:themeColor="accent3" w:themeTint="66"/>
        </w:rPr>
        <w:instrText xml:space="preserve"> ADDIN ZOTERO_BIBL {"uncited":[],"omitted":[],"custom":[]} CSL_BIBLIOGRAPHY </w:instrText>
      </w:r>
      <w:r>
        <w:rPr>
          <w:color w:val="DBDBDB" w:themeColor="accent3" w:themeTint="66"/>
        </w:rPr>
        <w:fldChar w:fldCharType="separate"/>
      </w:r>
      <w:r w:rsidRPr="00CB5001">
        <w:rPr>
          <w:rFonts w:ascii="Times New Roman" w:hAnsi="Times New Roman" w:cs="Times New Roman"/>
          <w:sz w:val="24"/>
        </w:rPr>
        <w:t xml:space="preserve">Beaty-O’Ferrall, M. E., Green, A., &amp; Hanna, F. (2010). Classroom Management Strategies for Difficult Students: Promoting Change through Relationships. </w:t>
      </w:r>
      <w:r w:rsidRPr="00CB5001">
        <w:rPr>
          <w:rFonts w:ascii="Times New Roman" w:hAnsi="Times New Roman" w:cs="Times New Roman"/>
          <w:i/>
          <w:iCs/>
          <w:sz w:val="24"/>
        </w:rPr>
        <w:t>Middle School Journal (J1)</w:t>
      </w:r>
      <w:r w:rsidRPr="00CB5001">
        <w:rPr>
          <w:rFonts w:ascii="Times New Roman" w:hAnsi="Times New Roman" w:cs="Times New Roman"/>
          <w:sz w:val="24"/>
        </w:rPr>
        <w:t xml:space="preserve">, </w:t>
      </w:r>
      <w:r w:rsidRPr="00CB5001">
        <w:rPr>
          <w:rFonts w:ascii="Times New Roman" w:hAnsi="Times New Roman" w:cs="Times New Roman"/>
          <w:i/>
          <w:iCs/>
          <w:sz w:val="24"/>
        </w:rPr>
        <w:t>41</w:t>
      </w:r>
      <w:r w:rsidRPr="00CB5001">
        <w:rPr>
          <w:rFonts w:ascii="Times New Roman" w:hAnsi="Times New Roman" w:cs="Times New Roman"/>
          <w:sz w:val="24"/>
        </w:rPr>
        <w:t>(4), 4–11.</w:t>
      </w:r>
    </w:p>
    <w:p w14:paraId="2D851FFE"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Gegenfurtner, A., Boucheix, J.-M., Gruber, H., Lehtinen, E., &amp; Lowe, R. K. (2020). </w:t>
      </w:r>
      <w:r w:rsidRPr="00CB5001">
        <w:rPr>
          <w:rFonts w:ascii="Times New Roman" w:hAnsi="Times New Roman" w:cs="Times New Roman"/>
          <w:i/>
          <w:iCs/>
          <w:sz w:val="24"/>
        </w:rPr>
        <w:t>The Gaze Relational Index as a Measure of Visual Expertise</w:t>
      </w:r>
      <w:r w:rsidRPr="00CB5001">
        <w:rPr>
          <w:rFonts w:ascii="Times New Roman" w:hAnsi="Times New Roman" w:cs="Times New Roman"/>
          <w:sz w:val="24"/>
        </w:rPr>
        <w:t xml:space="preserve">. </w:t>
      </w:r>
      <w:r w:rsidRPr="00CB5001">
        <w:rPr>
          <w:rFonts w:ascii="Times New Roman" w:hAnsi="Times New Roman" w:cs="Times New Roman"/>
          <w:i/>
          <w:iCs/>
          <w:sz w:val="24"/>
        </w:rPr>
        <w:t>3</w:t>
      </w:r>
      <w:r w:rsidRPr="00CB5001">
        <w:rPr>
          <w:rFonts w:ascii="Times New Roman" w:hAnsi="Times New Roman" w:cs="Times New Roman"/>
          <w:sz w:val="24"/>
        </w:rPr>
        <w:t>.</w:t>
      </w:r>
    </w:p>
    <w:p w14:paraId="67292B03"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Gold, B., &amp; Holodynski, M. (2015). Development and Construct Validation of a Situational Judgment Test of Strategic Knowledge of Classroom Management in Elementary Schools. </w:t>
      </w:r>
      <w:r w:rsidRPr="00CB5001">
        <w:rPr>
          <w:rFonts w:ascii="Times New Roman" w:hAnsi="Times New Roman" w:cs="Times New Roman"/>
          <w:i/>
          <w:iCs/>
          <w:sz w:val="24"/>
        </w:rPr>
        <w:t>Educational Assessment</w:t>
      </w:r>
      <w:r w:rsidRPr="00CB5001">
        <w:rPr>
          <w:rFonts w:ascii="Times New Roman" w:hAnsi="Times New Roman" w:cs="Times New Roman"/>
          <w:sz w:val="24"/>
        </w:rPr>
        <w:t xml:space="preserve">, </w:t>
      </w:r>
      <w:r w:rsidRPr="00CB5001">
        <w:rPr>
          <w:rFonts w:ascii="Times New Roman" w:hAnsi="Times New Roman" w:cs="Times New Roman"/>
          <w:i/>
          <w:iCs/>
          <w:sz w:val="24"/>
        </w:rPr>
        <w:t>20</w:t>
      </w:r>
      <w:r w:rsidRPr="00CB5001">
        <w:rPr>
          <w:rFonts w:ascii="Times New Roman" w:hAnsi="Times New Roman" w:cs="Times New Roman"/>
          <w:sz w:val="24"/>
        </w:rPr>
        <w:t>(3), 226–248. https://doi.org/10.1080/10627197.2015.1062087</w:t>
      </w:r>
    </w:p>
    <w:p w14:paraId="316406D4"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Grub, A.-S., Biermann, A., &amp; Brünken, R. (2020). </w:t>
      </w:r>
      <w:r w:rsidRPr="00CB5001">
        <w:rPr>
          <w:rFonts w:ascii="Times New Roman" w:hAnsi="Times New Roman" w:cs="Times New Roman"/>
          <w:i/>
          <w:iCs/>
          <w:sz w:val="24"/>
        </w:rPr>
        <w:t>Process-based measurement of professional vision of (prospective) teachers in the field of classroom management. A systematic review</w:t>
      </w:r>
      <w:r w:rsidRPr="00CB5001">
        <w:rPr>
          <w:rFonts w:ascii="Times New Roman" w:hAnsi="Times New Roman" w:cs="Times New Roman"/>
          <w:sz w:val="24"/>
        </w:rPr>
        <w:t>. https://doi.org/10.25656/01:21187</w:t>
      </w:r>
    </w:p>
    <w:p w14:paraId="6566CCB4"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rPr>
        <w:t xml:space="preserve">Helmke, A., Schrader, F.-W., Helmke, T., Lenske, G., Pham, G., Praetorius, A.-K., &amp; Ade-Thurow, M. (2013). </w:t>
      </w:r>
      <w:r w:rsidRPr="00CB5001">
        <w:rPr>
          <w:rFonts w:ascii="Times New Roman" w:hAnsi="Times New Roman" w:cs="Times New Roman"/>
          <w:i/>
          <w:iCs/>
          <w:sz w:val="24"/>
          <w:lang w:val="de-DE"/>
        </w:rPr>
        <w:t>Basisfragebogen EMU - Evidenzbasierte Methoden der Unterrichtsentwicklung</w:t>
      </w:r>
      <w:r w:rsidRPr="00CB5001">
        <w:rPr>
          <w:rFonts w:ascii="Times New Roman" w:hAnsi="Times New Roman" w:cs="Times New Roman"/>
          <w:sz w:val="24"/>
          <w:lang w:val="de-DE"/>
        </w:rPr>
        <w:t>. Unterrichtsdiagnostik. http://www.unterrichtsdiagnostik.info/downloads/fragebogen/</w:t>
      </w:r>
    </w:p>
    <w:p w14:paraId="33C7FF7D"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lang w:val="de-DE"/>
        </w:rPr>
        <w:t xml:space="preserve">Kiel, E., Frey, A., &amp; Weiß, S. (2013). </w:t>
      </w:r>
      <w:r w:rsidRPr="00CB5001">
        <w:rPr>
          <w:rFonts w:ascii="Times New Roman" w:hAnsi="Times New Roman" w:cs="Times New Roman"/>
          <w:i/>
          <w:iCs/>
          <w:sz w:val="24"/>
          <w:lang w:val="de-DE"/>
        </w:rPr>
        <w:t>Trainingsbuch Klassenführung</w:t>
      </w:r>
      <w:r w:rsidRPr="00CB5001">
        <w:rPr>
          <w:rFonts w:ascii="Times New Roman" w:hAnsi="Times New Roman" w:cs="Times New Roman"/>
          <w:sz w:val="24"/>
          <w:lang w:val="de-DE"/>
        </w:rPr>
        <w:t>. Verlag Julius Klinkhardt.</w:t>
      </w:r>
    </w:p>
    <w:p w14:paraId="1AA1400B"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lang w:val="de-DE"/>
        </w:rPr>
        <w:t xml:space="preserve">Kounin, J. S. (2006). </w:t>
      </w:r>
      <w:r w:rsidRPr="00CB5001">
        <w:rPr>
          <w:rFonts w:ascii="Times New Roman" w:hAnsi="Times New Roman" w:cs="Times New Roman"/>
          <w:i/>
          <w:iCs/>
          <w:sz w:val="24"/>
          <w:lang w:val="de-DE"/>
        </w:rPr>
        <w:t>Techniken der Klassenführung</w:t>
      </w:r>
      <w:r w:rsidRPr="00CB5001">
        <w:rPr>
          <w:rFonts w:ascii="Times New Roman" w:hAnsi="Times New Roman" w:cs="Times New Roman"/>
          <w:sz w:val="24"/>
          <w:lang w:val="de-DE"/>
        </w:rPr>
        <w:t>. Waxmann Verlag.</w:t>
      </w:r>
    </w:p>
    <w:p w14:paraId="3722B379"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lang w:val="de-DE"/>
        </w:rPr>
        <w:t xml:space="preserve">Lohmann, G., &amp; Meyer, H. (2003). </w:t>
      </w:r>
      <w:r w:rsidRPr="00CB5001">
        <w:rPr>
          <w:rFonts w:ascii="Times New Roman" w:hAnsi="Times New Roman" w:cs="Times New Roman"/>
          <w:i/>
          <w:iCs/>
          <w:sz w:val="24"/>
          <w:lang w:val="de-DE"/>
        </w:rPr>
        <w:t>Mit Sch"ulern klarkommen: Professioneller Umgang mit Unterrichtsst"orungen und Disziplinkonflikten</w:t>
      </w:r>
      <w:r w:rsidRPr="00CB5001">
        <w:rPr>
          <w:rFonts w:ascii="Times New Roman" w:hAnsi="Times New Roman" w:cs="Times New Roman"/>
          <w:sz w:val="24"/>
          <w:lang w:val="de-DE"/>
        </w:rPr>
        <w:t xml:space="preserve">. </w:t>
      </w:r>
      <w:r w:rsidRPr="00CB5001">
        <w:rPr>
          <w:rFonts w:ascii="Times New Roman" w:hAnsi="Times New Roman" w:cs="Times New Roman"/>
          <w:sz w:val="24"/>
        </w:rPr>
        <w:t>Cornelsen-Scriptor.</w:t>
      </w:r>
    </w:p>
    <w:p w14:paraId="494BFBC1"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Marzano, R. J. (2007). </w:t>
      </w:r>
      <w:r w:rsidRPr="00CB5001">
        <w:rPr>
          <w:rFonts w:ascii="Times New Roman" w:hAnsi="Times New Roman" w:cs="Times New Roman"/>
          <w:i/>
          <w:iCs/>
          <w:sz w:val="24"/>
        </w:rPr>
        <w:t>The Art and Science of Teaching: A Comprehensive Framework for Effective Instruction</w:t>
      </w:r>
      <w:r w:rsidRPr="00CB5001">
        <w:rPr>
          <w:rFonts w:ascii="Times New Roman" w:hAnsi="Times New Roman" w:cs="Times New Roman"/>
          <w:sz w:val="24"/>
        </w:rPr>
        <w:t>. ASCD.</w:t>
      </w:r>
    </w:p>
    <w:p w14:paraId="0305E9F1"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lastRenderedPageBreak/>
        <w:t xml:space="preserve">Negi, S., &amp; Mitra, R. (2020). Fixation duration and the learning process: An eye tracking study with subtitled videos. </w:t>
      </w:r>
      <w:r w:rsidRPr="00CB5001">
        <w:rPr>
          <w:rFonts w:ascii="Times New Roman" w:hAnsi="Times New Roman" w:cs="Times New Roman"/>
          <w:i/>
          <w:iCs/>
          <w:sz w:val="24"/>
        </w:rPr>
        <w:t>Journal of Eye Movement Research</w:t>
      </w:r>
      <w:r w:rsidRPr="00CB5001">
        <w:rPr>
          <w:rFonts w:ascii="Times New Roman" w:hAnsi="Times New Roman" w:cs="Times New Roman"/>
          <w:sz w:val="24"/>
        </w:rPr>
        <w:t xml:space="preserve">, </w:t>
      </w:r>
      <w:r w:rsidRPr="00CB5001">
        <w:rPr>
          <w:rFonts w:ascii="Times New Roman" w:hAnsi="Times New Roman" w:cs="Times New Roman"/>
          <w:i/>
          <w:iCs/>
          <w:sz w:val="24"/>
        </w:rPr>
        <w:t>13</w:t>
      </w:r>
      <w:r w:rsidRPr="00CB5001">
        <w:rPr>
          <w:rFonts w:ascii="Times New Roman" w:hAnsi="Times New Roman" w:cs="Times New Roman"/>
          <w:sz w:val="24"/>
        </w:rPr>
        <w:t>(6), 15. https://doi.org/10.16910/jemr.13.6.1</w:t>
      </w:r>
    </w:p>
    <w:p w14:paraId="14EC7954"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Onkhar, V., Dodou, D., &amp; de Winter, J. C. F. (2024). Evaluating the Tobii Pro Glasses 2 and 3 in static and dynamic conditions. </w:t>
      </w:r>
      <w:r w:rsidRPr="00CB5001">
        <w:rPr>
          <w:rFonts w:ascii="Times New Roman" w:hAnsi="Times New Roman" w:cs="Times New Roman"/>
          <w:i/>
          <w:iCs/>
          <w:sz w:val="24"/>
        </w:rPr>
        <w:t>Behavior Research Methods</w:t>
      </w:r>
      <w:r w:rsidRPr="00CB5001">
        <w:rPr>
          <w:rFonts w:ascii="Times New Roman" w:hAnsi="Times New Roman" w:cs="Times New Roman"/>
          <w:sz w:val="24"/>
        </w:rPr>
        <w:t xml:space="preserve">, </w:t>
      </w:r>
      <w:r w:rsidRPr="00CB5001">
        <w:rPr>
          <w:rFonts w:ascii="Times New Roman" w:hAnsi="Times New Roman" w:cs="Times New Roman"/>
          <w:i/>
          <w:iCs/>
          <w:sz w:val="24"/>
        </w:rPr>
        <w:t>56</w:t>
      </w:r>
      <w:r w:rsidRPr="00CB5001">
        <w:rPr>
          <w:rFonts w:ascii="Times New Roman" w:hAnsi="Times New Roman" w:cs="Times New Roman"/>
          <w:sz w:val="24"/>
        </w:rPr>
        <w:t>(5), 4221–4238. https://doi.org/10.3758/s13428-023-02173-7</w:t>
      </w:r>
    </w:p>
    <w:p w14:paraId="4EF73687"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RStudio Team. (2020). </w:t>
      </w:r>
      <w:r w:rsidRPr="00CB5001">
        <w:rPr>
          <w:rFonts w:ascii="Times New Roman" w:hAnsi="Times New Roman" w:cs="Times New Roman"/>
          <w:i/>
          <w:iCs/>
          <w:sz w:val="24"/>
        </w:rPr>
        <w:t>RStudio: Integrated Development Environment for R</w:t>
      </w:r>
      <w:r w:rsidRPr="00CB5001">
        <w:rPr>
          <w:rFonts w:ascii="Times New Roman" w:hAnsi="Times New Roman" w:cs="Times New Roman"/>
          <w:sz w:val="24"/>
        </w:rPr>
        <w:t>. RStudio, PBC.</w:t>
      </w:r>
    </w:p>
    <w:p w14:paraId="7CF3AD8F"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lang w:val="de-DE"/>
        </w:rPr>
        <w:t xml:space="preserve">Rüedi, J. (2014). Zur Bedeutung positive Beziehungen für die Klassenführung und den Umgang mit Unterrichtsstörungen. </w:t>
      </w:r>
      <w:r w:rsidRPr="00CB5001">
        <w:rPr>
          <w:rFonts w:ascii="Times New Roman" w:hAnsi="Times New Roman" w:cs="Times New Roman"/>
          <w:i/>
          <w:iCs/>
          <w:sz w:val="24"/>
          <w:lang w:val="de-DE"/>
        </w:rPr>
        <w:t>Beziehungen in Schule Und Unterricht. Teil</w:t>
      </w:r>
      <w:r w:rsidRPr="00CB5001">
        <w:rPr>
          <w:rFonts w:ascii="Times New Roman" w:hAnsi="Times New Roman" w:cs="Times New Roman"/>
          <w:sz w:val="24"/>
          <w:lang w:val="de-DE"/>
        </w:rPr>
        <w:t xml:space="preserve">, </w:t>
      </w:r>
      <w:r w:rsidRPr="00CB5001">
        <w:rPr>
          <w:rFonts w:ascii="Times New Roman" w:hAnsi="Times New Roman" w:cs="Times New Roman"/>
          <w:i/>
          <w:iCs/>
          <w:sz w:val="24"/>
          <w:lang w:val="de-DE"/>
        </w:rPr>
        <w:t>3</w:t>
      </w:r>
      <w:r w:rsidRPr="00CB5001">
        <w:rPr>
          <w:rFonts w:ascii="Times New Roman" w:hAnsi="Times New Roman" w:cs="Times New Roman"/>
          <w:sz w:val="24"/>
          <w:lang w:val="de-DE"/>
        </w:rPr>
        <w:t>, 105–126.</w:t>
      </w:r>
    </w:p>
    <w:p w14:paraId="2B5642F5"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lang w:val="de-DE"/>
        </w:rPr>
        <w:t xml:space="preserve">Tobii AB. (2024). </w:t>
      </w:r>
      <w:r w:rsidRPr="00CB5001">
        <w:rPr>
          <w:rFonts w:ascii="Times New Roman" w:hAnsi="Times New Roman" w:cs="Times New Roman"/>
          <w:i/>
          <w:iCs/>
          <w:sz w:val="24"/>
          <w:lang w:val="de-DE"/>
        </w:rPr>
        <w:t>Tobii Pro Lab User Manual v 24.21</w:t>
      </w:r>
      <w:r w:rsidRPr="00CB5001">
        <w:rPr>
          <w:rFonts w:ascii="Times New Roman" w:hAnsi="Times New Roman" w:cs="Times New Roman"/>
          <w:sz w:val="24"/>
          <w:lang w:val="de-DE"/>
        </w:rPr>
        <w:t>. https://go.tobii.com/tobii_pro_lab_user_manual</w:t>
      </w:r>
    </w:p>
    <w:p w14:paraId="27537C29"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Wickham, H. (2016). </w:t>
      </w:r>
      <w:r w:rsidRPr="00CB5001">
        <w:rPr>
          <w:rFonts w:ascii="Times New Roman" w:hAnsi="Times New Roman" w:cs="Times New Roman"/>
          <w:i/>
          <w:iCs/>
          <w:sz w:val="24"/>
        </w:rPr>
        <w:t>ggplot2: Elegant Graphics for Data Analysis</w:t>
      </w:r>
      <w:r w:rsidRPr="00CB5001">
        <w:rPr>
          <w:rFonts w:ascii="Times New Roman" w:hAnsi="Times New Roman" w:cs="Times New Roman"/>
          <w:sz w:val="24"/>
        </w:rPr>
        <w:t>. Springer-Verlag New York. https://doi.org/10.1007/978-0-387-98141-3</w:t>
      </w:r>
    </w:p>
    <w:p w14:paraId="48ADE2B6" w14:textId="68E24A13" w:rsidR="002A4F59" w:rsidRDefault="00CB5001" w:rsidP="007C555E">
      <w:pPr>
        <w:ind w:firstLine="0"/>
        <w:rPr>
          <w:rFonts w:ascii="Times New Roman" w:hAnsi="Times New Roman" w:cs="Times New Roman"/>
          <w:color w:val="DBDBDB" w:themeColor="accent3" w:themeTint="66"/>
          <w:sz w:val="24"/>
          <w:szCs w:val="24"/>
        </w:rPr>
      </w:pPr>
      <w:r>
        <w:rPr>
          <w:rFonts w:ascii="Times New Roman" w:hAnsi="Times New Roman" w:cs="Times New Roman"/>
          <w:color w:val="DBDBDB" w:themeColor="accent3" w:themeTint="66"/>
          <w:sz w:val="24"/>
          <w:szCs w:val="24"/>
        </w:rPr>
        <w:fldChar w:fldCharType="end"/>
      </w:r>
    </w:p>
    <w:p w14:paraId="7EF8BDD9"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61F95407" w14:textId="77777777" w:rsidR="002A4F59" w:rsidRDefault="002A4F59" w:rsidP="007C555E">
      <w:pPr>
        <w:ind w:firstLine="0"/>
        <w:rPr>
          <w:rFonts w:ascii="Times New Roman" w:hAnsi="Times New Roman" w:cs="Times New Roman"/>
          <w:color w:val="DBDBDB" w:themeColor="accent3" w:themeTint="66"/>
          <w:sz w:val="24"/>
          <w:szCs w:val="24"/>
        </w:rPr>
      </w:pPr>
    </w:p>
    <w:p w14:paraId="5A7E1B0B" w14:textId="77777777" w:rsidR="00671016" w:rsidRDefault="00671016" w:rsidP="007C555E">
      <w:pPr>
        <w:ind w:firstLine="0"/>
        <w:rPr>
          <w:rFonts w:ascii="Times New Roman" w:hAnsi="Times New Roman" w:cs="Times New Roman"/>
          <w:color w:val="DBDBDB" w:themeColor="accent3" w:themeTint="66"/>
          <w:sz w:val="24"/>
          <w:szCs w:val="24"/>
        </w:rPr>
      </w:pPr>
    </w:p>
    <w:p w14:paraId="6453E15C" w14:textId="77777777" w:rsidR="00671016" w:rsidRDefault="00671016" w:rsidP="007C555E">
      <w:pPr>
        <w:ind w:firstLine="0"/>
        <w:rPr>
          <w:rFonts w:ascii="Times New Roman" w:hAnsi="Times New Roman" w:cs="Times New Roman"/>
          <w:color w:val="DBDBDB" w:themeColor="accent3" w:themeTint="66"/>
          <w:sz w:val="24"/>
          <w:szCs w:val="24"/>
        </w:rPr>
      </w:pPr>
    </w:p>
    <w:p w14:paraId="79FA3B7E" w14:textId="77777777" w:rsidR="00671016" w:rsidRDefault="00671016" w:rsidP="007C555E">
      <w:pPr>
        <w:ind w:firstLine="0"/>
        <w:rPr>
          <w:rFonts w:ascii="Times New Roman" w:hAnsi="Times New Roman" w:cs="Times New Roman"/>
          <w:color w:val="DBDBDB" w:themeColor="accent3" w:themeTint="66"/>
          <w:sz w:val="24"/>
          <w:szCs w:val="24"/>
        </w:rPr>
      </w:pPr>
    </w:p>
    <w:p w14:paraId="10DEDA34" w14:textId="77777777" w:rsidR="00671016" w:rsidRDefault="00671016" w:rsidP="007C555E">
      <w:pPr>
        <w:ind w:firstLine="0"/>
        <w:rPr>
          <w:rFonts w:ascii="Times New Roman" w:hAnsi="Times New Roman" w:cs="Times New Roman"/>
          <w:color w:val="DBDBDB" w:themeColor="accent3" w:themeTint="66"/>
          <w:sz w:val="24"/>
          <w:szCs w:val="24"/>
        </w:rPr>
      </w:pPr>
    </w:p>
    <w:p w14:paraId="3838BDFE"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3F636923" w14:textId="40ABCAD8" w:rsidR="00515ACD" w:rsidRPr="00671016" w:rsidRDefault="00515ACD"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w:t>
      </w:r>
    </w:p>
    <w:p w14:paraId="3E288437" w14:textId="78A295A0" w:rsidR="003C2850" w:rsidRPr="00671016" w:rsidRDefault="003C2850"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A</w:t>
      </w:r>
    </w:p>
    <w:p w14:paraId="63C52C18" w14:textId="3A620814"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lastRenderedPageBreak/>
        <w:t xml:space="preserve">Table </w:t>
      </w:r>
      <w:r w:rsidR="00447B65" w:rsidRPr="00671016">
        <w:rPr>
          <w:rFonts w:ascii="Times New Roman" w:hAnsi="Times New Roman" w:cs="Times New Roman"/>
          <w:b/>
          <w:bCs/>
          <w:sz w:val="24"/>
          <w:szCs w:val="24"/>
        </w:rPr>
        <w:t>A1</w:t>
      </w:r>
      <w:r w:rsidRPr="00671016">
        <w:rPr>
          <w:rFonts w:ascii="Times New Roman" w:hAnsi="Times New Roman" w:cs="Times New Roman"/>
          <w:b/>
          <w:bCs/>
          <w:sz w:val="24"/>
          <w:szCs w:val="24"/>
        </w:rPr>
        <w:t xml:space="preserve"> </w:t>
      </w:r>
    </w:p>
    <w:p w14:paraId="1E398065" w14:textId="1072031B"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Classification </w:t>
      </w:r>
      <w:r w:rsidR="008831F4" w:rsidRPr="00671016">
        <w:rPr>
          <w:rFonts w:ascii="Times New Roman" w:hAnsi="Times New Roman" w:cs="Times New Roman"/>
          <w:i/>
          <w:iCs/>
          <w:sz w:val="24"/>
          <w:szCs w:val="24"/>
        </w:rPr>
        <w:t xml:space="preserve">of Nine Typical Classroom Disruptions According </w:t>
      </w:r>
      <w:r w:rsidR="005044FF" w:rsidRPr="00671016">
        <w:rPr>
          <w:rFonts w:ascii="Times New Roman" w:hAnsi="Times New Roman" w:cs="Times New Roman"/>
          <w:i/>
          <w:iCs/>
          <w:sz w:val="24"/>
          <w:szCs w:val="24"/>
        </w:rPr>
        <w:t>t</w:t>
      </w:r>
      <w:r w:rsidR="008831F4" w:rsidRPr="00671016">
        <w:rPr>
          <w:rFonts w:ascii="Times New Roman" w:hAnsi="Times New Roman" w:cs="Times New Roman"/>
          <w:i/>
          <w:iCs/>
          <w:sz w:val="24"/>
          <w:szCs w:val="24"/>
        </w:rPr>
        <w:t xml:space="preserve">o </w:t>
      </w:r>
      <w:r w:rsidR="001201BF" w:rsidRPr="00671016">
        <w:rPr>
          <w:rFonts w:ascii="Times New Roman" w:hAnsi="Times New Roman" w:cs="Times New Roman"/>
          <w:i/>
          <w:iCs/>
          <w:sz w:val="24"/>
          <w:szCs w:val="24"/>
        </w:rPr>
        <w:fldChar w:fldCharType="begin"/>
      </w:r>
      <w:r w:rsidR="007742E6" w:rsidRPr="00671016">
        <w:rPr>
          <w:rFonts w:ascii="Times New Roman" w:hAnsi="Times New Roman" w:cs="Times New Roman"/>
          <w:i/>
          <w:iCs/>
          <w:sz w:val="24"/>
          <w:szCs w:val="24"/>
        </w:rPr>
        <w:instrText xml:space="preserve"> ADDIN ZOTERO_ITEM CSL_CITATION {"citationID":"PM9x2qin","properties":{"formattedCitation":"(Lohmann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001201BF" w:rsidRPr="00671016">
        <w:rPr>
          <w:rFonts w:ascii="Times New Roman" w:hAnsi="Times New Roman" w:cs="Times New Roman"/>
          <w:i/>
          <w:iCs/>
          <w:sz w:val="24"/>
          <w:szCs w:val="24"/>
        </w:rPr>
        <w:fldChar w:fldCharType="separate"/>
      </w:r>
      <w:r w:rsidR="001201BF" w:rsidRPr="00671016">
        <w:rPr>
          <w:rFonts w:ascii="Times New Roman" w:hAnsi="Times New Roman" w:cs="Times New Roman"/>
          <w:i/>
          <w:iCs/>
          <w:sz w:val="24"/>
          <w:szCs w:val="24"/>
        </w:rPr>
        <w:t xml:space="preserve">Lohmann </w:t>
      </w:r>
      <w:r w:rsidR="008831F4" w:rsidRPr="00671016">
        <w:rPr>
          <w:rFonts w:ascii="Times New Roman" w:hAnsi="Times New Roman" w:cs="Times New Roman"/>
          <w:i/>
          <w:iCs/>
          <w:sz w:val="24"/>
          <w:szCs w:val="24"/>
        </w:rPr>
        <w:t xml:space="preserve">&amp; </w:t>
      </w:r>
      <w:r w:rsidR="001201BF" w:rsidRPr="00671016">
        <w:rPr>
          <w:rFonts w:ascii="Times New Roman" w:hAnsi="Times New Roman" w:cs="Times New Roman"/>
          <w:i/>
          <w:iCs/>
          <w:sz w:val="24"/>
          <w:szCs w:val="24"/>
        </w:rPr>
        <w:t xml:space="preserve">Meyer </w:t>
      </w:r>
      <w:r w:rsidR="008831F4" w:rsidRPr="00671016">
        <w:rPr>
          <w:rFonts w:ascii="Times New Roman" w:hAnsi="Times New Roman" w:cs="Times New Roman"/>
          <w:i/>
          <w:iCs/>
          <w:sz w:val="24"/>
          <w:szCs w:val="24"/>
        </w:rPr>
        <w:t>(2003)</w:t>
      </w:r>
      <w:r w:rsidR="001201BF" w:rsidRPr="00671016">
        <w:rPr>
          <w:rFonts w:ascii="Times New Roman" w:hAnsi="Times New Roman" w:cs="Times New Roman"/>
          <w:i/>
          <w:iCs/>
          <w:sz w:val="24"/>
          <w:szCs w:val="24"/>
        </w:rPr>
        <w:fldChar w:fldCharType="end"/>
      </w:r>
      <w:r w:rsidR="008831F4" w:rsidRPr="00671016">
        <w:rPr>
          <w:rFonts w:ascii="Times New Roman" w:hAnsi="Times New Roman" w:cs="Times New Roman"/>
          <w:i/>
          <w:iCs/>
          <w:sz w:val="24"/>
          <w:szCs w:val="24"/>
        </w:rPr>
        <w:t xml:space="preserve"> Performed </w:t>
      </w:r>
      <w:r w:rsidR="005044FF" w:rsidRPr="00671016">
        <w:rPr>
          <w:rFonts w:ascii="Times New Roman" w:hAnsi="Times New Roman" w:cs="Times New Roman"/>
          <w:i/>
          <w:iCs/>
          <w:sz w:val="24"/>
          <w:szCs w:val="24"/>
        </w:rPr>
        <w:t>i</w:t>
      </w:r>
      <w:r w:rsidR="008831F4" w:rsidRPr="00671016">
        <w:rPr>
          <w:rFonts w:ascii="Times New Roman" w:hAnsi="Times New Roman" w:cs="Times New Roman"/>
          <w:i/>
          <w:iCs/>
          <w:sz w:val="24"/>
          <w:szCs w:val="24"/>
        </w:rPr>
        <w:t xml:space="preserve">n The Micro-Teaching Unit </w:t>
      </w:r>
      <w:r w:rsidR="005044FF" w:rsidRPr="00671016">
        <w:rPr>
          <w:rFonts w:ascii="Times New Roman" w:hAnsi="Times New Roman" w:cs="Times New Roman"/>
          <w:i/>
          <w:iCs/>
          <w:sz w:val="24"/>
          <w:szCs w:val="24"/>
        </w:rPr>
        <w:t>b</w:t>
      </w:r>
      <w:r w:rsidR="008831F4" w:rsidRPr="00671016">
        <w:rPr>
          <w:rFonts w:ascii="Times New Roman" w:hAnsi="Times New Roman" w:cs="Times New Roman"/>
          <w:i/>
          <w:iCs/>
          <w:sz w:val="24"/>
          <w:szCs w:val="24"/>
        </w:rPr>
        <w:t>y Actors</w:t>
      </w:r>
    </w:p>
    <w:tbl>
      <w:tblPr>
        <w:tblStyle w:val="EinfacheTabelle2"/>
        <w:tblW w:w="5000" w:type="pct"/>
        <w:tblLook w:val="04A0" w:firstRow="1" w:lastRow="0" w:firstColumn="1" w:lastColumn="0" w:noHBand="0" w:noVBand="1"/>
      </w:tblPr>
      <w:tblGrid>
        <w:gridCol w:w="2724"/>
        <w:gridCol w:w="2920"/>
        <w:gridCol w:w="3716"/>
      </w:tblGrid>
      <w:tr w:rsidR="00671016" w:rsidRPr="00671016" w14:paraId="139B5445" w14:textId="77777777" w:rsidTr="009658D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7F7F7F" w:themeColor="text1" w:themeTint="80"/>
              <w:left w:val="nil"/>
              <w:bottom w:val="single" w:sz="4" w:space="0" w:color="auto"/>
              <w:right w:val="nil"/>
            </w:tcBorders>
            <w:vAlign w:val="bottom"/>
            <w:hideMark/>
          </w:tcPr>
          <w:p w14:paraId="1EFF56D8" w14:textId="77777777" w:rsidR="00515ACD" w:rsidRPr="00671016" w:rsidRDefault="00515ACD" w:rsidP="007C555E">
            <w:pPr>
              <w:ind w:firstLine="0"/>
              <w:rPr>
                <w:rFonts w:ascii="Times New Roman" w:hAnsi="Times New Roman" w:cs="Times New Roman"/>
                <w:sz w:val="24"/>
                <w:szCs w:val="24"/>
                <w:lang w:val="de-DE"/>
              </w:rPr>
            </w:pPr>
            <w:r w:rsidRPr="00671016">
              <w:rPr>
                <w:rFonts w:ascii="Times New Roman" w:hAnsi="Times New Roman" w:cs="Times New Roman"/>
                <w:sz w:val="24"/>
                <w:szCs w:val="24"/>
              </w:rPr>
              <w:t>Verbal disruptions</w:t>
            </w:r>
          </w:p>
        </w:tc>
        <w:tc>
          <w:tcPr>
            <w:tcW w:w="1560" w:type="pct"/>
            <w:tcBorders>
              <w:top w:val="single" w:sz="4" w:space="0" w:color="7F7F7F" w:themeColor="text1" w:themeTint="80"/>
              <w:left w:val="nil"/>
              <w:bottom w:val="single" w:sz="4" w:space="0" w:color="auto"/>
              <w:right w:val="nil"/>
            </w:tcBorders>
            <w:vAlign w:val="bottom"/>
            <w:hideMark/>
          </w:tcPr>
          <w:p w14:paraId="44B36021"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rPr>
              <w:t>Physical disruptions</w:t>
            </w:r>
          </w:p>
        </w:tc>
        <w:tc>
          <w:tcPr>
            <w:tcW w:w="1985" w:type="pct"/>
            <w:tcBorders>
              <w:top w:val="single" w:sz="4" w:space="0" w:color="7F7F7F" w:themeColor="text1" w:themeTint="80"/>
              <w:left w:val="nil"/>
              <w:bottom w:val="single" w:sz="4" w:space="0" w:color="auto"/>
              <w:right w:val="nil"/>
            </w:tcBorders>
            <w:vAlign w:val="bottom"/>
            <w:hideMark/>
          </w:tcPr>
          <w:p w14:paraId="307BACA7"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016">
              <w:rPr>
                <w:rFonts w:ascii="Times New Roman" w:hAnsi="Times New Roman" w:cs="Times New Roman"/>
                <w:sz w:val="24"/>
                <w:szCs w:val="24"/>
              </w:rPr>
              <w:t>Lack of eagerness to learn</w:t>
            </w:r>
          </w:p>
        </w:tc>
      </w:tr>
      <w:tr w:rsidR="00671016" w:rsidRPr="00671016" w14:paraId="4C86983E"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auto"/>
              <w:left w:val="nil"/>
              <w:bottom w:val="nil"/>
              <w:right w:val="nil"/>
            </w:tcBorders>
            <w:vAlign w:val="bottom"/>
            <w:hideMark/>
          </w:tcPr>
          <w:p w14:paraId="48FC8720" w14:textId="0F384CD5" w:rsidR="00515ACD" w:rsidRPr="00671016" w:rsidRDefault="00515ACD" w:rsidP="007C555E">
            <w:pPr>
              <w:ind w:firstLine="0"/>
              <w:rPr>
                <w:rFonts w:ascii="Times New Roman" w:hAnsi="Times New Roman" w:cs="Times New Roman"/>
                <w:b w:val="0"/>
                <w:bCs w:val="0"/>
                <w:sz w:val="24"/>
                <w:szCs w:val="24"/>
                <w:lang w:val="de-DE"/>
              </w:rPr>
            </w:pPr>
            <w:r w:rsidRPr="00671016">
              <w:rPr>
                <w:rFonts w:ascii="Times New Roman" w:hAnsi="Times New Roman" w:cs="Times New Roman"/>
                <w:b w:val="0"/>
                <w:bCs w:val="0"/>
                <w:sz w:val="24"/>
                <w:szCs w:val="24"/>
                <w:lang w:val="de-DE"/>
              </w:rPr>
              <w:t>Heckling</w:t>
            </w:r>
          </w:p>
        </w:tc>
        <w:tc>
          <w:tcPr>
            <w:tcW w:w="1560" w:type="pct"/>
            <w:tcBorders>
              <w:top w:val="single" w:sz="4" w:space="0" w:color="auto"/>
              <w:left w:val="nil"/>
              <w:bottom w:val="nil"/>
              <w:right w:val="nil"/>
            </w:tcBorders>
            <w:vAlign w:val="bottom"/>
            <w:hideMark/>
          </w:tcPr>
          <w:p w14:paraId="1AD8A8F9"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Clicking pen</w:t>
            </w:r>
          </w:p>
        </w:tc>
        <w:tc>
          <w:tcPr>
            <w:tcW w:w="1985" w:type="pct"/>
            <w:tcBorders>
              <w:top w:val="single" w:sz="4" w:space="0" w:color="auto"/>
              <w:left w:val="nil"/>
              <w:bottom w:val="nil"/>
              <w:right w:val="nil"/>
            </w:tcBorders>
            <w:vAlign w:val="bottom"/>
            <w:hideMark/>
          </w:tcPr>
          <w:p w14:paraId="04D723D7"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Looking at phone</w:t>
            </w:r>
          </w:p>
        </w:tc>
      </w:tr>
      <w:tr w:rsidR="00671016" w:rsidRPr="00671016" w14:paraId="4814E46C" w14:textId="77777777" w:rsidTr="009658DD">
        <w:trPr>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nil"/>
              <w:right w:val="nil"/>
            </w:tcBorders>
            <w:vAlign w:val="bottom"/>
            <w:hideMark/>
          </w:tcPr>
          <w:p w14:paraId="628B51A5" w14:textId="77777777" w:rsidR="00515ACD" w:rsidRPr="00671016" w:rsidRDefault="00515ACD" w:rsidP="007C555E">
            <w:pPr>
              <w:ind w:firstLine="0"/>
              <w:rPr>
                <w:rFonts w:ascii="Times New Roman" w:hAnsi="Times New Roman" w:cs="Times New Roman"/>
                <w:b w:val="0"/>
                <w:bCs w:val="0"/>
                <w:sz w:val="24"/>
                <w:szCs w:val="24"/>
                <w:lang w:val="de-DE"/>
              </w:rPr>
            </w:pPr>
            <w:r w:rsidRPr="00671016">
              <w:rPr>
                <w:rFonts w:ascii="Times New Roman" w:hAnsi="Times New Roman" w:cs="Times New Roman"/>
                <w:b w:val="0"/>
                <w:bCs w:val="0"/>
                <w:sz w:val="24"/>
                <w:szCs w:val="24"/>
                <w:lang w:val="de-DE"/>
              </w:rPr>
              <w:t>Chatting</w:t>
            </w:r>
          </w:p>
        </w:tc>
        <w:tc>
          <w:tcPr>
            <w:tcW w:w="1560" w:type="pct"/>
            <w:tcBorders>
              <w:top w:val="nil"/>
              <w:left w:val="nil"/>
              <w:bottom w:val="nil"/>
              <w:right w:val="nil"/>
            </w:tcBorders>
            <w:vAlign w:val="bottom"/>
            <w:hideMark/>
          </w:tcPr>
          <w:p w14:paraId="15C81FF4"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Snipping hands</w:t>
            </w:r>
          </w:p>
        </w:tc>
        <w:tc>
          <w:tcPr>
            <w:tcW w:w="1985" w:type="pct"/>
            <w:tcBorders>
              <w:top w:val="nil"/>
              <w:left w:val="nil"/>
              <w:bottom w:val="nil"/>
              <w:right w:val="nil"/>
            </w:tcBorders>
            <w:vAlign w:val="bottom"/>
            <w:hideMark/>
          </w:tcPr>
          <w:p w14:paraId="397E9487"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Drawing</w:t>
            </w:r>
          </w:p>
        </w:tc>
      </w:tr>
      <w:tr w:rsidR="00671016" w:rsidRPr="00671016" w14:paraId="169DDC09"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single" w:sz="4" w:space="0" w:color="auto"/>
              <w:right w:val="nil"/>
            </w:tcBorders>
            <w:vAlign w:val="bottom"/>
            <w:hideMark/>
          </w:tcPr>
          <w:p w14:paraId="648BD3DB" w14:textId="77777777" w:rsidR="00515ACD" w:rsidRPr="00671016" w:rsidRDefault="00515ACD" w:rsidP="007C555E">
            <w:pPr>
              <w:ind w:firstLine="0"/>
              <w:rPr>
                <w:rFonts w:ascii="Times New Roman" w:hAnsi="Times New Roman" w:cs="Times New Roman"/>
                <w:b w:val="0"/>
                <w:bCs w:val="0"/>
                <w:sz w:val="24"/>
                <w:szCs w:val="24"/>
                <w:lang w:val="de-DE"/>
              </w:rPr>
            </w:pPr>
            <w:r w:rsidRPr="00671016">
              <w:rPr>
                <w:rFonts w:ascii="Times New Roman" w:hAnsi="Times New Roman" w:cs="Times New Roman"/>
                <w:b w:val="0"/>
                <w:bCs w:val="0"/>
                <w:sz w:val="24"/>
                <w:szCs w:val="24"/>
                <w:lang w:val="de-DE"/>
              </w:rPr>
              <w:t>Whispering</w:t>
            </w:r>
          </w:p>
        </w:tc>
        <w:tc>
          <w:tcPr>
            <w:tcW w:w="1560" w:type="pct"/>
            <w:tcBorders>
              <w:top w:val="nil"/>
              <w:left w:val="nil"/>
              <w:bottom w:val="single" w:sz="4" w:space="0" w:color="auto"/>
              <w:right w:val="nil"/>
            </w:tcBorders>
            <w:vAlign w:val="bottom"/>
            <w:hideMark/>
          </w:tcPr>
          <w:p w14:paraId="634B637B"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Drumming hands</w:t>
            </w:r>
          </w:p>
        </w:tc>
        <w:tc>
          <w:tcPr>
            <w:tcW w:w="1985" w:type="pct"/>
            <w:tcBorders>
              <w:top w:val="nil"/>
              <w:left w:val="nil"/>
              <w:bottom w:val="single" w:sz="4" w:space="0" w:color="auto"/>
              <w:right w:val="nil"/>
            </w:tcBorders>
            <w:vAlign w:val="bottom"/>
            <w:hideMark/>
          </w:tcPr>
          <w:p w14:paraId="5E34473D" w14:textId="7DE84CD5"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Head on table</w:t>
            </w:r>
          </w:p>
        </w:tc>
      </w:tr>
    </w:tbl>
    <w:p w14:paraId="410EF5D3" w14:textId="362AB611" w:rsidR="00515ACD" w:rsidRPr="00671016" w:rsidRDefault="004079A1" w:rsidP="007C555E">
      <w:pPr>
        <w:spacing w:before="240" w:line="240" w:lineRule="auto"/>
        <w:ind w:firstLine="0"/>
        <w:rPr>
          <w:rFonts w:ascii="Times New Roman" w:hAnsi="Times New Roman" w:cs="Times New Roman"/>
          <w:i/>
          <w:iCs/>
          <w:szCs w:val="22"/>
        </w:rPr>
      </w:pPr>
      <w:r w:rsidRPr="00671016">
        <w:rPr>
          <w:rFonts w:ascii="Times New Roman" w:hAnsi="Times New Roman" w:cs="Times New Roman"/>
          <w:i/>
          <w:iCs/>
          <w:szCs w:val="22"/>
        </w:rPr>
        <w:t xml:space="preserve">Note. </w:t>
      </w:r>
      <w:r w:rsidRPr="00671016">
        <w:rPr>
          <w:rFonts w:ascii="Times New Roman" w:hAnsi="Times New Roman" w:cs="Times New Roman"/>
          <w:szCs w:val="22"/>
        </w:rPr>
        <w:t xml:space="preserve">Disruptions were classified based on the typology provided by </w:t>
      </w:r>
      <w:r w:rsidRPr="00671016">
        <w:rPr>
          <w:rFonts w:ascii="Times New Roman" w:hAnsi="Times New Roman" w:cs="Times New Roman"/>
          <w:szCs w:val="22"/>
        </w:rPr>
        <w:fldChar w:fldCharType="begin"/>
      </w:r>
      <w:r w:rsidR="007742E6" w:rsidRPr="00671016">
        <w:rPr>
          <w:rFonts w:ascii="Times New Roman" w:hAnsi="Times New Roman" w:cs="Times New Roman"/>
          <w:szCs w:val="22"/>
        </w:rPr>
        <w:instrText xml:space="preserve"> ADDIN ZOTERO_ITEM CSL_CITATION {"citationID":"g08ULVNG","properties":{"formattedCitation":"(Lohmann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Pr="00671016">
        <w:rPr>
          <w:rFonts w:ascii="Times New Roman" w:hAnsi="Times New Roman" w:cs="Times New Roman"/>
          <w:szCs w:val="22"/>
        </w:rPr>
        <w:fldChar w:fldCharType="separate"/>
      </w:r>
      <w:r w:rsidRPr="00671016">
        <w:rPr>
          <w:rFonts w:ascii="Times New Roman" w:hAnsi="Times New Roman" w:cs="Times New Roman"/>
          <w:szCs w:val="22"/>
        </w:rPr>
        <w:t>Lohmann &amp; Meyer (2003)</w:t>
      </w:r>
      <w:r w:rsidRPr="00671016">
        <w:rPr>
          <w:rFonts w:ascii="Times New Roman" w:hAnsi="Times New Roman" w:cs="Times New Roman"/>
          <w:szCs w:val="22"/>
        </w:rPr>
        <w:fldChar w:fldCharType="end"/>
      </w:r>
      <w:r w:rsidRPr="00671016">
        <w:rPr>
          <w:rFonts w:ascii="Times New Roman" w:hAnsi="Times New Roman" w:cs="Times New Roman"/>
          <w:i/>
          <w:iCs/>
          <w:szCs w:val="22"/>
        </w:rPr>
        <w:t xml:space="preserve">. </w:t>
      </w:r>
      <w:r w:rsidRPr="00671016">
        <w:rPr>
          <w:rFonts w:ascii="Times New Roman" w:hAnsi="Times New Roman" w:cs="Times New Roman"/>
          <w:szCs w:val="22"/>
        </w:rPr>
        <w:t>Categories include verbal, physical, and disengagement-related behaviors performed during the micro-teaching unit.</w:t>
      </w:r>
      <w:r w:rsidR="001F464C" w:rsidRPr="00671016">
        <w:rPr>
          <w:rFonts w:ascii="Times New Roman" w:hAnsi="Times New Roman" w:cs="Times New Roman"/>
          <w:szCs w:val="22"/>
        </w:rPr>
        <w:t xml:space="preserve"> The order of the performing actors and the disruptions was fully balanced using Latin squares.</w:t>
      </w:r>
    </w:p>
    <w:p w14:paraId="75F96E19" w14:textId="77777777" w:rsidR="00515ACD" w:rsidRPr="00B76258" w:rsidRDefault="00515ACD" w:rsidP="007C555E">
      <w:pPr>
        <w:ind w:firstLine="0"/>
        <w:rPr>
          <w:rFonts w:ascii="Times New Roman" w:hAnsi="Times New Roman" w:cs="Times New Roman"/>
          <w:b/>
          <w:bCs/>
          <w:color w:val="DBDBDB" w:themeColor="accent3" w:themeTint="66"/>
          <w:sz w:val="24"/>
          <w:szCs w:val="24"/>
        </w:rPr>
      </w:pPr>
    </w:p>
    <w:p w14:paraId="771A2F4D"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C9CA87B"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3947B3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34D46CEF" w14:textId="480BAAEE" w:rsidR="00447B65" w:rsidRPr="00B76258" w:rsidRDefault="00447B65" w:rsidP="007C555E">
      <w:pPr>
        <w:ind w:firstLine="0"/>
        <w:rPr>
          <w:rFonts w:ascii="Times New Roman" w:hAnsi="Times New Roman" w:cs="Times New Roman"/>
          <w:b/>
          <w:bCs/>
          <w:color w:val="DBDBDB" w:themeColor="accent3" w:themeTint="66"/>
          <w:sz w:val="24"/>
          <w:szCs w:val="24"/>
        </w:rPr>
      </w:pPr>
    </w:p>
    <w:p w14:paraId="02A93B11" w14:textId="77777777" w:rsidR="00B51FFE" w:rsidRPr="00B76258" w:rsidRDefault="00B51FFE" w:rsidP="007C555E">
      <w:pPr>
        <w:ind w:firstLine="0"/>
        <w:rPr>
          <w:rFonts w:ascii="Times New Roman" w:hAnsi="Times New Roman" w:cs="Times New Roman"/>
          <w:b/>
          <w:bCs/>
          <w:color w:val="DBDBDB" w:themeColor="accent3" w:themeTint="66"/>
          <w:sz w:val="24"/>
          <w:szCs w:val="24"/>
        </w:rPr>
      </w:pPr>
    </w:p>
    <w:p w14:paraId="158C90D7"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497ED838"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7C0A5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73B4C4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4153A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532B697F"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01F92754" w14:textId="786E41AC"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B</w:t>
      </w:r>
    </w:p>
    <w:p w14:paraId="48BBC7C2" w14:textId="0C889EE7" w:rsidR="00447B65"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 xml:space="preserve">Laboratory </w:t>
      </w:r>
      <w:r w:rsidR="009F7567" w:rsidRPr="00671016">
        <w:rPr>
          <w:rFonts w:ascii="Times New Roman" w:hAnsi="Times New Roman" w:cs="Times New Roman"/>
          <w:sz w:val="24"/>
          <w:szCs w:val="24"/>
        </w:rPr>
        <w:t>Setting of The Study</w:t>
      </w:r>
    </w:p>
    <w:p w14:paraId="7D01BC19" w14:textId="1B1D577E"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lastRenderedPageBreak/>
        <w:t xml:space="preserve">Figure </w:t>
      </w:r>
      <w:r w:rsidR="00980054" w:rsidRPr="00671016">
        <w:rPr>
          <w:rFonts w:ascii="Times New Roman" w:hAnsi="Times New Roman" w:cs="Times New Roman"/>
          <w:b/>
          <w:bCs/>
          <w:sz w:val="24"/>
          <w:szCs w:val="24"/>
        </w:rPr>
        <w:t>B1</w:t>
      </w:r>
    </w:p>
    <w:p w14:paraId="20872C0F" w14:textId="384CED5D"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Micro-Teaching Unit. </w:t>
      </w:r>
      <w:r w:rsidRPr="00671016">
        <w:rPr>
          <w:rFonts w:ascii="Times New Roman" w:hAnsi="Times New Roman" w:cs="Times New Roman"/>
          <w:i/>
          <w:noProof/>
          <w:sz w:val="24"/>
          <w:szCs w:val="24"/>
          <w:lang w:val="de-DE"/>
        </w:rPr>
        <w:drawing>
          <wp:inline distT="0" distB="0" distL="0" distR="0" wp14:anchorId="79E2D4B5" wp14:editId="6F741BDB">
            <wp:extent cx="5758180" cy="3314700"/>
            <wp:effectExtent l="19050" t="19050" r="13970" b="19050"/>
            <wp:docPr id="15" name="Grafik 15"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Mobiliar, Stuhl, Kleidung, Schuhwerk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t="2475" b="2084"/>
                    <a:stretch>
                      <a:fillRect/>
                    </a:stretch>
                  </pic:blipFill>
                  <pic:spPr bwMode="auto">
                    <a:xfrm>
                      <a:off x="0" y="0"/>
                      <a:ext cx="5758180" cy="3314700"/>
                    </a:xfrm>
                    <a:prstGeom prst="rect">
                      <a:avLst/>
                    </a:prstGeom>
                    <a:noFill/>
                    <a:ln>
                      <a:solidFill>
                        <a:schemeClr val="tx1"/>
                      </a:solidFill>
                    </a:ln>
                  </pic:spPr>
                </pic:pic>
              </a:graphicData>
            </a:graphic>
          </wp:inline>
        </w:drawing>
      </w:r>
    </w:p>
    <w:p w14:paraId="7CB20420" w14:textId="329CA38B" w:rsidR="00515ACD" w:rsidRPr="00671016" w:rsidRDefault="00CC5C41"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setting included three actors as the class (left) and a teacher (participant, right).</w:t>
      </w:r>
    </w:p>
    <w:p w14:paraId="5E243E3F" w14:textId="77777777" w:rsidR="00447B65" w:rsidRPr="00671016" w:rsidRDefault="00447B65" w:rsidP="007C555E">
      <w:pPr>
        <w:ind w:firstLine="0"/>
        <w:rPr>
          <w:rFonts w:ascii="Times New Roman" w:hAnsi="Times New Roman" w:cs="Times New Roman"/>
          <w:b/>
          <w:bCs/>
          <w:sz w:val="24"/>
          <w:szCs w:val="24"/>
        </w:rPr>
      </w:pPr>
    </w:p>
    <w:p w14:paraId="3038D894" w14:textId="77777777" w:rsidR="00447B65" w:rsidRPr="00671016" w:rsidRDefault="00447B65" w:rsidP="007C555E">
      <w:pPr>
        <w:ind w:firstLine="0"/>
        <w:rPr>
          <w:rFonts w:ascii="Times New Roman" w:hAnsi="Times New Roman" w:cs="Times New Roman"/>
          <w:b/>
          <w:bCs/>
          <w:sz w:val="24"/>
          <w:szCs w:val="24"/>
        </w:rPr>
      </w:pPr>
    </w:p>
    <w:p w14:paraId="24CD9CD2" w14:textId="77777777" w:rsidR="00447B65" w:rsidRPr="00671016" w:rsidRDefault="00447B65" w:rsidP="007C555E">
      <w:pPr>
        <w:ind w:firstLine="0"/>
        <w:rPr>
          <w:rFonts w:ascii="Times New Roman" w:hAnsi="Times New Roman" w:cs="Times New Roman"/>
          <w:b/>
          <w:bCs/>
          <w:sz w:val="24"/>
          <w:szCs w:val="24"/>
        </w:rPr>
      </w:pPr>
    </w:p>
    <w:p w14:paraId="20F94BEF" w14:textId="77777777" w:rsidR="00447B65" w:rsidRPr="00671016" w:rsidRDefault="00447B65" w:rsidP="007C555E">
      <w:pPr>
        <w:ind w:firstLine="0"/>
        <w:rPr>
          <w:rFonts w:ascii="Times New Roman" w:hAnsi="Times New Roman" w:cs="Times New Roman"/>
          <w:b/>
          <w:bCs/>
          <w:sz w:val="24"/>
          <w:szCs w:val="24"/>
        </w:rPr>
      </w:pPr>
    </w:p>
    <w:p w14:paraId="170BD463" w14:textId="77777777" w:rsidR="00447B65" w:rsidRPr="00671016" w:rsidRDefault="00447B65" w:rsidP="007C555E">
      <w:pPr>
        <w:ind w:firstLine="0"/>
        <w:rPr>
          <w:rFonts w:ascii="Times New Roman" w:hAnsi="Times New Roman" w:cs="Times New Roman"/>
          <w:b/>
          <w:bCs/>
          <w:sz w:val="24"/>
          <w:szCs w:val="24"/>
        </w:rPr>
      </w:pPr>
    </w:p>
    <w:p w14:paraId="0967838E" w14:textId="77777777" w:rsidR="00447B65" w:rsidRPr="00671016" w:rsidRDefault="00447B65" w:rsidP="007C555E">
      <w:pPr>
        <w:ind w:firstLine="0"/>
        <w:rPr>
          <w:rFonts w:ascii="Times New Roman" w:hAnsi="Times New Roman" w:cs="Times New Roman"/>
          <w:b/>
          <w:bCs/>
          <w:sz w:val="24"/>
          <w:szCs w:val="24"/>
        </w:rPr>
      </w:pPr>
    </w:p>
    <w:p w14:paraId="0D867766" w14:textId="77777777" w:rsidR="00447B65" w:rsidRPr="00671016" w:rsidRDefault="00447B65" w:rsidP="007C555E">
      <w:pPr>
        <w:ind w:firstLine="0"/>
        <w:rPr>
          <w:rFonts w:ascii="Times New Roman" w:hAnsi="Times New Roman" w:cs="Times New Roman"/>
          <w:b/>
          <w:bCs/>
          <w:sz w:val="24"/>
          <w:szCs w:val="24"/>
        </w:rPr>
      </w:pPr>
    </w:p>
    <w:p w14:paraId="59346920" w14:textId="77777777" w:rsidR="00447B65" w:rsidRPr="00671016" w:rsidRDefault="00447B65" w:rsidP="007C555E">
      <w:pPr>
        <w:ind w:firstLine="0"/>
        <w:rPr>
          <w:rFonts w:ascii="Times New Roman" w:hAnsi="Times New Roman" w:cs="Times New Roman"/>
          <w:b/>
          <w:bCs/>
          <w:sz w:val="24"/>
          <w:szCs w:val="24"/>
        </w:rPr>
      </w:pPr>
    </w:p>
    <w:p w14:paraId="5455472B" w14:textId="4777EDEA"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B2</w:t>
      </w:r>
    </w:p>
    <w:p w14:paraId="66982D16" w14:textId="509C099E"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Interview. </w:t>
      </w:r>
    </w:p>
    <w:p w14:paraId="7706977B" w14:textId="74F5A439"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noProof/>
          <w:sz w:val="24"/>
          <w:szCs w:val="24"/>
          <w:lang w:val="de-DE"/>
        </w:rPr>
        <w:lastRenderedPageBreak/>
        <w:drawing>
          <wp:inline distT="0" distB="0" distL="0" distR="0" wp14:anchorId="0E070BFC" wp14:editId="3A494C0A">
            <wp:extent cx="5762625" cy="3481705"/>
            <wp:effectExtent l="19050" t="19050" r="28575" b="23495"/>
            <wp:docPr id="13" name="Grafik 13"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Mobiliar, Zeichnung, Entwurf, Tisch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481705"/>
                    </a:xfrm>
                    <a:prstGeom prst="rect">
                      <a:avLst/>
                    </a:prstGeom>
                    <a:noFill/>
                    <a:ln>
                      <a:solidFill>
                        <a:schemeClr val="tx1"/>
                      </a:solidFill>
                    </a:ln>
                  </pic:spPr>
                </pic:pic>
              </a:graphicData>
            </a:graphic>
          </wp:inline>
        </w:drawing>
      </w:r>
    </w:p>
    <w:p w14:paraId="52EE3880" w14:textId="6697EB6B" w:rsidR="00515ACD" w:rsidRPr="00671016" w:rsidRDefault="00980054"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experimenter and participant watched the previously taught micro-teaching unit on video.</w:t>
      </w:r>
    </w:p>
    <w:p w14:paraId="709D9BD2" w14:textId="77777777" w:rsidR="00515ACD" w:rsidRPr="00671016" w:rsidRDefault="00515ACD" w:rsidP="007C555E">
      <w:pPr>
        <w:ind w:firstLine="0"/>
        <w:rPr>
          <w:rFonts w:ascii="Times New Roman" w:hAnsi="Times New Roman" w:cs="Times New Roman"/>
          <w:sz w:val="24"/>
          <w:szCs w:val="24"/>
        </w:rPr>
      </w:pPr>
    </w:p>
    <w:p w14:paraId="7B8E53F8" w14:textId="77777777" w:rsidR="00980054" w:rsidRPr="00671016" w:rsidRDefault="00980054" w:rsidP="007C555E">
      <w:pPr>
        <w:ind w:firstLine="0"/>
        <w:rPr>
          <w:rFonts w:ascii="Times New Roman" w:hAnsi="Times New Roman" w:cs="Times New Roman"/>
          <w:sz w:val="24"/>
          <w:szCs w:val="24"/>
        </w:rPr>
      </w:pPr>
    </w:p>
    <w:p w14:paraId="6E3DE8D7" w14:textId="77777777" w:rsidR="00980054" w:rsidRPr="00671016" w:rsidRDefault="00980054" w:rsidP="007C555E">
      <w:pPr>
        <w:ind w:firstLine="0"/>
        <w:rPr>
          <w:rFonts w:ascii="Times New Roman" w:hAnsi="Times New Roman" w:cs="Times New Roman"/>
          <w:sz w:val="24"/>
          <w:szCs w:val="24"/>
        </w:rPr>
      </w:pPr>
    </w:p>
    <w:p w14:paraId="0771F9CC" w14:textId="77777777" w:rsidR="00980054" w:rsidRPr="00671016" w:rsidRDefault="00980054" w:rsidP="007C555E">
      <w:pPr>
        <w:ind w:firstLine="0"/>
        <w:rPr>
          <w:rFonts w:ascii="Times New Roman" w:hAnsi="Times New Roman" w:cs="Times New Roman"/>
          <w:sz w:val="24"/>
          <w:szCs w:val="24"/>
        </w:rPr>
      </w:pPr>
    </w:p>
    <w:p w14:paraId="2C05EBAC" w14:textId="77777777" w:rsidR="00980054" w:rsidRPr="00B76258" w:rsidRDefault="00980054" w:rsidP="007C555E">
      <w:pPr>
        <w:ind w:firstLine="0"/>
        <w:rPr>
          <w:rFonts w:ascii="Times New Roman" w:hAnsi="Times New Roman" w:cs="Times New Roman"/>
          <w:color w:val="DBDBDB" w:themeColor="accent3" w:themeTint="66"/>
          <w:sz w:val="24"/>
          <w:szCs w:val="24"/>
        </w:rPr>
      </w:pPr>
    </w:p>
    <w:p w14:paraId="75E0DD86" w14:textId="314B9D0B" w:rsidR="00980054" w:rsidRPr="00B76258" w:rsidRDefault="00980054" w:rsidP="007C555E">
      <w:pPr>
        <w:ind w:firstLine="0"/>
        <w:rPr>
          <w:rFonts w:ascii="Times New Roman" w:hAnsi="Times New Roman" w:cs="Times New Roman"/>
          <w:color w:val="DBDBDB" w:themeColor="accent3" w:themeTint="66"/>
          <w:sz w:val="24"/>
          <w:szCs w:val="24"/>
        </w:rPr>
      </w:pPr>
    </w:p>
    <w:p w14:paraId="3123F583" w14:textId="77777777" w:rsidR="00B51FFE" w:rsidRPr="00B76258" w:rsidRDefault="00B51FFE" w:rsidP="007C555E">
      <w:pPr>
        <w:ind w:firstLine="0"/>
        <w:rPr>
          <w:rFonts w:ascii="Times New Roman" w:hAnsi="Times New Roman" w:cs="Times New Roman"/>
          <w:color w:val="DBDBDB" w:themeColor="accent3" w:themeTint="66"/>
          <w:sz w:val="24"/>
          <w:szCs w:val="24"/>
        </w:rPr>
      </w:pPr>
    </w:p>
    <w:p w14:paraId="40599E0F" w14:textId="391C033C" w:rsidR="002A4F59" w:rsidRPr="00B76258" w:rsidRDefault="002A4F59" w:rsidP="007C555E">
      <w:pPr>
        <w:ind w:firstLine="0"/>
        <w:rPr>
          <w:rFonts w:ascii="Times New Roman" w:hAnsi="Times New Roman" w:cs="Times New Roman"/>
          <w:color w:val="DBDBDB" w:themeColor="accent3" w:themeTint="66"/>
          <w:sz w:val="24"/>
          <w:szCs w:val="24"/>
        </w:rPr>
      </w:pPr>
    </w:p>
    <w:p w14:paraId="02B4E13A" w14:textId="77777777" w:rsidR="00997A8E" w:rsidRPr="00B76258" w:rsidRDefault="00997A8E" w:rsidP="007C555E">
      <w:pPr>
        <w:ind w:firstLine="0"/>
        <w:rPr>
          <w:rFonts w:ascii="Times New Roman" w:hAnsi="Times New Roman" w:cs="Times New Roman"/>
          <w:color w:val="DBDBDB" w:themeColor="accent3" w:themeTint="66"/>
          <w:sz w:val="24"/>
          <w:szCs w:val="24"/>
        </w:rPr>
      </w:pPr>
    </w:p>
    <w:p w14:paraId="35A2267A" w14:textId="35B6B400"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C</w:t>
      </w:r>
    </w:p>
    <w:p w14:paraId="5063BD83" w14:textId="77777777" w:rsidR="00980054" w:rsidRPr="00B76258" w:rsidRDefault="00980054" w:rsidP="007C555E">
      <w:pPr>
        <w:ind w:firstLine="0"/>
        <w:rPr>
          <w:rFonts w:ascii="Times New Roman" w:hAnsi="Times New Roman" w:cs="Times New Roman"/>
          <w:color w:val="DBDBDB" w:themeColor="accent3" w:themeTint="66"/>
          <w:sz w:val="24"/>
          <w:szCs w:val="24"/>
        </w:rPr>
      </w:pPr>
    </w:p>
    <w:sectPr w:rsidR="00980054" w:rsidRPr="00B76258" w:rsidSect="00E23B06">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5-01-16T07:19:00Z" w:initials="MK">
    <w:p w14:paraId="0FF6ED45" w14:textId="77777777" w:rsidR="00551144" w:rsidRDefault="00551144">
      <w:pPr>
        <w:pStyle w:val="Kommentartext"/>
        <w:rPr>
          <w:lang w:val="de-DE"/>
        </w:rPr>
      </w:pPr>
      <w:r>
        <w:rPr>
          <w:rStyle w:val="Kommentarzeichen"/>
        </w:rPr>
        <w:annotationRef/>
      </w:r>
      <w:r w:rsidRPr="00551144">
        <w:rPr>
          <w:lang w:val="de-DE"/>
        </w:rPr>
        <w:t>Das ist die vorläufige</w:t>
      </w:r>
      <w:r w:rsidR="003409D1">
        <w:rPr>
          <w:lang w:val="de-DE"/>
        </w:rPr>
        <w:t>, grobe</w:t>
      </w:r>
      <w:r w:rsidRPr="00551144">
        <w:rPr>
          <w:lang w:val="de-DE"/>
        </w:rPr>
        <w:t xml:space="preserve"> G</w:t>
      </w:r>
      <w:r>
        <w:rPr>
          <w:lang w:val="de-DE"/>
        </w:rPr>
        <w:t xml:space="preserve">liederung der Theorie. </w:t>
      </w:r>
    </w:p>
    <w:p w14:paraId="6E32FEF9" w14:textId="2D034A1B" w:rsidR="002A6E1F" w:rsidRPr="00551144" w:rsidRDefault="002A6E1F">
      <w:pPr>
        <w:pStyle w:val="Kommentartext"/>
        <w:rPr>
          <w:lang w:val="de-DE"/>
        </w:rPr>
      </w:pPr>
      <w:r>
        <w:rPr>
          <w:lang w:val="de-DE"/>
        </w:rPr>
        <w:t>Ich habe mich dabei an der Diss von Ann-Sophie Grub orientiert. Inwiefern ist so was in Ordnung?</w:t>
      </w:r>
    </w:p>
  </w:comment>
  <w:comment w:id="2" w:author="Mandy Klatt" w:date="2025-01-10T15:11:00Z" w:initials="MK">
    <w:p w14:paraId="1B87A40F" w14:textId="2AA5B4EF" w:rsidR="00B75CE8" w:rsidRPr="00B75CE8" w:rsidRDefault="00B75CE8">
      <w:pPr>
        <w:pStyle w:val="Kommentartext"/>
        <w:rPr>
          <w:lang w:val="de-DE"/>
        </w:rPr>
      </w:pPr>
      <w:r>
        <w:rPr>
          <w:rStyle w:val="Kommentarzeichen"/>
        </w:rPr>
        <w:annotationRef/>
      </w:r>
      <w:r w:rsidRPr="00B75CE8">
        <w:rPr>
          <w:lang w:val="de-DE"/>
        </w:rPr>
        <w:t xml:space="preserve">Bleiben wir beim Wording konsistent </w:t>
      </w:r>
      <w:r>
        <w:rPr>
          <w:lang w:val="de-DE"/>
        </w:rPr>
        <w:t xml:space="preserve">bei </w:t>
      </w:r>
      <w:r w:rsidR="00706082">
        <w:rPr>
          <w:lang w:val="de-DE"/>
        </w:rPr>
        <w:t>„classroom events“ oder „classroom disruptions“?</w:t>
      </w:r>
    </w:p>
  </w:comment>
  <w:comment w:id="3" w:author="Lotz, Christin" w:date="2025-01-23T11:05:00Z" w:initials="LC">
    <w:p w14:paraId="43549CB1" w14:textId="55611117" w:rsidR="005F0ED6" w:rsidRPr="002C41B0" w:rsidRDefault="005F0ED6">
      <w:pPr>
        <w:pStyle w:val="Kommentartext"/>
      </w:pPr>
      <w:r>
        <w:rPr>
          <w:rStyle w:val="Kommentarzeichen"/>
        </w:rPr>
        <w:annotationRef/>
      </w:r>
      <w:r w:rsidR="002C41B0">
        <w:t>disruptions</w:t>
      </w:r>
    </w:p>
  </w:comment>
  <w:comment w:id="10" w:author="Lotz, Christin" w:date="2025-01-23T11:08:00Z" w:initials="LC">
    <w:p w14:paraId="1E232623" w14:textId="77777777" w:rsidR="005F0ED6" w:rsidRDefault="005F0ED6">
      <w:pPr>
        <w:pStyle w:val="Kommentartext"/>
        <w:rPr>
          <w:lang w:val="de-DE"/>
        </w:rPr>
      </w:pPr>
      <w:r>
        <w:rPr>
          <w:rStyle w:val="Kommentarzeichen"/>
        </w:rPr>
        <w:annotationRef/>
      </w:r>
      <w:r w:rsidRPr="005F0ED6">
        <w:rPr>
          <w:lang w:val="de-DE"/>
        </w:rPr>
        <w:t>Hier ist unklar, was s</w:t>
      </w:r>
      <w:r>
        <w:rPr>
          <w:lang w:val="de-DE"/>
        </w:rPr>
        <w:t>ession ist.</w:t>
      </w:r>
    </w:p>
    <w:p w14:paraId="1C338F4C" w14:textId="5169F2D8" w:rsidR="005F0ED6" w:rsidRPr="005F0ED6" w:rsidRDefault="005F0ED6">
      <w:pPr>
        <w:pStyle w:val="Kommentartext"/>
        <w:rPr>
          <w:lang w:val="de-DE"/>
        </w:rPr>
      </w:pPr>
      <w:r>
        <w:rPr>
          <w:lang w:val="de-DE"/>
        </w:rPr>
        <w:t>Ist damit die teaching unit oder die ganze Studie gemeint.</w:t>
      </w:r>
    </w:p>
  </w:comment>
  <w:comment w:id="12" w:author="Mandy Klatt" w:date="2025-01-10T15:16:00Z" w:initials="MK">
    <w:p w14:paraId="26E61183" w14:textId="0F19D920" w:rsidR="00CF56DE" w:rsidRPr="00CF56DE" w:rsidRDefault="00CF56DE">
      <w:pPr>
        <w:pStyle w:val="Kommentartext"/>
        <w:rPr>
          <w:lang w:val="de-DE"/>
        </w:rPr>
      </w:pPr>
      <w:r>
        <w:rPr>
          <w:rStyle w:val="Kommentarzeichen"/>
        </w:rPr>
        <w:annotationRef/>
      </w:r>
      <w:r w:rsidR="00656C07">
        <w:rPr>
          <w:lang w:val="de-DE"/>
        </w:rPr>
        <w:t>Wir hatten eigentlich gesagt, dass wir uns die erste Research Question explorativ anschauen, aber v</w:t>
      </w:r>
      <w:r w:rsidRPr="00CF56DE">
        <w:rPr>
          <w:lang w:val="de-DE"/>
        </w:rPr>
        <w:t>ielleicht kann man daraus doch e</w:t>
      </w:r>
      <w:r>
        <w:rPr>
          <w:lang w:val="de-DE"/>
        </w:rPr>
        <w:t>ine Hypothese formulieren?</w:t>
      </w:r>
      <w:r w:rsidR="00DC2C31">
        <w:rPr>
          <w:lang w:val="de-DE"/>
        </w:rPr>
        <w:t xml:space="preserve"> Aus der bisherigen Forschung kann man diese Hypothese auf jeden Fall ableiten</w:t>
      </w:r>
      <w:r w:rsidR="00EC3465">
        <w:rPr>
          <w:lang w:val="de-DE"/>
        </w:rPr>
        <w:t>, dass am meisten auf Studierende geschaut wird. Und dass am wenigsten auf die störende Person geschaut wird, ist in unserem Setting logisch.</w:t>
      </w:r>
    </w:p>
  </w:comment>
  <w:comment w:id="13" w:author="Lotz, Christin" w:date="2025-01-23T11:11:00Z" w:initials="LC">
    <w:p w14:paraId="595E28DC" w14:textId="77777777" w:rsidR="005F0ED6" w:rsidRDefault="005F0ED6">
      <w:pPr>
        <w:pStyle w:val="Kommentartext"/>
        <w:rPr>
          <w:lang w:val="de-DE"/>
        </w:rPr>
      </w:pPr>
      <w:r>
        <w:rPr>
          <w:rStyle w:val="Kommentarzeichen"/>
        </w:rPr>
        <w:annotationRef/>
      </w:r>
      <w:r w:rsidRPr="005F0ED6">
        <w:rPr>
          <w:lang w:val="de-DE"/>
        </w:rPr>
        <w:t>Logisch vielleicht, versteht man a</w:t>
      </w:r>
      <w:r>
        <w:rPr>
          <w:lang w:val="de-DE"/>
        </w:rPr>
        <w:t>ber zu dem Zeitpunkt nicht. Hört sich erstmal sehr contra-intuitiv an.</w:t>
      </w:r>
    </w:p>
    <w:p w14:paraId="2E33B82A" w14:textId="77777777" w:rsidR="00656EA6" w:rsidRDefault="00656EA6">
      <w:pPr>
        <w:pStyle w:val="Kommentartext"/>
        <w:rPr>
          <w:lang w:val="de-DE"/>
        </w:rPr>
      </w:pPr>
      <w:r>
        <w:rPr>
          <w:lang w:val="de-DE"/>
        </w:rPr>
        <w:t>Vielleicht macht es mehr Sinn zu sagen, dass es verschiedene Areas gibt, auf die die LPs schauen können, wie z.B. … (ein paar aufzählen) und dann sagen, dass wir deskriptiv die prozentuale Verteilung der Number and Duration auf dieses Areas anschauen.</w:t>
      </w:r>
    </w:p>
    <w:p w14:paraId="064CB5E1" w14:textId="77777777" w:rsidR="00656EA6" w:rsidRDefault="00656EA6">
      <w:pPr>
        <w:pStyle w:val="Kommentartext"/>
        <w:rPr>
          <w:lang w:val="de-DE"/>
        </w:rPr>
      </w:pPr>
    </w:p>
    <w:p w14:paraId="631F1D53" w14:textId="120C9CA4" w:rsidR="00656EA6" w:rsidRPr="005F0ED6" w:rsidRDefault="00656EA6">
      <w:pPr>
        <w:pStyle w:val="Kommentartext"/>
        <w:rPr>
          <w:lang w:val="de-DE"/>
        </w:rPr>
      </w:pPr>
      <w:r>
        <w:rPr>
          <w:lang w:val="de-DE"/>
        </w:rPr>
        <w:t>Ich würde sagen, die Hypothese, dass Aufmerksamkeit auf relevante Areas fällt ist gut, aber die Hypothese, dass am kürzesten auf die Störende Person geschaut wird, braucht es an der Stelle nicht. Da zu kompliziert zu erklären, warum. Das kann man dann in der Diskussion erklären, wenn der Leser das Design der Studie besser kennt.</w:t>
      </w:r>
    </w:p>
  </w:comment>
  <w:comment w:id="14" w:author="Lotz, Christin" w:date="2025-01-23T11:19:00Z" w:initials="LC">
    <w:p w14:paraId="6E3DC3CA" w14:textId="43221462" w:rsidR="00656EA6" w:rsidRPr="00656EA6" w:rsidRDefault="00656EA6">
      <w:pPr>
        <w:pStyle w:val="Kommentartext"/>
        <w:rPr>
          <w:lang w:val="de-DE"/>
        </w:rPr>
      </w:pPr>
      <w:r>
        <w:rPr>
          <w:rStyle w:val="Kommentarzeichen"/>
        </w:rPr>
        <w:annotationRef/>
      </w:r>
      <w:r w:rsidRPr="00656EA6">
        <w:rPr>
          <w:lang w:val="de-DE"/>
        </w:rPr>
        <w:t>Es ist g</w:t>
      </w:r>
      <w:r>
        <w:rPr>
          <w:lang w:val="de-DE"/>
        </w:rPr>
        <w:t>ut, dass die Hypothese 2 mit einem Einleitungssatz beginnt. Es wäre gut, wenn du hier nicht nur den GRI sondern auch die anderen Maße schon erwähnst. Die kommen sonst etwas überraschend.</w:t>
      </w:r>
    </w:p>
  </w:comment>
  <w:comment w:id="15" w:author="Lotz, Christin" w:date="2025-01-23T11:17:00Z" w:initials="LC">
    <w:p w14:paraId="56762BF4" w14:textId="77777777" w:rsidR="00656EA6" w:rsidRDefault="00656EA6">
      <w:pPr>
        <w:pStyle w:val="Kommentartext"/>
        <w:rPr>
          <w:lang w:val="de-DE"/>
        </w:rPr>
      </w:pPr>
      <w:r>
        <w:rPr>
          <w:rStyle w:val="Kommentarzeichen"/>
        </w:rPr>
        <w:annotationRef/>
      </w:r>
      <w:r w:rsidRPr="00656EA6">
        <w:rPr>
          <w:lang w:val="de-DE"/>
        </w:rPr>
        <w:t>Hier noch nicht. Verwirrt an</w:t>
      </w:r>
      <w:r>
        <w:rPr>
          <w:lang w:val="de-DE"/>
        </w:rPr>
        <w:t xml:space="preserve"> der Stelle nur.</w:t>
      </w:r>
    </w:p>
    <w:p w14:paraId="40E8F0C9" w14:textId="6D72F56A" w:rsidR="00656EA6" w:rsidRPr="00656EA6" w:rsidRDefault="00656EA6">
      <w:pPr>
        <w:pStyle w:val="Kommentartext"/>
        <w:rPr>
          <w:lang w:val="de-DE"/>
        </w:rPr>
      </w:pPr>
      <w:r>
        <w:rPr>
          <w:lang w:val="de-DE"/>
        </w:rPr>
        <w:t>Vielleicht kann man das auch eher inhaltich framen = relevante Bereiche wie z.B. students.</w:t>
      </w:r>
    </w:p>
  </w:comment>
  <w:comment w:id="16" w:author="Lotz, Christin" w:date="2025-01-23T11:21:00Z" w:initials="LC">
    <w:p w14:paraId="13C57D22" w14:textId="77777777" w:rsidR="00656EA6" w:rsidRDefault="00656EA6">
      <w:pPr>
        <w:pStyle w:val="Kommentartext"/>
        <w:rPr>
          <w:lang w:val="de-DE"/>
        </w:rPr>
      </w:pPr>
      <w:r>
        <w:rPr>
          <w:rStyle w:val="Kommentarzeichen"/>
        </w:rPr>
        <w:annotationRef/>
      </w:r>
      <w:r w:rsidRPr="00656EA6">
        <w:rPr>
          <w:lang w:val="de-DE"/>
        </w:rPr>
        <w:t xml:space="preserve">Würde ich ne neue </w:t>
      </w:r>
      <w:r>
        <w:rPr>
          <w:lang w:val="de-DE"/>
        </w:rPr>
        <w:t>ResearchQuestion machen.</w:t>
      </w:r>
    </w:p>
    <w:p w14:paraId="0D74DB3B" w14:textId="70BB2A1F" w:rsidR="00656EA6" w:rsidRPr="00656EA6" w:rsidRDefault="00656EA6">
      <w:pPr>
        <w:pStyle w:val="Kommentartext"/>
        <w:rPr>
          <w:lang w:val="de-DE"/>
        </w:rPr>
      </w:pPr>
      <w:r>
        <w:rPr>
          <w:lang w:val="de-DE"/>
        </w:rPr>
        <w:t>Das Thema ist zu groß, als dass es hier einfach so als add-on zu 2. Mitlaufen kann.</w:t>
      </w:r>
    </w:p>
  </w:comment>
  <w:comment w:id="17" w:author="Lotz, Christin" w:date="2025-01-23T11:23:00Z" w:initials="LC">
    <w:p w14:paraId="35517CF1" w14:textId="3D87DFDF" w:rsidR="005E3944" w:rsidRPr="00F416DD" w:rsidRDefault="005E3944">
      <w:pPr>
        <w:pStyle w:val="Kommentartext"/>
        <w:rPr>
          <w:lang w:val="de-DE"/>
        </w:rPr>
      </w:pPr>
      <w:r>
        <w:rPr>
          <w:rStyle w:val="Kommentarzeichen"/>
        </w:rPr>
        <w:annotationRef/>
      </w:r>
      <w:r w:rsidRPr="00F416DD">
        <w:rPr>
          <w:lang w:val="de-DE"/>
        </w:rPr>
        <w:t>Werden in 3. keine Experstise-Unterschiede mehr betrachtet?</w:t>
      </w:r>
    </w:p>
  </w:comment>
  <w:comment w:id="18" w:author="Lotz, Christin" w:date="2025-01-23T11:24:00Z" w:initials="LC">
    <w:p w14:paraId="605A02B3" w14:textId="6BFE44E6" w:rsidR="00F416DD" w:rsidRPr="00F416DD" w:rsidRDefault="00F416DD">
      <w:pPr>
        <w:pStyle w:val="Kommentartext"/>
        <w:rPr>
          <w:lang w:val="de-DE"/>
        </w:rPr>
      </w:pPr>
      <w:r>
        <w:rPr>
          <w:rStyle w:val="Kommentarzeichen"/>
        </w:rPr>
        <w:annotationRef/>
      </w:r>
      <w:r w:rsidRPr="00F416DD">
        <w:rPr>
          <w:lang w:val="de-DE"/>
        </w:rPr>
        <w:t>Ich</w:t>
      </w:r>
      <w:r>
        <w:rPr>
          <w:lang w:val="de-DE"/>
        </w:rPr>
        <w:t xml:space="preserve"> glaub, das ist nicht die richtige Übesetzung fürs Ref. Vielleicht macht es Sinneinfach zu sagen, dass sie das zweite Staatsexamen haben. Zumindest im Klammern.</w:t>
      </w:r>
    </w:p>
  </w:comment>
  <w:comment w:id="19" w:author="Lotz, Christin" w:date="2025-01-23T11:27:00Z" w:initials="LC">
    <w:p w14:paraId="54D10A7A" w14:textId="23B53C4C" w:rsidR="00F416DD" w:rsidRPr="002C41B0" w:rsidRDefault="00F416DD">
      <w:pPr>
        <w:pStyle w:val="Kommentartext"/>
        <w:rPr>
          <w:lang w:val="de-DE"/>
        </w:rPr>
      </w:pPr>
      <w:r>
        <w:rPr>
          <w:rStyle w:val="Kommentarzeichen"/>
        </w:rPr>
        <w:annotationRef/>
      </w:r>
      <w:r w:rsidRPr="002C41B0">
        <w:rPr>
          <w:lang w:val="de-DE"/>
        </w:rPr>
        <w:t>Kann evtl. Gestrichen warden.</w:t>
      </w:r>
    </w:p>
  </w:comment>
  <w:comment w:id="24" w:author="Lotz, Christin" w:date="2025-01-23T11:29:00Z" w:initials="LC">
    <w:p w14:paraId="4135E8A3" w14:textId="2493C956" w:rsidR="004A4B15" w:rsidRPr="002C41B0" w:rsidRDefault="004A4B15">
      <w:pPr>
        <w:pStyle w:val="Kommentartext"/>
        <w:rPr>
          <w:lang w:val="de-DE"/>
        </w:rPr>
      </w:pPr>
      <w:r>
        <w:rPr>
          <w:rStyle w:val="Kommentarzeichen"/>
        </w:rPr>
        <w:annotationRef/>
      </w:r>
      <w:r w:rsidRPr="002C41B0">
        <w:rPr>
          <w:lang w:val="de-DE"/>
        </w:rPr>
        <w:t>Irgendwo sagen dass class = 3 actors = students</w:t>
      </w:r>
    </w:p>
  </w:comment>
  <w:comment w:id="21" w:author="Lotz, Christin" w:date="2025-01-23T11:52:00Z" w:initials="LC">
    <w:p w14:paraId="1D98A99F" w14:textId="478E6508" w:rsidR="007B09C6" w:rsidRPr="007B09C6" w:rsidRDefault="007B09C6">
      <w:pPr>
        <w:pStyle w:val="Kommentartext"/>
        <w:rPr>
          <w:lang w:val="de-DE"/>
        </w:rPr>
      </w:pPr>
      <w:r>
        <w:rPr>
          <w:rStyle w:val="Kommentarzeichen"/>
        </w:rPr>
        <w:annotationRef/>
      </w:r>
      <w:r w:rsidRPr="007B09C6">
        <w:rPr>
          <w:lang w:val="de-DE"/>
        </w:rPr>
        <w:t>Hier mjss noch die I</w:t>
      </w:r>
      <w:r>
        <w:rPr>
          <w:lang w:val="de-DE"/>
        </w:rPr>
        <w:t>fo kommen, dass die Störung nach der ersten Reaktion unterlassen wurde oder nach 30 Sekunden  auch so endete,auch wenn nicht interveniert wurde.</w:t>
      </w:r>
    </w:p>
  </w:comment>
  <w:comment w:id="25" w:author="Lotz, Christin" w:date="2025-01-23T11:30:00Z" w:initials="LC">
    <w:p w14:paraId="7E8F4C02" w14:textId="77777777" w:rsidR="004A4B15" w:rsidRDefault="004A4B15">
      <w:pPr>
        <w:pStyle w:val="Kommentartext"/>
        <w:rPr>
          <w:lang w:val="de-DE"/>
        </w:rPr>
      </w:pPr>
      <w:r>
        <w:rPr>
          <w:rStyle w:val="Kommentarzeichen"/>
        </w:rPr>
        <w:annotationRef/>
      </w:r>
      <w:r w:rsidRPr="004A4B15">
        <w:rPr>
          <w:lang w:val="de-DE"/>
        </w:rPr>
        <w:t>Da die</w:t>
      </w:r>
      <w:r>
        <w:rPr>
          <w:lang w:val="de-DE"/>
        </w:rPr>
        <w:t xml:space="preserve"> Unterteilung der</w:t>
      </w:r>
      <w:r w:rsidRPr="004A4B15">
        <w:rPr>
          <w:lang w:val="de-DE"/>
        </w:rPr>
        <w:t xml:space="preserve"> disruptions Teil der Hypothese</w:t>
      </w:r>
      <w:r>
        <w:rPr>
          <w:lang w:val="de-DE"/>
        </w:rPr>
        <w:t xml:space="preserve"> ist, brauchen die mehr Aufmerksamkeit und sollten explizit vorgestellt werden. </w:t>
      </w:r>
    </w:p>
    <w:p w14:paraId="61F29E11" w14:textId="4C64B9C0" w:rsidR="004A4B15" w:rsidRPr="004A4B15" w:rsidRDefault="004A4B15">
      <w:pPr>
        <w:pStyle w:val="Kommentartext"/>
        <w:rPr>
          <w:lang w:val="de-DE"/>
        </w:rPr>
      </w:pPr>
      <w:r>
        <w:rPr>
          <w:lang w:val="de-DE"/>
        </w:rPr>
        <w:t>Aber wahrscheinlich sollte das schon im Theorieteil erfolgen.</w:t>
      </w:r>
    </w:p>
  </w:comment>
  <w:comment w:id="26" w:author="Lotz, Christin" w:date="2025-01-23T11:32:00Z" w:initials="LC">
    <w:p w14:paraId="27CA7473" w14:textId="647B948A" w:rsidR="00A44A61" w:rsidRPr="00A44A61" w:rsidRDefault="00A44A61">
      <w:pPr>
        <w:pStyle w:val="Kommentartext"/>
        <w:rPr>
          <w:lang w:val="de-DE"/>
        </w:rPr>
      </w:pPr>
      <w:r>
        <w:rPr>
          <w:rStyle w:val="Kommentarzeichen"/>
        </w:rPr>
        <w:annotationRef/>
      </w:r>
      <w:r w:rsidRPr="00A44A61">
        <w:rPr>
          <w:lang w:val="de-DE"/>
        </w:rPr>
        <w:t>Braucht man die Info s</w:t>
      </w:r>
      <w:r>
        <w:rPr>
          <w:lang w:val="de-DE"/>
        </w:rPr>
        <w:t>päter nochmal?</w:t>
      </w:r>
    </w:p>
  </w:comment>
  <w:comment w:id="29" w:author="Lotz, Christin" w:date="2025-01-23T11:34:00Z" w:initials="LC">
    <w:p w14:paraId="4F607BF1" w14:textId="1384B156" w:rsidR="00A44A61" w:rsidRPr="00A44A61" w:rsidRDefault="00A44A61">
      <w:pPr>
        <w:pStyle w:val="Kommentartext"/>
        <w:rPr>
          <w:lang w:val="de-DE"/>
        </w:rPr>
      </w:pPr>
      <w:r>
        <w:rPr>
          <w:rStyle w:val="Kommentarzeichen"/>
        </w:rPr>
        <w:annotationRef/>
      </w:r>
      <w:r w:rsidRPr="00A44A61">
        <w:rPr>
          <w:lang w:val="de-DE"/>
        </w:rPr>
        <w:t>Wahrscheinlich kann man sich d</w:t>
      </w:r>
      <w:r>
        <w:rPr>
          <w:lang w:val="de-DE"/>
        </w:rPr>
        <w:t>as und das unten alles sparen.</w:t>
      </w:r>
    </w:p>
  </w:comment>
  <w:comment w:id="32" w:author="Lotz, Christin" w:date="2025-01-23T11:35:00Z" w:initials="LC">
    <w:p w14:paraId="6493F2C7" w14:textId="4DC30131" w:rsidR="00A44A61" w:rsidRPr="00A44A61" w:rsidRDefault="00A44A61">
      <w:pPr>
        <w:pStyle w:val="Kommentartext"/>
        <w:rPr>
          <w:lang w:val="de-DE"/>
        </w:rPr>
      </w:pPr>
      <w:r>
        <w:rPr>
          <w:rStyle w:val="Kommentarzeichen"/>
        </w:rPr>
        <w:annotationRef/>
      </w:r>
      <w:r w:rsidRPr="00A44A61">
        <w:rPr>
          <w:lang w:val="de-DE"/>
        </w:rPr>
        <w:t xml:space="preserve">Und im Tobii Manual.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3" w:author="Lotz, Christin" w:date="2025-01-23T11:37:00Z" w:initials="LC">
    <w:p w14:paraId="31B40C5C" w14:textId="486748C7" w:rsidR="00A44A61" w:rsidRPr="00A44A61" w:rsidRDefault="00A44A61">
      <w:pPr>
        <w:pStyle w:val="Kommentartext"/>
        <w:rPr>
          <w:lang w:val="de-DE"/>
        </w:rPr>
      </w:pPr>
      <w:r>
        <w:rPr>
          <w:rStyle w:val="Kommentarzeichen"/>
        </w:rPr>
        <w:annotationRef/>
      </w:r>
      <w:r w:rsidRPr="00A44A61">
        <w:rPr>
          <w:lang w:val="de-DE"/>
        </w:rPr>
        <w:t>Wahrschlich b</w:t>
      </w:r>
      <w:r>
        <w:rPr>
          <w:lang w:val="de-DE"/>
        </w:rPr>
        <w:t>raucht es das meiste davon auch hööööchstens im Anhang und nicht im Paper.</w:t>
      </w:r>
    </w:p>
  </w:comment>
  <w:comment w:id="35" w:author="Mandy Klatt" w:date="2025-01-21T15:50:00Z" w:initials="MK">
    <w:p w14:paraId="7F001E1A" w14:textId="140026B2" w:rsidR="003D2B62" w:rsidRPr="003D2B62" w:rsidRDefault="003D2B62">
      <w:pPr>
        <w:pStyle w:val="Kommentartext"/>
        <w:rPr>
          <w:lang w:val="de-DE"/>
        </w:rPr>
      </w:pPr>
      <w:r>
        <w:rPr>
          <w:rStyle w:val="Kommentarzeichen"/>
        </w:rPr>
        <w:annotationRef/>
      </w:r>
      <w:r w:rsidRPr="003D2B62">
        <w:rPr>
          <w:lang w:val="de-DE"/>
        </w:rPr>
        <w:t xml:space="preserve">Hier in der Section hatte ich ein wenig </w:t>
      </w:r>
      <w:r>
        <w:rPr>
          <w:lang w:val="de-DE"/>
        </w:rPr>
        <w:t>Schwierigkeiten, dem:der Leser:in verständlich zu machen, dass wir einerseits zwischen AOIs unterschieden haben und andererseits zwischen Eye-Tracking-Parametern (</w:t>
      </w:r>
      <w:r w:rsidRPr="003D2B62">
        <w:rPr>
          <w:lang w:val="de-DE"/>
        </w:rPr>
        <w:t xml:space="preserve">fixation </w:t>
      </w:r>
      <w:r>
        <w:rPr>
          <w:lang w:val="de-DE"/>
        </w:rPr>
        <w:t>number/</w:t>
      </w:r>
      <w:r w:rsidRPr="003D2B62">
        <w:rPr>
          <w:lang w:val="de-DE"/>
        </w:rPr>
        <w:t>fixation</w:t>
      </w:r>
      <w:r>
        <w:rPr>
          <w:lang w:val="de-DE"/>
        </w:rPr>
        <w:t xml:space="preserve"> duration</w:t>
      </w:r>
      <w:r w:rsidR="00345DED">
        <w:rPr>
          <w:lang w:val="de-DE"/>
        </w:rPr>
        <w:t xml:space="preserve">/GRI), die nur differenziert für AOIs angeschaut wurden. Habe mich bei der Struktur an Ann-Sophie Grubs Diss </w:t>
      </w:r>
      <w:r w:rsidR="00A80B8F">
        <w:rPr>
          <w:lang w:val="de-DE"/>
        </w:rPr>
        <w:t>orientiert</w:t>
      </w:r>
      <w:r w:rsidR="00345DED">
        <w:rPr>
          <w:lang w:val="de-DE"/>
        </w:rPr>
        <w:t>.</w:t>
      </w:r>
      <w:r w:rsidR="00A80B8F">
        <w:rPr>
          <w:lang w:val="de-DE"/>
        </w:rPr>
        <w:t xml:space="preserve"> </w:t>
      </w:r>
      <w:r w:rsidR="00A80B8F" w:rsidRPr="00A80B8F">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A"/>
          </mc:Choice>
          <mc:Fallback>
            <w:t>😊</w:t>
          </mc:Fallback>
        </mc:AlternateContent>
      </w:r>
      <w:r w:rsidR="00345DED">
        <w:rPr>
          <w:lang w:val="de-DE"/>
        </w:rPr>
        <w:t xml:space="preserve"> </w:t>
      </w:r>
    </w:p>
  </w:comment>
  <w:comment w:id="36" w:author="Lotz, Christin" w:date="2025-01-23T11:40:00Z" w:initials="LC">
    <w:p w14:paraId="372F8914" w14:textId="4E2BD0F8" w:rsidR="00C767BB" w:rsidRPr="00C767BB" w:rsidRDefault="00C767BB">
      <w:pPr>
        <w:pStyle w:val="Kommentartext"/>
        <w:rPr>
          <w:lang w:val="de-DE"/>
        </w:rPr>
      </w:pPr>
      <w:r>
        <w:rPr>
          <w:rStyle w:val="Kommentarzeichen"/>
        </w:rPr>
        <w:annotationRef/>
      </w:r>
      <w:r w:rsidRPr="00C767BB">
        <w:rPr>
          <w:lang w:val="de-DE"/>
        </w:rPr>
        <w:t>Im Ansatz d</w:t>
      </w:r>
      <w:r>
        <w:rPr>
          <w:lang w:val="de-DE"/>
        </w:rPr>
        <w:t>rüber ist es AOIs hier nur noch AOI. Was ist richig?</w:t>
      </w:r>
    </w:p>
  </w:comment>
  <w:comment w:id="39" w:author="Lotz, Christin" w:date="2025-01-23T11:43:00Z" w:initials="LC">
    <w:p w14:paraId="22F7903D" w14:textId="12ED938E" w:rsidR="00C336B9" w:rsidRPr="00C336B9" w:rsidRDefault="00C336B9">
      <w:pPr>
        <w:pStyle w:val="Kommentartext"/>
        <w:rPr>
          <w:lang w:val="de-DE"/>
        </w:rPr>
      </w:pPr>
      <w:r>
        <w:rPr>
          <w:rStyle w:val="Kommentarzeichen"/>
        </w:rPr>
        <w:annotationRef/>
      </w:r>
      <w:r w:rsidRPr="00C336B9">
        <w:rPr>
          <w:lang w:val="de-DE"/>
        </w:rPr>
        <w:t>Kann m</w:t>
      </w:r>
      <w:r>
        <w:rPr>
          <w:lang w:val="de-DE"/>
        </w:rPr>
        <w:t>an den Parameter dann nicht gleich fixations per Minute nennen?</w:t>
      </w:r>
    </w:p>
  </w:comment>
  <w:comment w:id="40" w:author="Mandy Klatt" w:date="2025-01-20T12:18:00Z" w:initials="MK">
    <w:p w14:paraId="0E7184DE" w14:textId="7A09AB46" w:rsidR="0038704D" w:rsidRPr="00412AD9" w:rsidRDefault="0038704D">
      <w:pPr>
        <w:pStyle w:val="Kommentartext"/>
        <w:rPr>
          <w:lang w:val="de-DE"/>
        </w:rPr>
      </w:pPr>
      <w:r>
        <w:rPr>
          <w:rStyle w:val="Kommentarzeichen"/>
        </w:rPr>
        <w:annotationRef/>
      </w:r>
      <w:r w:rsidRPr="00412AD9">
        <w:rPr>
          <w:lang w:val="de-DE"/>
        </w:rPr>
        <w:t>Hier streichen?</w:t>
      </w:r>
    </w:p>
  </w:comment>
  <w:comment w:id="41" w:author="Lotz, Christin" w:date="2025-01-23T11:44:00Z" w:initials="LC">
    <w:p w14:paraId="3F4272EC" w14:textId="2D4D6656" w:rsidR="00C336B9" w:rsidRPr="00C336B9" w:rsidRDefault="00C336B9">
      <w:pPr>
        <w:pStyle w:val="Kommentartext"/>
        <w:rPr>
          <w:lang w:val="de-DE"/>
        </w:rPr>
      </w:pPr>
      <w:r>
        <w:rPr>
          <w:rStyle w:val="Kommentarzeichen"/>
        </w:rPr>
        <w:annotationRef/>
      </w:r>
      <w:r>
        <w:rPr>
          <w:lang w:val="de-DE"/>
        </w:rPr>
        <w:t>Wahrscheinlich</w:t>
      </w:r>
      <w:r w:rsidRPr="00C336B9">
        <w:rPr>
          <w:lang w:val="de-DE"/>
        </w:rPr>
        <w:t xml:space="preserve"> kommt d</w:t>
      </w:r>
      <w:r>
        <w:rPr>
          <w:lang w:val="de-DE"/>
        </w:rPr>
        <w:t>as dann ohnehin viel früher.</w:t>
      </w:r>
    </w:p>
  </w:comment>
  <w:comment w:id="42" w:author="Mandy Klatt" w:date="2025-01-20T12:18:00Z" w:initials="MK">
    <w:p w14:paraId="5FFC83C1" w14:textId="713811ED" w:rsidR="0038704D" w:rsidRPr="00412AD9" w:rsidRDefault="0038704D">
      <w:pPr>
        <w:pStyle w:val="Kommentartext"/>
        <w:rPr>
          <w:lang w:val="de-DE"/>
        </w:rPr>
      </w:pPr>
      <w:r>
        <w:rPr>
          <w:rStyle w:val="Kommentarzeichen"/>
        </w:rPr>
        <w:annotationRef/>
      </w:r>
      <w:r w:rsidRPr="00412AD9">
        <w:rPr>
          <w:lang w:val="de-DE"/>
        </w:rPr>
        <w:t>Ebenfalls streichen?</w:t>
      </w:r>
    </w:p>
  </w:comment>
  <w:comment w:id="43" w:author="Lotz, Christin" w:date="2025-01-23T11:45:00Z" w:initials="LC">
    <w:p w14:paraId="0D5BCCF5" w14:textId="09A2BBD5" w:rsidR="00C336B9" w:rsidRPr="00C336B9" w:rsidRDefault="00C336B9">
      <w:pPr>
        <w:pStyle w:val="Kommentartext"/>
        <w:rPr>
          <w:lang w:val="de-DE"/>
        </w:rPr>
      </w:pPr>
      <w:r>
        <w:rPr>
          <w:rStyle w:val="Kommentarzeichen"/>
        </w:rPr>
        <w:annotationRef/>
      </w:r>
      <w:r w:rsidRPr="00C336B9">
        <w:rPr>
          <w:lang w:val="de-DE"/>
        </w:rPr>
        <w:t>Ja, sowas s</w:t>
      </w:r>
      <w:r>
        <w:rPr>
          <w:lang w:val="de-DE"/>
        </w:rPr>
        <w:t>ollte früher im Theorieteil kommen. Die Infos braucht man, um die Hypothesen herzuleiten. Deswegen braucht man die in Paper hier nicht nochmal.</w:t>
      </w:r>
    </w:p>
  </w:comment>
  <w:comment w:id="44" w:author="Lotz, Christin" w:date="2025-01-23T11:47:00Z" w:initials="LC">
    <w:p w14:paraId="46D33CD2" w14:textId="2DEE0878" w:rsidR="00C336B9" w:rsidRPr="00C336B9" w:rsidRDefault="00C336B9">
      <w:pPr>
        <w:pStyle w:val="Kommentartext"/>
        <w:rPr>
          <w:lang w:val="de-DE"/>
        </w:rPr>
      </w:pPr>
      <w:r>
        <w:rPr>
          <w:rStyle w:val="Kommentarzeichen"/>
        </w:rPr>
        <w:annotationRef/>
      </w:r>
      <w:r w:rsidRPr="00C336B9">
        <w:rPr>
          <w:lang w:val="de-DE"/>
        </w:rPr>
        <w:t>Das i</w:t>
      </w:r>
      <w:r>
        <w:rPr>
          <w:lang w:val="de-DE"/>
        </w:rPr>
        <w:t>st eher analyis</w:t>
      </w:r>
    </w:p>
  </w:comment>
  <w:comment w:id="46" w:author="Mandy Klatt" w:date="2025-01-20T12:18:00Z" w:initials="MK">
    <w:p w14:paraId="3D008E55" w14:textId="0CD09B25" w:rsidR="0038704D" w:rsidRPr="00412AD9" w:rsidRDefault="0038704D">
      <w:pPr>
        <w:pStyle w:val="Kommentartext"/>
        <w:rPr>
          <w:lang w:val="de-DE"/>
        </w:rPr>
      </w:pPr>
      <w:r>
        <w:rPr>
          <w:rStyle w:val="Kommentarzeichen"/>
        </w:rPr>
        <w:annotationRef/>
      </w:r>
      <w:r w:rsidRPr="00412AD9">
        <w:rPr>
          <w:lang w:val="de-DE"/>
        </w:rPr>
        <w:t>Auch streichen?</w:t>
      </w:r>
    </w:p>
  </w:comment>
  <w:comment w:id="47" w:author="Lotz, Christin" w:date="2025-01-23T11:47:00Z" w:initials="LC">
    <w:p w14:paraId="44E67392" w14:textId="45D63C47" w:rsidR="00C336B9" w:rsidRPr="00C336B9" w:rsidRDefault="00C336B9">
      <w:pPr>
        <w:pStyle w:val="Kommentartext"/>
        <w:rPr>
          <w:lang w:val="de-DE"/>
        </w:rPr>
      </w:pPr>
      <w:r>
        <w:rPr>
          <w:rStyle w:val="Kommentarzeichen"/>
        </w:rPr>
        <w:annotationRef/>
      </w:r>
      <w:r w:rsidRPr="00C336B9">
        <w:rPr>
          <w:lang w:val="de-DE"/>
        </w:rPr>
        <w:t xml:space="preserve">Siehe </w:t>
      </w:r>
      <w:r>
        <w:rPr>
          <w:lang w:val="de-DE"/>
        </w:rPr>
        <w:t>oben.</w:t>
      </w:r>
    </w:p>
  </w:comment>
  <w:comment w:id="50" w:author="Lotz, Christin" w:date="2025-01-23T11:55:00Z" w:initials="LC">
    <w:p w14:paraId="02AEEF13" w14:textId="27D38BEB" w:rsidR="00246433" w:rsidRPr="00246433" w:rsidRDefault="00246433">
      <w:pPr>
        <w:pStyle w:val="Kommentartext"/>
        <w:rPr>
          <w:lang w:val="de-DE"/>
        </w:rPr>
      </w:pPr>
      <w:r>
        <w:rPr>
          <w:rStyle w:val="Kommentarzeichen"/>
        </w:rPr>
        <w:annotationRef/>
      </w:r>
      <w:r w:rsidRPr="00246433">
        <w:rPr>
          <w:lang w:val="de-DE"/>
        </w:rPr>
        <w:t>Nur das braucht es. A</w:t>
      </w:r>
      <w:r>
        <w:rPr>
          <w:lang w:val="de-DE"/>
        </w:rPr>
        <w:t>ber vielleicht lieber unter aparatus</w:t>
      </w:r>
    </w:p>
  </w:comment>
  <w:comment w:id="52" w:author="Mandy Klatt" w:date="2025-01-21T18:32:00Z" w:initials="MK">
    <w:p w14:paraId="0F4B8435" w14:textId="1AF74EFC" w:rsidR="002F4959" w:rsidRPr="00785C13" w:rsidRDefault="002F4959">
      <w:pPr>
        <w:pStyle w:val="Kommentartext"/>
        <w:rPr>
          <w:lang w:val="de-DE"/>
        </w:rPr>
      </w:pPr>
      <w:r>
        <w:rPr>
          <w:rStyle w:val="Kommentarzeichen"/>
        </w:rPr>
        <w:annotationRef/>
      </w:r>
      <w:r w:rsidRPr="00785C13">
        <w:rPr>
          <w:lang w:val="de-DE"/>
        </w:rPr>
        <w:t xml:space="preserve">An welcher Stelle berichte </w:t>
      </w:r>
      <w:r w:rsidR="00785C13" w:rsidRPr="00785C13">
        <w:rPr>
          <w:lang w:val="de-DE"/>
        </w:rPr>
        <w:t>ich die</w:t>
      </w:r>
      <w:r w:rsidR="00785C13">
        <w:rPr>
          <w:lang w:val="de-DE"/>
        </w:rPr>
        <w:t xml:space="preserve"> Letter Search Variablen? </w:t>
      </w:r>
    </w:p>
  </w:comment>
  <w:comment w:id="53" w:author="Mandy Klatt" w:date="2025-01-23T00:01:00Z" w:initials="MK">
    <w:p w14:paraId="3AA5DD08" w14:textId="47E31368" w:rsidR="00E27588" w:rsidRPr="00E27588" w:rsidRDefault="00E27588">
      <w:pPr>
        <w:pStyle w:val="Kommentartext"/>
        <w:rPr>
          <w:lang w:val="de-DE"/>
        </w:rPr>
      </w:pPr>
      <w:r>
        <w:rPr>
          <w:rStyle w:val="Kommentarzeichen"/>
        </w:rPr>
        <w:annotationRef/>
      </w:r>
      <w:r w:rsidRPr="00E27588">
        <w:rPr>
          <w:lang w:val="de-DE"/>
        </w:rPr>
        <w:t>Ich würde diese Monstertabelle eher in den Anhang packen… Habe sie erstmal hierher kopiert, damit sie leicht auffindbar ist an der passenden Stelle.</w:t>
      </w:r>
    </w:p>
  </w:comment>
  <w:comment w:id="54" w:author="Mandy Klatt" w:date="2025-01-23T08:53:00Z" w:initials="MK">
    <w:p w14:paraId="615F87C1" w14:textId="77777777" w:rsidR="0072391A" w:rsidRDefault="0072391A">
      <w:pPr>
        <w:pStyle w:val="Kommentartext"/>
        <w:rPr>
          <w:lang w:val="de-DE"/>
        </w:rPr>
      </w:pPr>
      <w:r>
        <w:rPr>
          <w:rStyle w:val="Kommentarzeichen"/>
        </w:rPr>
        <w:annotationRef/>
      </w:r>
      <w:r w:rsidRPr="0072391A">
        <w:rPr>
          <w:lang w:val="de-DE"/>
        </w:rPr>
        <w:t xml:space="preserve">Muss ich </w:t>
      </w:r>
      <w:r>
        <w:rPr>
          <w:lang w:val="de-DE"/>
        </w:rPr>
        <w:t xml:space="preserve">in die Note auch noch die M, SD, </w:t>
      </w:r>
      <w:r w:rsidRPr="0072391A">
        <w:rPr>
          <w:lang w:val="de-DE"/>
        </w:rPr>
        <w:t xml:space="preserve">p und d Werte </w:t>
      </w:r>
      <w:r>
        <w:rPr>
          <w:lang w:val="de-DE"/>
        </w:rPr>
        <w:t>hinzufügen als Beschreibung?</w:t>
      </w:r>
    </w:p>
    <w:p w14:paraId="6486816D" w14:textId="77777777" w:rsidR="00A33D17" w:rsidRDefault="00A33D17">
      <w:pPr>
        <w:pStyle w:val="Kommentartext"/>
        <w:rPr>
          <w:lang w:val="de-DE"/>
        </w:rPr>
      </w:pPr>
    </w:p>
    <w:p w14:paraId="5E64F211" w14:textId="6A59FC7F" w:rsidR="00A33D17" w:rsidRPr="0072391A" w:rsidRDefault="00A33D17">
      <w:pPr>
        <w:pStyle w:val="Kommentartext"/>
        <w:rPr>
          <w:lang w:val="de-DE"/>
        </w:rPr>
      </w:pPr>
      <w:r>
        <w:rPr>
          <w:lang w:val="de-DE"/>
        </w:rPr>
        <w:t>Und ich glaube</w:t>
      </w:r>
      <w:r w:rsidR="001678FA">
        <w:rPr>
          <w:lang w:val="de-DE"/>
        </w:rPr>
        <w:t>, es macht mehr Sinn, diese ganzen Abbildungen auch in den Appendix zu packen, ansonsten sprengt das hier zu sehr den Rahmen, oder?</w:t>
      </w:r>
    </w:p>
  </w:comment>
  <w:comment w:id="55" w:author="Mandy Klatt" w:date="2025-01-23T09:46:00Z" w:initials="MK">
    <w:p w14:paraId="4E8AB358" w14:textId="0BF10001" w:rsidR="00D81B2E" w:rsidRPr="00D81B2E" w:rsidRDefault="00834D8D">
      <w:pPr>
        <w:pStyle w:val="Kommentartext"/>
        <w:rPr>
          <w:rStyle w:val="Kommentarzeichen"/>
          <w:lang w:val="de-DE"/>
        </w:rPr>
      </w:pPr>
      <w:r>
        <w:rPr>
          <w:rStyle w:val="Kommentarzeichen"/>
        </w:rPr>
        <w:annotationRef/>
      </w:r>
      <w:r w:rsidR="00D81B2E" w:rsidRPr="00D81B2E">
        <w:rPr>
          <w:rStyle w:val="Kommentarzeichen"/>
          <w:lang w:val="de-DE"/>
        </w:rPr>
        <w:t>Hier würde ich jetzt das Gleiche darstellen wie oben für die AOI Students</w:t>
      </w:r>
      <w:r w:rsidR="00D81B2E">
        <w:rPr>
          <w:rStyle w:val="Kommentarzeichen"/>
          <w:lang w:val="de-DE"/>
        </w:rPr>
        <w:t xml:space="preserve">, also fixation number and duration </w:t>
      </w:r>
      <w:r w:rsidR="004E5260">
        <w:rPr>
          <w:rStyle w:val="Kommentarzeichen"/>
          <w:lang w:val="de-DE"/>
        </w:rPr>
        <w:t>für AOI Disruptive Person.</w:t>
      </w:r>
    </w:p>
    <w:p w14:paraId="712C8E0A" w14:textId="77777777" w:rsidR="00D81B2E" w:rsidRDefault="00D81B2E">
      <w:pPr>
        <w:pStyle w:val="Kommentartext"/>
        <w:rPr>
          <w:rStyle w:val="Kommentarzeichen"/>
          <w:lang w:val="de-DE"/>
        </w:rPr>
      </w:pPr>
    </w:p>
    <w:p w14:paraId="34325A83" w14:textId="25860D58" w:rsidR="00FA491A" w:rsidRDefault="00D81B2E">
      <w:pPr>
        <w:pStyle w:val="Kommentartext"/>
        <w:rPr>
          <w:rStyle w:val="Kommentarzeichen"/>
          <w:lang w:val="de-DE"/>
        </w:rPr>
      </w:pPr>
      <w:r w:rsidRPr="00FA491A">
        <w:rPr>
          <w:rStyle w:val="Kommentarzeichen"/>
          <w:lang w:val="de-DE"/>
        </w:rPr>
        <w:t xml:space="preserve">Danach folgt </w:t>
      </w:r>
      <w:r w:rsidRPr="002F6A10">
        <w:rPr>
          <w:rStyle w:val="Kommentarzeichen"/>
          <w:b/>
          <w:bCs/>
          <w:lang w:val="de-DE"/>
        </w:rPr>
        <w:t>Hypothese</w:t>
      </w:r>
      <w:r w:rsidR="004E5260" w:rsidRPr="002F6A10">
        <w:rPr>
          <w:rStyle w:val="Kommentarzeichen"/>
          <w:b/>
          <w:bCs/>
          <w:lang w:val="de-DE"/>
        </w:rPr>
        <w:t xml:space="preserve"> 2c</w:t>
      </w:r>
      <w:r w:rsidR="004E5260" w:rsidRPr="00FA491A">
        <w:rPr>
          <w:rStyle w:val="Kommentarzeichen"/>
          <w:lang w:val="de-DE"/>
        </w:rPr>
        <w:t xml:space="preserve">, </w:t>
      </w:r>
      <w:r w:rsidR="00FA491A" w:rsidRPr="00FA491A">
        <w:rPr>
          <w:rStyle w:val="Kommentarzeichen"/>
          <w:lang w:val="de-DE"/>
        </w:rPr>
        <w:t>bei der noch</w:t>
      </w:r>
      <w:r w:rsidR="00FA491A">
        <w:rPr>
          <w:rStyle w:val="Kommentarzeichen"/>
          <w:lang w:val="de-DE"/>
        </w:rPr>
        <w:t>mal das Gleiche getan wird, nur für den Parameter „time to first fixation“</w:t>
      </w:r>
      <w:r w:rsidR="009D219B">
        <w:rPr>
          <w:rStyle w:val="Kommentarzeichen"/>
          <w:lang w:val="de-DE"/>
        </w:rPr>
        <w:t xml:space="preserve"> (TTFF).</w:t>
      </w:r>
    </w:p>
    <w:p w14:paraId="57170000" w14:textId="77777777" w:rsidR="00FA491A" w:rsidRDefault="00FA491A">
      <w:pPr>
        <w:pStyle w:val="Kommentartext"/>
        <w:rPr>
          <w:rStyle w:val="Kommentarzeichen"/>
          <w:lang w:val="de-DE"/>
        </w:rPr>
      </w:pPr>
    </w:p>
    <w:p w14:paraId="36C5F49E" w14:textId="5613B0D6" w:rsidR="00FA491A" w:rsidRPr="00FA491A" w:rsidRDefault="00FA491A">
      <w:pPr>
        <w:pStyle w:val="Kommentartext"/>
        <w:rPr>
          <w:rStyle w:val="Kommentarzeichen"/>
          <w:lang w:val="de-DE"/>
        </w:rPr>
      </w:pPr>
      <w:r>
        <w:rPr>
          <w:rStyle w:val="Kommentarzeichen"/>
          <w:lang w:val="de-DE"/>
        </w:rPr>
        <w:t xml:space="preserve">Und daaanach würde ich </w:t>
      </w:r>
      <w:r w:rsidR="009D219B">
        <w:rPr>
          <w:rStyle w:val="Kommentarzeichen"/>
          <w:lang w:val="de-DE"/>
        </w:rPr>
        <w:t>die Number + Duration + TTFF für die einzelnen Störungskategorien aufsplitten</w:t>
      </w:r>
      <w:r w:rsidR="002F6A10">
        <w:rPr>
          <w:rStyle w:val="Kommentarzeichen"/>
          <w:lang w:val="de-DE"/>
        </w:rPr>
        <w:t xml:space="preserve"> (</w:t>
      </w:r>
      <w:r w:rsidR="002F6A10" w:rsidRPr="002F6A10">
        <w:rPr>
          <w:rStyle w:val="Kommentarzeichen"/>
          <w:b/>
          <w:bCs/>
          <w:lang w:val="de-DE"/>
        </w:rPr>
        <w:t>Hypothese 2d</w:t>
      </w:r>
      <w:r w:rsidR="002F6A10">
        <w:rPr>
          <w:rStyle w:val="Kommentarzeichen"/>
          <w:lang w:val="de-DE"/>
        </w:rPr>
        <w:t>)</w:t>
      </w:r>
      <w:r w:rsidR="009D219B">
        <w:rPr>
          <w:rStyle w:val="Kommentarzeichen"/>
          <w:lang w:val="de-DE"/>
        </w:rPr>
        <w:t xml:space="preserve">. </w:t>
      </w:r>
    </w:p>
    <w:p w14:paraId="45736EA6" w14:textId="77777777" w:rsidR="00D81B2E" w:rsidRPr="00FA491A" w:rsidRDefault="00D81B2E">
      <w:pPr>
        <w:pStyle w:val="Kommentartext"/>
        <w:rPr>
          <w:rStyle w:val="Kommentarzeichen"/>
          <w:lang w:val="de-DE"/>
        </w:rPr>
      </w:pPr>
    </w:p>
    <w:p w14:paraId="350511C2" w14:textId="77777777" w:rsidR="00D81B2E" w:rsidRPr="002F6A10" w:rsidRDefault="00D81B2E">
      <w:pPr>
        <w:pStyle w:val="Kommentartext"/>
        <w:rPr>
          <w:lang w:val="de-DE"/>
        </w:rPr>
      </w:pPr>
    </w:p>
    <w:p w14:paraId="4DC5658F" w14:textId="25EFF45E" w:rsidR="0028607B" w:rsidRPr="0028607B" w:rsidRDefault="009D219B">
      <w:pPr>
        <w:pStyle w:val="Kommentartext"/>
        <w:rPr>
          <w:lang w:val="de-DE"/>
        </w:rPr>
      </w:pPr>
      <w:r w:rsidRPr="0028607B">
        <w:rPr>
          <w:lang w:val="de-DE"/>
        </w:rPr>
        <w:t xml:space="preserve">Bei der </w:t>
      </w:r>
      <w:r w:rsidRPr="002F6A10">
        <w:rPr>
          <w:b/>
          <w:bCs/>
          <w:lang w:val="de-DE"/>
        </w:rPr>
        <w:t>Hypothese 3</w:t>
      </w:r>
      <w:r w:rsidRPr="0028607B">
        <w:rPr>
          <w:lang w:val="de-DE"/>
        </w:rPr>
        <w:t xml:space="preserve"> bin </w:t>
      </w:r>
      <w:r w:rsidR="0028607B" w:rsidRPr="0028607B">
        <w:rPr>
          <w:lang w:val="de-DE"/>
        </w:rPr>
        <w:t>mir t</w:t>
      </w:r>
      <w:r w:rsidR="0028607B">
        <w:rPr>
          <w:lang w:val="de-DE"/>
        </w:rPr>
        <w:t xml:space="preserve">atsächlich sehr unsicher, was die Darstellung betrifft. Was, von den einzelnen Measures stelle ich wie da? Ich kann ja nicht alle Plots für alle Measures hier </w:t>
      </w:r>
      <w:r w:rsidR="00C9622F">
        <w:rPr>
          <w:lang w:val="de-DE"/>
        </w:rPr>
        <w:t>reinpacken</w:t>
      </w:r>
      <w:r w:rsidR="0028607B">
        <w:rPr>
          <w:lang w:val="de-DE"/>
        </w:rPr>
        <w:t xml:space="preserve">, oder? Dann eher alles in den Appendix und nur kurz erwähnen, wie die </w:t>
      </w:r>
      <w:r w:rsidR="00C9622F">
        <w:rPr>
          <w:lang w:val="de-DE"/>
        </w:rPr>
        <w:t xml:space="preserve">experienced / inexperienced </w:t>
      </w:r>
      <w:r w:rsidR="0028607B">
        <w:rPr>
          <w:lang w:val="de-DE"/>
        </w:rPr>
        <w:t>Lehrpersonen abgeschnitten haben? Und dann auf die Korrelation von GRI mit den anderen CM-Measures eingehen?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32FEF9" w15:done="0"/>
  <w15:commentEx w15:paraId="1B87A40F" w15:done="0"/>
  <w15:commentEx w15:paraId="43549CB1" w15:paraIdParent="1B87A40F" w15:done="0"/>
  <w15:commentEx w15:paraId="1C338F4C" w15:done="0"/>
  <w15:commentEx w15:paraId="26E61183" w15:done="0"/>
  <w15:commentEx w15:paraId="631F1D53" w15:paraIdParent="26E61183" w15:done="0"/>
  <w15:commentEx w15:paraId="6E3DC3CA" w15:done="0"/>
  <w15:commentEx w15:paraId="40E8F0C9" w15:done="0"/>
  <w15:commentEx w15:paraId="0D74DB3B" w15:done="0"/>
  <w15:commentEx w15:paraId="35517CF1" w15:done="0"/>
  <w15:commentEx w15:paraId="605A02B3" w15:done="0"/>
  <w15:commentEx w15:paraId="54D10A7A" w15:done="0"/>
  <w15:commentEx w15:paraId="4135E8A3" w15:done="0"/>
  <w15:commentEx w15:paraId="1D98A99F" w15:done="0"/>
  <w15:commentEx w15:paraId="61F29E11" w15:done="0"/>
  <w15:commentEx w15:paraId="27CA7473" w15:done="0"/>
  <w15:commentEx w15:paraId="4F607BF1" w15:done="0"/>
  <w15:commentEx w15:paraId="6493F2C7" w15:done="0"/>
  <w15:commentEx w15:paraId="31B40C5C" w15:done="0"/>
  <w15:commentEx w15:paraId="7F001E1A" w15:done="0"/>
  <w15:commentEx w15:paraId="372F8914" w15:done="0"/>
  <w15:commentEx w15:paraId="22F7903D" w15:done="0"/>
  <w15:commentEx w15:paraId="0E7184DE" w15:done="0"/>
  <w15:commentEx w15:paraId="3F4272EC" w15:paraIdParent="0E7184DE" w15:done="0"/>
  <w15:commentEx w15:paraId="5FFC83C1" w15:done="0"/>
  <w15:commentEx w15:paraId="0D5BCCF5" w15:paraIdParent="5FFC83C1" w15:done="0"/>
  <w15:commentEx w15:paraId="46D33CD2" w15:done="0"/>
  <w15:commentEx w15:paraId="3D008E55" w15:done="0"/>
  <w15:commentEx w15:paraId="44E67392" w15:paraIdParent="3D008E55" w15:done="0"/>
  <w15:commentEx w15:paraId="02AEEF13" w15:done="0"/>
  <w15:commentEx w15:paraId="0F4B8435" w15:done="0"/>
  <w15:commentEx w15:paraId="3AA5DD08" w15:done="0"/>
  <w15:commentEx w15:paraId="5E64F211" w15:done="0"/>
  <w15:commentEx w15:paraId="4DC565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333167" w16cex:dateUtc="2025-01-16T06:19:00Z"/>
  <w16cex:commentExtensible w16cex:durableId="2B2BB708" w16cex:dateUtc="2025-01-10T14:11:00Z"/>
  <w16cex:commentExtensible w16cex:durableId="2B3CA0E4" w16cex:dateUtc="2025-01-23T10:05:00Z"/>
  <w16cex:commentExtensible w16cex:durableId="2B3CA1C4" w16cex:dateUtc="2025-01-23T10:08:00Z"/>
  <w16cex:commentExtensible w16cex:durableId="2B2BB842" w16cex:dateUtc="2025-01-10T14:16:00Z"/>
  <w16cex:commentExtensible w16cex:durableId="2B3CA25A" w16cex:dateUtc="2025-01-23T10:11:00Z"/>
  <w16cex:commentExtensible w16cex:durableId="2B3CA457" w16cex:dateUtc="2025-01-23T10:19:00Z"/>
  <w16cex:commentExtensible w16cex:durableId="2B3CA3AE" w16cex:dateUtc="2025-01-23T10:17:00Z"/>
  <w16cex:commentExtensible w16cex:durableId="2B3CA4AC" w16cex:dateUtc="2025-01-23T10:21:00Z"/>
  <w16cex:commentExtensible w16cex:durableId="2B3CA515" w16cex:dateUtc="2025-01-23T10:23:00Z"/>
  <w16cex:commentExtensible w16cex:durableId="2B3CA56E" w16cex:dateUtc="2025-01-23T10:24:00Z"/>
  <w16cex:commentExtensible w16cex:durableId="2B3CA611" w16cex:dateUtc="2025-01-23T10:27:00Z"/>
  <w16cex:commentExtensible w16cex:durableId="2B3CA6AD" w16cex:dateUtc="2025-01-23T10:29:00Z"/>
  <w16cex:commentExtensible w16cex:durableId="2B3CAC06" w16cex:dateUtc="2025-01-23T10:52:00Z"/>
  <w16cex:commentExtensible w16cex:durableId="2B3CA6D0" w16cex:dateUtc="2025-01-23T10:30:00Z"/>
  <w16cex:commentExtensible w16cex:durableId="2B3CA761" w16cex:dateUtc="2025-01-23T10:32:00Z"/>
  <w16cex:commentExtensible w16cex:durableId="2B3CA7D7" w16cex:dateUtc="2025-01-23T10:34:00Z"/>
  <w16cex:commentExtensible w16cex:durableId="2B3CA81C" w16cex:dateUtc="2025-01-23T10:35:00Z"/>
  <w16cex:commentExtensible w16cex:durableId="2B3CA862" w16cex:dateUtc="2025-01-23T10:37:00Z"/>
  <w16cex:commentExtensible w16cex:durableId="2B3A40AA" w16cex:dateUtc="2025-01-21T14:50:00Z"/>
  <w16cex:commentExtensible w16cex:durableId="2B3CA92D" w16cex:dateUtc="2025-01-23T10:40:00Z"/>
  <w16cex:commentExtensible w16cex:durableId="2B3CA9DA" w16cex:dateUtc="2025-01-23T10:43:00Z"/>
  <w16cex:commentExtensible w16cex:durableId="2B38BD85" w16cex:dateUtc="2025-01-20T11:18:00Z"/>
  <w16cex:commentExtensible w16cex:durableId="2B3CAA0E" w16cex:dateUtc="2025-01-23T10:44:00Z"/>
  <w16cex:commentExtensible w16cex:durableId="2B38BD94" w16cex:dateUtc="2025-01-20T11:18:00Z"/>
  <w16cex:commentExtensible w16cex:durableId="2B3CAA5D" w16cex:dateUtc="2025-01-23T10:45:00Z"/>
  <w16cex:commentExtensible w16cex:durableId="2B3CAAEA" w16cex:dateUtc="2025-01-23T10:47:00Z"/>
  <w16cex:commentExtensible w16cex:durableId="2B38BDAB" w16cex:dateUtc="2025-01-20T11:18:00Z"/>
  <w16cex:commentExtensible w16cex:durableId="2B3CAAE0" w16cex:dateUtc="2025-01-23T10:47:00Z"/>
  <w16cex:commentExtensible w16cex:durableId="2B3CACAD" w16cex:dateUtc="2025-01-23T10:55:00Z"/>
  <w16cex:commentExtensible w16cex:durableId="2B3A66B2" w16cex:dateUtc="2025-01-21T17:32:00Z"/>
  <w16cex:commentExtensible w16cex:durableId="2B3C0547" w16cex:dateUtc="2025-01-22T23:01:00Z"/>
  <w16cex:commentExtensible w16cex:durableId="2B3C81F0" w16cex:dateUtc="2025-01-23T07:53:00Z"/>
  <w16cex:commentExtensible w16cex:durableId="2B3C8E92" w16cex:dateUtc="2025-01-23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32FEF9" w16cid:durableId="2B333167"/>
  <w16cid:commentId w16cid:paraId="1B87A40F" w16cid:durableId="2B2BB708"/>
  <w16cid:commentId w16cid:paraId="43549CB1" w16cid:durableId="2B3CA0E4"/>
  <w16cid:commentId w16cid:paraId="1C338F4C" w16cid:durableId="2B3CA1C4"/>
  <w16cid:commentId w16cid:paraId="26E61183" w16cid:durableId="2B2BB842"/>
  <w16cid:commentId w16cid:paraId="631F1D53" w16cid:durableId="2B3CA25A"/>
  <w16cid:commentId w16cid:paraId="6E3DC3CA" w16cid:durableId="2B3CA457"/>
  <w16cid:commentId w16cid:paraId="40E8F0C9" w16cid:durableId="2B3CA3AE"/>
  <w16cid:commentId w16cid:paraId="0D74DB3B" w16cid:durableId="2B3CA4AC"/>
  <w16cid:commentId w16cid:paraId="35517CF1" w16cid:durableId="2B3CA515"/>
  <w16cid:commentId w16cid:paraId="605A02B3" w16cid:durableId="2B3CA56E"/>
  <w16cid:commentId w16cid:paraId="54D10A7A" w16cid:durableId="2B3CA611"/>
  <w16cid:commentId w16cid:paraId="4135E8A3" w16cid:durableId="2B3CA6AD"/>
  <w16cid:commentId w16cid:paraId="1D98A99F" w16cid:durableId="2B3CAC06"/>
  <w16cid:commentId w16cid:paraId="61F29E11" w16cid:durableId="2B3CA6D0"/>
  <w16cid:commentId w16cid:paraId="27CA7473" w16cid:durableId="2B3CA761"/>
  <w16cid:commentId w16cid:paraId="4F607BF1" w16cid:durableId="2B3CA7D7"/>
  <w16cid:commentId w16cid:paraId="6493F2C7" w16cid:durableId="2B3CA81C"/>
  <w16cid:commentId w16cid:paraId="31B40C5C" w16cid:durableId="2B3CA862"/>
  <w16cid:commentId w16cid:paraId="7F001E1A" w16cid:durableId="2B3A40AA"/>
  <w16cid:commentId w16cid:paraId="372F8914" w16cid:durableId="2B3CA92D"/>
  <w16cid:commentId w16cid:paraId="22F7903D" w16cid:durableId="2B3CA9DA"/>
  <w16cid:commentId w16cid:paraId="0E7184DE" w16cid:durableId="2B38BD85"/>
  <w16cid:commentId w16cid:paraId="3F4272EC" w16cid:durableId="2B3CAA0E"/>
  <w16cid:commentId w16cid:paraId="5FFC83C1" w16cid:durableId="2B38BD94"/>
  <w16cid:commentId w16cid:paraId="0D5BCCF5" w16cid:durableId="2B3CAA5D"/>
  <w16cid:commentId w16cid:paraId="46D33CD2" w16cid:durableId="2B3CAAEA"/>
  <w16cid:commentId w16cid:paraId="3D008E55" w16cid:durableId="2B38BDAB"/>
  <w16cid:commentId w16cid:paraId="44E67392" w16cid:durableId="2B3CAAE0"/>
  <w16cid:commentId w16cid:paraId="02AEEF13" w16cid:durableId="2B3CACAD"/>
  <w16cid:commentId w16cid:paraId="0F4B8435" w16cid:durableId="2B3A66B2"/>
  <w16cid:commentId w16cid:paraId="3AA5DD08" w16cid:durableId="2B3C0547"/>
  <w16cid:commentId w16cid:paraId="5E64F211" w16cid:durableId="2B3C81F0"/>
  <w16cid:commentId w16cid:paraId="4DC5658F" w16cid:durableId="2B3C8E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6EF9A" w14:textId="77777777" w:rsidR="00767BFD" w:rsidRDefault="00767BFD" w:rsidP="00E102C3">
      <w:r>
        <w:separator/>
      </w:r>
    </w:p>
    <w:p w14:paraId="30529B19" w14:textId="77777777" w:rsidR="00767BFD" w:rsidRDefault="00767BFD" w:rsidP="00E102C3"/>
  </w:endnote>
  <w:endnote w:type="continuationSeparator" w:id="0">
    <w:p w14:paraId="75BF40AF" w14:textId="77777777" w:rsidR="00767BFD" w:rsidRDefault="00767BFD" w:rsidP="00E102C3">
      <w:r>
        <w:continuationSeparator/>
      </w:r>
    </w:p>
    <w:p w14:paraId="452171AF" w14:textId="77777777" w:rsidR="00767BFD" w:rsidRDefault="00767BFD" w:rsidP="00E102C3"/>
  </w:endnote>
  <w:endnote w:type="continuationNotice" w:id="1">
    <w:p w14:paraId="0CCC48CD" w14:textId="77777777" w:rsidR="00767BFD" w:rsidRDefault="00767BF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41279A" w14:paraId="16C95B3E" w14:textId="77777777" w:rsidTr="7D41279A">
      <w:trPr>
        <w:trHeight w:val="300"/>
      </w:trPr>
      <w:tc>
        <w:tcPr>
          <w:tcW w:w="3120" w:type="dxa"/>
        </w:tcPr>
        <w:p w14:paraId="081EFFAA" w14:textId="5323AFB3" w:rsidR="7D41279A" w:rsidRDefault="7D41279A" w:rsidP="7D41279A">
          <w:pPr>
            <w:pStyle w:val="Kopfzeile"/>
            <w:ind w:left="-115"/>
          </w:pPr>
        </w:p>
      </w:tc>
      <w:tc>
        <w:tcPr>
          <w:tcW w:w="3120" w:type="dxa"/>
        </w:tcPr>
        <w:p w14:paraId="040F6534" w14:textId="4946AF57" w:rsidR="7D41279A" w:rsidRDefault="7D41279A" w:rsidP="7D41279A">
          <w:pPr>
            <w:pStyle w:val="Kopfzeile"/>
            <w:jc w:val="center"/>
          </w:pPr>
        </w:p>
      </w:tc>
      <w:tc>
        <w:tcPr>
          <w:tcW w:w="3120" w:type="dxa"/>
        </w:tcPr>
        <w:p w14:paraId="15A71D40" w14:textId="3286DCC4" w:rsidR="7D41279A" w:rsidRDefault="7D41279A" w:rsidP="7D41279A">
          <w:pPr>
            <w:pStyle w:val="Kopfzeile"/>
            <w:ind w:right="-115"/>
            <w:jc w:val="right"/>
          </w:pPr>
        </w:p>
      </w:tc>
    </w:tr>
  </w:tbl>
  <w:p w14:paraId="27573963" w14:textId="3C870CFC" w:rsidR="007F3347" w:rsidRDefault="007F33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9789F" w14:textId="77777777" w:rsidR="00767BFD" w:rsidRDefault="00767BFD" w:rsidP="00E102C3">
      <w:r>
        <w:separator/>
      </w:r>
    </w:p>
    <w:p w14:paraId="27B551E4" w14:textId="77777777" w:rsidR="00767BFD" w:rsidRDefault="00767BFD" w:rsidP="00E102C3"/>
  </w:footnote>
  <w:footnote w:type="continuationSeparator" w:id="0">
    <w:p w14:paraId="6C8F9ABA" w14:textId="77777777" w:rsidR="00767BFD" w:rsidRDefault="00767BFD" w:rsidP="00E102C3">
      <w:r>
        <w:continuationSeparator/>
      </w:r>
    </w:p>
    <w:p w14:paraId="5C2FB2E7" w14:textId="77777777" w:rsidR="00767BFD" w:rsidRDefault="00767BFD" w:rsidP="00E102C3"/>
  </w:footnote>
  <w:footnote w:type="continuationNotice" w:id="1">
    <w:p w14:paraId="6CA9E440" w14:textId="77777777" w:rsidR="00767BFD" w:rsidRDefault="00767BFD">
      <w:pPr>
        <w:spacing w:line="240" w:lineRule="auto"/>
      </w:pPr>
    </w:p>
  </w:footnote>
  <w:footnote w:id="2">
    <w:p w14:paraId="6BA89F51" w14:textId="35C40CFA" w:rsidR="005433BC" w:rsidRPr="00C423D6" w:rsidRDefault="005433BC">
      <w:pPr>
        <w:pStyle w:val="Funotentext"/>
        <w:rPr>
          <w:rFonts w:ascii="Times New Roman" w:hAnsi="Times New Roman" w:cs="Times New Roman"/>
        </w:rPr>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BA4471" w:rsidRPr="00C423D6">
        <w:rPr>
          <w:rFonts w:ascii="Times New Roman" w:hAnsi="Times New Roman" w:cs="Times New Roman"/>
        </w:rPr>
        <w:t>As our focus was on gaze behavior directed toward the disruptive person, instances where the gaze was already fixated on the disruptive person</w:t>
      </w:r>
      <w:ins w:id="48" w:author="Lotz, Christin" w:date="2025-01-23T11:51:00Z">
        <w:r w:rsidR="00C336B9">
          <w:rPr>
            <w:rFonts w:ascii="Times New Roman" w:hAnsi="Times New Roman" w:cs="Times New Roman"/>
          </w:rPr>
          <w:t>, when the event started,</w:t>
        </w:r>
      </w:ins>
      <w:r w:rsidR="00BA4471" w:rsidRPr="00C423D6">
        <w:rPr>
          <w:rFonts w:ascii="Times New Roman" w:hAnsi="Times New Roman" w:cs="Times New Roman"/>
        </w:rPr>
        <w:t xml:space="preserve"> were excluded from the analysis.</w:t>
      </w:r>
    </w:p>
  </w:footnote>
  <w:footnote w:id="3">
    <w:p w14:paraId="175901A9" w14:textId="6F410C24" w:rsidR="006D459A" w:rsidRPr="00C423D6" w:rsidRDefault="006D459A">
      <w:pPr>
        <w:pStyle w:val="Funotentext"/>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C423D6" w:rsidRPr="00C423D6">
        <w:rPr>
          <w:rFonts w:ascii="Times New Roman" w:hAnsi="Times New Roman" w:cs="Times New Roman"/>
        </w:rPr>
        <w:t>Fixation times beyond 30 seconds were excluded, as they exceeded the duration of the scripted disruptions.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86383"/>
      <w:docPartObj>
        <w:docPartGallery w:val="Page Numbers (Top of Page)"/>
        <w:docPartUnique/>
      </w:docPartObj>
    </w:sdtPr>
    <w:sdtEndPr>
      <w:rPr>
        <w:rFonts w:ascii="Times New Roman" w:hAnsi="Times New Roman" w:cs="Times New Roman"/>
      </w:rPr>
    </w:sdtEndPr>
    <w:sdtContent>
      <w:p w14:paraId="1CE7028B" w14:textId="2B8427CC" w:rsidR="007B42B7" w:rsidRPr="007B42B7" w:rsidRDefault="007B42B7" w:rsidP="007B42B7">
        <w:pPr>
          <w:pStyle w:val="Kopfzeile"/>
          <w:jc w:val="right"/>
          <w:rPr>
            <w:rFonts w:ascii="Times New Roman" w:hAnsi="Times New Roman" w:cs="Times New Roman"/>
          </w:rPr>
        </w:pPr>
        <w:r w:rsidRPr="007B42B7">
          <w:rPr>
            <w:rFonts w:ascii="Times New Roman" w:hAnsi="Times New Roman" w:cs="Times New Roman"/>
          </w:rPr>
          <w:fldChar w:fldCharType="begin"/>
        </w:r>
        <w:r w:rsidRPr="007B42B7">
          <w:rPr>
            <w:rFonts w:ascii="Times New Roman" w:hAnsi="Times New Roman" w:cs="Times New Roman"/>
          </w:rPr>
          <w:instrText>PAGE   \* MERGEFORMAT</w:instrText>
        </w:r>
        <w:r w:rsidRPr="007B42B7">
          <w:rPr>
            <w:rFonts w:ascii="Times New Roman" w:hAnsi="Times New Roman" w:cs="Times New Roman"/>
          </w:rPr>
          <w:fldChar w:fldCharType="separate"/>
        </w:r>
        <w:r w:rsidRPr="007B42B7">
          <w:rPr>
            <w:rFonts w:ascii="Times New Roman" w:hAnsi="Times New Roman" w:cs="Times New Roman"/>
            <w:lang w:val="de-DE"/>
          </w:rPr>
          <w:t>2</w:t>
        </w:r>
        <w:r w:rsidRPr="007B42B7">
          <w:rPr>
            <w:rFonts w:ascii="Times New Roman" w:hAnsi="Times New Roman" w:cs="Times New Roman"/>
          </w:rPr>
          <w:fldChar w:fldCharType="end"/>
        </w:r>
      </w:p>
    </w:sdtContent>
  </w:sdt>
  <w:p w14:paraId="4676793A" w14:textId="30BC7C2C" w:rsidR="00EC63D6" w:rsidRPr="007B42B7" w:rsidRDefault="007B42B7" w:rsidP="00E102C3">
    <w:pPr>
      <w:pStyle w:val="Kopfzeile"/>
      <w:rPr>
        <w:rFonts w:ascii="Times New Roman" w:hAnsi="Times New Roman" w:cs="Times New Roman"/>
        <w:szCs w:val="22"/>
      </w:rPr>
    </w:pPr>
    <w:r w:rsidRPr="007B42B7">
      <w:rPr>
        <w:rFonts w:ascii="Times New Roman" w:hAnsi="Times New Roman" w:cs="Times New Roman"/>
        <w:szCs w:val="22"/>
      </w:rPr>
      <w:t>EXPERTISE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DA5"/>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2E6D49"/>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640294"/>
    <w:multiLevelType w:val="multilevel"/>
    <w:tmpl w:val="0FE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32AEF"/>
    <w:multiLevelType w:val="multilevel"/>
    <w:tmpl w:val="974E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719DB"/>
    <w:multiLevelType w:val="hybridMultilevel"/>
    <w:tmpl w:val="4AB80D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706EF3"/>
    <w:multiLevelType w:val="hybridMultilevel"/>
    <w:tmpl w:val="1EB69A4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6C4DDE"/>
    <w:multiLevelType w:val="multilevel"/>
    <w:tmpl w:val="10CE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040C"/>
    <w:multiLevelType w:val="hybridMultilevel"/>
    <w:tmpl w:val="59FC8C64"/>
    <w:lvl w:ilvl="0" w:tplc="04070011">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4825641"/>
    <w:multiLevelType w:val="hybridMultilevel"/>
    <w:tmpl w:val="9078B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35261E"/>
    <w:multiLevelType w:val="hybridMultilevel"/>
    <w:tmpl w:val="22EC21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387E3B"/>
    <w:multiLevelType w:val="hybridMultilevel"/>
    <w:tmpl w:val="3642D59E"/>
    <w:lvl w:ilvl="0" w:tplc="04070011">
      <w:start w:val="1"/>
      <w:numFmt w:val="decimal"/>
      <w:lvlText w:val="%1)"/>
      <w:lvlJc w:val="left"/>
      <w:pPr>
        <w:ind w:left="360" w:hanging="360"/>
      </w:pPr>
      <w:rPr>
        <w:rFonts w:hint="default"/>
        <w:color w:val="auto"/>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853212D"/>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E2B7073"/>
    <w:multiLevelType w:val="hybridMultilevel"/>
    <w:tmpl w:val="ECECA1C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92DAD"/>
    <w:multiLevelType w:val="hybridMultilevel"/>
    <w:tmpl w:val="C90EAE3C"/>
    <w:lvl w:ilvl="0" w:tplc="04070015">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D77B0F"/>
    <w:multiLevelType w:val="hybridMultilevel"/>
    <w:tmpl w:val="9D7E58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20480B"/>
    <w:multiLevelType w:val="hybridMultilevel"/>
    <w:tmpl w:val="47EC7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04A463C"/>
    <w:multiLevelType w:val="multilevel"/>
    <w:tmpl w:val="4A4EFA3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D01197F"/>
    <w:multiLevelType w:val="multilevel"/>
    <w:tmpl w:val="AAB43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5"/>
  </w:num>
  <w:num w:numId="4">
    <w:abstractNumId w:val="12"/>
  </w:num>
  <w:num w:numId="5">
    <w:abstractNumId w:val="14"/>
  </w:num>
  <w:num w:numId="6">
    <w:abstractNumId w:val="4"/>
  </w:num>
  <w:num w:numId="7">
    <w:abstractNumId w:val="0"/>
  </w:num>
  <w:num w:numId="8">
    <w:abstractNumId w:val="1"/>
  </w:num>
  <w:num w:numId="9">
    <w:abstractNumId w:val="11"/>
  </w:num>
  <w:num w:numId="10">
    <w:abstractNumId w:val="15"/>
  </w:num>
  <w:num w:numId="11">
    <w:abstractNumId w:val="7"/>
  </w:num>
  <w:num w:numId="12">
    <w:abstractNumId w:val="10"/>
  </w:num>
  <w:num w:numId="13">
    <w:abstractNumId w:val="8"/>
  </w:num>
  <w:num w:numId="14">
    <w:abstractNumId w:val="9"/>
  </w:num>
  <w:num w:numId="15">
    <w:abstractNumId w:val="18"/>
  </w:num>
  <w:num w:numId="16">
    <w:abstractNumId w:val="16"/>
  </w:num>
  <w:num w:numId="17">
    <w:abstractNumId w:val="6"/>
  </w:num>
  <w:num w:numId="18">
    <w:abstractNumId w:val="2"/>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Lotz, Christin">
    <w15:presenceInfo w15:providerId="AD" w15:userId="S-1-5-21-2361800232-213331468-3115616407-3116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oNotTrackFormatting/>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C3"/>
    <w:rsid w:val="000000FC"/>
    <w:rsid w:val="000064B8"/>
    <w:rsid w:val="00006918"/>
    <w:rsid w:val="0001120A"/>
    <w:rsid w:val="00011A5F"/>
    <w:rsid w:val="00015A52"/>
    <w:rsid w:val="00017709"/>
    <w:rsid w:val="00023276"/>
    <w:rsid w:val="00023EB1"/>
    <w:rsid w:val="00023F33"/>
    <w:rsid w:val="000251D5"/>
    <w:rsid w:val="0002597B"/>
    <w:rsid w:val="00027743"/>
    <w:rsid w:val="00027D49"/>
    <w:rsid w:val="000315B3"/>
    <w:rsid w:val="00033065"/>
    <w:rsid w:val="0003794B"/>
    <w:rsid w:val="000413E6"/>
    <w:rsid w:val="00043713"/>
    <w:rsid w:val="000442C9"/>
    <w:rsid w:val="00045FE6"/>
    <w:rsid w:val="00051337"/>
    <w:rsid w:val="000533E9"/>
    <w:rsid w:val="00054D2E"/>
    <w:rsid w:val="00055B3A"/>
    <w:rsid w:val="00055EBE"/>
    <w:rsid w:val="0005674A"/>
    <w:rsid w:val="00057D2C"/>
    <w:rsid w:val="00060CC4"/>
    <w:rsid w:val="00061062"/>
    <w:rsid w:val="00061D18"/>
    <w:rsid w:val="00063F67"/>
    <w:rsid w:val="00066475"/>
    <w:rsid w:val="00070592"/>
    <w:rsid w:val="00073180"/>
    <w:rsid w:val="0007360B"/>
    <w:rsid w:val="00073832"/>
    <w:rsid w:val="00074DC1"/>
    <w:rsid w:val="00076281"/>
    <w:rsid w:val="00077C08"/>
    <w:rsid w:val="0008031E"/>
    <w:rsid w:val="00080587"/>
    <w:rsid w:val="00083FCC"/>
    <w:rsid w:val="00085298"/>
    <w:rsid w:val="00085748"/>
    <w:rsid w:val="00090CDD"/>
    <w:rsid w:val="00092297"/>
    <w:rsid w:val="0009623B"/>
    <w:rsid w:val="00096EC7"/>
    <w:rsid w:val="00097278"/>
    <w:rsid w:val="000A1209"/>
    <w:rsid w:val="000A5A29"/>
    <w:rsid w:val="000A67B0"/>
    <w:rsid w:val="000A7152"/>
    <w:rsid w:val="000A7AF5"/>
    <w:rsid w:val="000B06C9"/>
    <w:rsid w:val="000B3FB2"/>
    <w:rsid w:val="000C0275"/>
    <w:rsid w:val="000C27B5"/>
    <w:rsid w:val="000C2A6B"/>
    <w:rsid w:val="000C6346"/>
    <w:rsid w:val="000C64B8"/>
    <w:rsid w:val="000D01B9"/>
    <w:rsid w:val="000D0C8D"/>
    <w:rsid w:val="000D5316"/>
    <w:rsid w:val="000D577D"/>
    <w:rsid w:val="000D654D"/>
    <w:rsid w:val="000D7686"/>
    <w:rsid w:val="000E0616"/>
    <w:rsid w:val="000E3D6F"/>
    <w:rsid w:val="000E71EA"/>
    <w:rsid w:val="000E7667"/>
    <w:rsid w:val="000E7BD6"/>
    <w:rsid w:val="000F3599"/>
    <w:rsid w:val="000F4166"/>
    <w:rsid w:val="000F6BB7"/>
    <w:rsid w:val="000F7714"/>
    <w:rsid w:val="000F7749"/>
    <w:rsid w:val="001009E9"/>
    <w:rsid w:val="00102D21"/>
    <w:rsid w:val="00103A39"/>
    <w:rsid w:val="00104158"/>
    <w:rsid w:val="001043B9"/>
    <w:rsid w:val="00105880"/>
    <w:rsid w:val="00106B5D"/>
    <w:rsid w:val="00107902"/>
    <w:rsid w:val="00107944"/>
    <w:rsid w:val="00114554"/>
    <w:rsid w:val="001156AC"/>
    <w:rsid w:val="001201BF"/>
    <w:rsid w:val="00120442"/>
    <w:rsid w:val="00120A65"/>
    <w:rsid w:val="00122B25"/>
    <w:rsid w:val="0012374E"/>
    <w:rsid w:val="00123C09"/>
    <w:rsid w:val="001263C3"/>
    <w:rsid w:val="0012687D"/>
    <w:rsid w:val="0012701A"/>
    <w:rsid w:val="00130A3E"/>
    <w:rsid w:val="00132939"/>
    <w:rsid w:val="001333B9"/>
    <w:rsid w:val="00140CA6"/>
    <w:rsid w:val="001437B3"/>
    <w:rsid w:val="00147635"/>
    <w:rsid w:val="00153807"/>
    <w:rsid w:val="00153A3D"/>
    <w:rsid w:val="00157B3C"/>
    <w:rsid w:val="00160361"/>
    <w:rsid w:val="00161C27"/>
    <w:rsid w:val="00162C01"/>
    <w:rsid w:val="00166444"/>
    <w:rsid w:val="00167027"/>
    <w:rsid w:val="001678FA"/>
    <w:rsid w:val="00167F5B"/>
    <w:rsid w:val="00170C89"/>
    <w:rsid w:val="0017154C"/>
    <w:rsid w:val="00171FB6"/>
    <w:rsid w:val="00175E16"/>
    <w:rsid w:val="00177102"/>
    <w:rsid w:val="001806CC"/>
    <w:rsid w:val="001807C7"/>
    <w:rsid w:val="001824C1"/>
    <w:rsid w:val="00183262"/>
    <w:rsid w:val="00186984"/>
    <w:rsid w:val="0019381D"/>
    <w:rsid w:val="00193901"/>
    <w:rsid w:val="00193C8B"/>
    <w:rsid w:val="00197A3C"/>
    <w:rsid w:val="00197DFD"/>
    <w:rsid w:val="001A4121"/>
    <w:rsid w:val="001A436E"/>
    <w:rsid w:val="001A47C2"/>
    <w:rsid w:val="001A52DF"/>
    <w:rsid w:val="001A6792"/>
    <w:rsid w:val="001B12C1"/>
    <w:rsid w:val="001B1E56"/>
    <w:rsid w:val="001B29C1"/>
    <w:rsid w:val="001B3075"/>
    <w:rsid w:val="001B3150"/>
    <w:rsid w:val="001B3B2A"/>
    <w:rsid w:val="001B4EE9"/>
    <w:rsid w:val="001B5080"/>
    <w:rsid w:val="001C1C88"/>
    <w:rsid w:val="001C2344"/>
    <w:rsid w:val="001C29B0"/>
    <w:rsid w:val="001C4CDF"/>
    <w:rsid w:val="001C554E"/>
    <w:rsid w:val="001C7F49"/>
    <w:rsid w:val="001D47E5"/>
    <w:rsid w:val="001D5623"/>
    <w:rsid w:val="001D6361"/>
    <w:rsid w:val="001D6A04"/>
    <w:rsid w:val="001D6E56"/>
    <w:rsid w:val="001D772A"/>
    <w:rsid w:val="001D7F11"/>
    <w:rsid w:val="001E060F"/>
    <w:rsid w:val="001E4E30"/>
    <w:rsid w:val="001E4EFD"/>
    <w:rsid w:val="001E7569"/>
    <w:rsid w:val="001E7830"/>
    <w:rsid w:val="001F0012"/>
    <w:rsid w:val="001F0C2D"/>
    <w:rsid w:val="001F19CB"/>
    <w:rsid w:val="001F1EF2"/>
    <w:rsid w:val="001F29E3"/>
    <w:rsid w:val="001F3D80"/>
    <w:rsid w:val="001F464C"/>
    <w:rsid w:val="001F4777"/>
    <w:rsid w:val="001F4788"/>
    <w:rsid w:val="001F5086"/>
    <w:rsid w:val="00201437"/>
    <w:rsid w:val="00202B49"/>
    <w:rsid w:val="002035AD"/>
    <w:rsid w:val="00203AA4"/>
    <w:rsid w:val="00204334"/>
    <w:rsid w:val="002050A6"/>
    <w:rsid w:val="00206F8D"/>
    <w:rsid w:val="00207B37"/>
    <w:rsid w:val="00211B56"/>
    <w:rsid w:val="00213717"/>
    <w:rsid w:val="00213D88"/>
    <w:rsid w:val="00215C69"/>
    <w:rsid w:val="002168CD"/>
    <w:rsid w:val="0021772D"/>
    <w:rsid w:val="00217D65"/>
    <w:rsid w:val="0022005D"/>
    <w:rsid w:val="00221181"/>
    <w:rsid w:val="00222052"/>
    <w:rsid w:val="00222A35"/>
    <w:rsid w:val="00223BFF"/>
    <w:rsid w:val="00223F0B"/>
    <w:rsid w:val="002240C9"/>
    <w:rsid w:val="002272D2"/>
    <w:rsid w:val="00230AFF"/>
    <w:rsid w:val="00234569"/>
    <w:rsid w:val="00234A36"/>
    <w:rsid w:val="002353AB"/>
    <w:rsid w:val="002357BD"/>
    <w:rsid w:val="00236E04"/>
    <w:rsid w:val="002409D6"/>
    <w:rsid w:val="00241CE3"/>
    <w:rsid w:val="00242431"/>
    <w:rsid w:val="002425E0"/>
    <w:rsid w:val="00243366"/>
    <w:rsid w:val="00243626"/>
    <w:rsid w:val="002443EB"/>
    <w:rsid w:val="00244A81"/>
    <w:rsid w:val="00244E4B"/>
    <w:rsid w:val="00246433"/>
    <w:rsid w:val="002478D1"/>
    <w:rsid w:val="00250E79"/>
    <w:rsid w:val="00251A05"/>
    <w:rsid w:val="00252040"/>
    <w:rsid w:val="0025255F"/>
    <w:rsid w:val="00255E78"/>
    <w:rsid w:val="00257476"/>
    <w:rsid w:val="002663B8"/>
    <w:rsid w:val="002727C8"/>
    <w:rsid w:val="00273ADB"/>
    <w:rsid w:val="002749C2"/>
    <w:rsid w:val="0027612D"/>
    <w:rsid w:val="00276DB0"/>
    <w:rsid w:val="002859F1"/>
    <w:rsid w:val="0028607B"/>
    <w:rsid w:val="00286455"/>
    <w:rsid w:val="00287B00"/>
    <w:rsid w:val="00290A3E"/>
    <w:rsid w:val="00290C63"/>
    <w:rsid w:val="0029125E"/>
    <w:rsid w:val="00291E36"/>
    <w:rsid w:val="0029237C"/>
    <w:rsid w:val="002923C6"/>
    <w:rsid w:val="00296CF5"/>
    <w:rsid w:val="002975AD"/>
    <w:rsid w:val="002A02F9"/>
    <w:rsid w:val="002A0996"/>
    <w:rsid w:val="002A18AB"/>
    <w:rsid w:val="002A3C6F"/>
    <w:rsid w:val="002A4450"/>
    <w:rsid w:val="002A4F59"/>
    <w:rsid w:val="002A6E1F"/>
    <w:rsid w:val="002A6F75"/>
    <w:rsid w:val="002B2117"/>
    <w:rsid w:val="002B56EF"/>
    <w:rsid w:val="002B6473"/>
    <w:rsid w:val="002B69AF"/>
    <w:rsid w:val="002C0E8D"/>
    <w:rsid w:val="002C1212"/>
    <w:rsid w:val="002C12EB"/>
    <w:rsid w:val="002C18D1"/>
    <w:rsid w:val="002C1F59"/>
    <w:rsid w:val="002C211E"/>
    <w:rsid w:val="002C2186"/>
    <w:rsid w:val="002C41B0"/>
    <w:rsid w:val="002C6546"/>
    <w:rsid w:val="002D3CD3"/>
    <w:rsid w:val="002D48DD"/>
    <w:rsid w:val="002D64F1"/>
    <w:rsid w:val="002D686C"/>
    <w:rsid w:val="002D6EA3"/>
    <w:rsid w:val="002E4344"/>
    <w:rsid w:val="002E4FFA"/>
    <w:rsid w:val="002E5BA2"/>
    <w:rsid w:val="002F04BB"/>
    <w:rsid w:val="002F4959"/>
    <w:rsid w:val="002F4C4B"/>
    <w:rsid w:val="002F5057"/>
    <w:rsid w:val="002F6198"/>
    <w:rsid w:val="002F6753"/>
    <w:rsid w:val="002F6A10"/>
    <w:rsid w:val="002F7641"/>
    <w:rsid w:val="0030116C"/>
    <w:rsid w:val="00302E11"/>
    <w:rsid w:val="00303171"/>
    <w:rsid w:val="00303776"/>
    <w:rsid w:val="00303C06"/>
    <w:rsid w:val="00304AE7"/>
    <w:rsid w:val="00305899"/>
    <w:rsid w:val="0030771F"/>
    <w:rsid w:val="003166C3"/>
    <w:rsid w:val="00322A54"/>
    <w:rsid w:val="00324402"/>
    <w:rsid w:val="0032546B"/>
    <w:rsid w:val="00326B49"/>
    <w:rsid w:val="00327270"/>
    <w:rsid w:val="00327853"/>
    <w:rsid w:val="0033200C"/>
    <w:rsid w:val="003325A6"/>
    <w:rsid w:val="0033418B"/>
    <w:rsid w:val="00340295"/>
    <w:rsid w:val="003409D1"/>
    <w:rsid w:val="00340AE8"/>
    <w:rsid w:val="0034141C"/>
    <w:rsid w:val="0034182B"/>
    <w:rsid w:val="00342C89"/>
    <w:rsid w:val="00343A48"/>
    <w:rsid w:val="00343FFD"/>
    <w:rsid w:val="00345DED"/>
    <w:rsid w:val="003507C6"/>
    <w:rsid w:val="0035201C"/>
    <w:rsid w:val="00353863"/>
    <w:rsid w:val="00356876"/>
    <w:rsid w:val="00357698"/>
    <w:rsid w:val="003612AE"/>
    <w:rsid w:val="0036274E"/>
    <w:rsid w:val="00362D96"/>
    <w:rsid w:val="003649CB"/>
    <w:rsid w:val="00364BB9"/>
    <w:rsid w:val="00365ACF"/>
    <w:rsid w:val="00367564"/>
    <w:rsid w:val="00371ADF"/>
    <w:rsid w:val="00374868"/>
    <w:rsid w:val="00374C0C"/>
    <w:rsid w:val="00376335"/>
    <w:rsid w:val="0038199D"/>
    <w:rsid w:val="00383E9D"/>
    <w:rsid w:val="00385036"/>
    <w:rsid w:val="0038704D"/>
    <w:rsid w:val="003876CA"/>
    <w:rsid w:val="0039003C"/>
    <w:rsid w:val="0039084A"/>
    <w:rsid w:val="00391141"/>
    <w:rsid w:val="0039268B"/>
    <w:rsid w:val="00395FD6"/>
    <w:rsid w:val="00396577"/>
    <w:rsid w:val="00396A34"/>
    <w:rsid w:val="0039772C"/>
    <w:rsid w:val="003A08C2"/>
    <w:rsid w:val="003A2F36"/>
    <w:rsid w:val="003A3821"/>
    <w:rsid w:val="003A71C8"/>
    <w:rsid w:val="003B0188"/>
    <w:rsid w:val="003B03BF"/>
    <w:rsid w:val="003B097A"/>
    <w:rsid w:val="003B20D6"/>
    <w:rsid w:val="003B48B3"/>
    <w:rsid w:val="003B6444"/>
    <w:rsid w:val="003B68AC"/>
    <w:rsid w:val="003C0037"/>
    <w:rsid w:val="003C1D00"/>
    <w:rsid w:val="003C22EA"/>
    <w:rsid w:val="003C2850"/>
    <w:rsid w:val="003C5C48"/>
    <w:rsid w:val="003C70D1"/>
    <w:rsid w:val="003C724B"/>
    <w:rsid w:val="003D2B62"/>
    <w:rsid w:val="003E0E1E"/>
    <w:rsid w:val="003E1BB9"/>
    <w:rsid w:val="003E374D"/>
    <w:rsid w:val="003E4E08"/>
    <w:rsid w:val="003E70CA"/>
    <w:rsid w:val="003F1DC5"/>
    <w:rsid w:val="003F2AC0"/>
    <w:rsid w:val="00401866"/>
    <w:rsid w:val="004019B3"/>
    <w:rsid w:val="004023D1"/>
    <w:rsid w:val="00403390"/>
    <w:rsid w:val="00406FA2"/>
    <w:rsid w:val="004079A1"/>
    <w:rsid w:val="00410648"/>
    <w:rsid w:val="00412AD9"/>
    <w:rsid w:val="004131EE"/>
    <w:rsid w:val="00414A49"/>
    <w:rsid w:val="00416392"/>
    <w:rsid w:val="004172EC"/>
    <w:rsid w:val="004209A1"/>
    <w:rsid w:val="00421D4A"/>
    <w:rsid w:val="00422DC9"/>
    <w:rsid w:val="004232F5"/>
    <w:rsid w:val="00425BBF"/>
    <w:rsid w:val="00425C56"/>
    <w:rsid w:val="00430077"/>
    <w:rsid w:val="004309B4"/>
    <w:rsid w:val="0043329E"/>
    <w:rsid w:val="004348FF"/>
    <w:rsid w:val="00442A26"/>
    <w:rsid w:val="00445135"/>
    <w:rsid w:val="00445751"/>
    <w:rsid w:val="00447B65"/>
    <w:rsid w:val="0045343E"/>
    <w:rsid w:val="00453CA7"/>
    <w:rsid w:val="0046015F"/>
    <w:rsid w:val="00460EAB"/>
    <w:rsid w:val="00462878"/>
    <w:rsid w:val="00465D2C"/>
    <w:rsid w:val="00467C1D"/>
    <w:rsid w:val="00470BC1"/>
    <w:rsid w:val="004718E7"/>
    <w:rsid w:val="00472492"/>
    <w:rsid w:val="00475FFE"/>
    <w:rsid w:val="00476B52"/>
    <w:rsid w:val="00477945"/>
    <w:rsid w:val="00480102"/>
    <w:rsid w:val="004809A5"/>
    <w:rsid w:val="00484F4A"/>
    <w:rsid w:val="00486B99"/>
    <w:rsid w:val="0048783C"/>
    <w:rsid w:val="0049021E"/>
    <w:rsid w:val="00490A60"/>
    <w:rsid w:val="004924CA"/>
    <w:rsid w:val="004934A8"/>
    <w:rsid w:val="00494677"/>
    <w:rsid w:val="00496083"/>
    <w:rsid w:val="0049784B"/>
    <w:rsid w:val="004A123E"/>
    <w:rsid w:val="004A1D3D"/>
    <w:rsid w:val="004A25BE"/>
    <w:rsid w:val="004A3049"/>
    <w:rsid w:val="004A4B15"/>
    <w:rsid w:val="004A53CE"/>
    <w:rsid w:val="004A65F6"/>
    <w:rsid w:val="004A7F2C"/>
    <w:rsid w:val="004B0012"/>
    <w:rsid w:val="004B20CE"/>
    <w:rsid w:val="004B25A3"/>
    <w:rsid w:val="004B274A"/>
    <w:rsid w:val="004B46D1"/>
    <w:rsid w:val="004B4BE2"/>
    <w:rsid w:val="004B64D8"/>
    <w:rsid w:val="004B793F"/>
    <w:rsid w:val="004C700C"/>
    <w:rsid w:val="004D01F1"/>
    <w:rsid w:val="004D1C17"/>
    <w:rsid w:val="004D3AAC"/>
    <w:rsid w:val="004E34EA"/>
    <w:rsid w:val="004E3984"/>
    <w:rsid w:val="004E4279"/>
    <w:rsid w:val="004E47AC"/>
    <w:rsid w:val="004E4CB2"/>
    <w:rsid w:val="004E5260"/>
    <w:rsid w:val="004E56A8"/>
    <w:rsid w:val="004E602A"/>
    <w:rsid w:val="004E6A96"/>
    <w:rsid w:val="004E6B89"/>
    <w:rsid w:val="004E6DEC"/>
    <w:rsid w:val="004E7395"/>
    <w:rsid w:val="004E7527"/>
    <w:rsid w:val="004F1668"/>
    <w:rsid w:val="004F52E5"/>
    <w:rsid w:val="004F58B0"/>
    <w:rsid w:val="004F63CE"/>
    <w:rsid w:val="005003F1"/>
    <w:rsid w:val="00500AF2"/>
    <w:rsid w:val="00500EB3"/>
    <w:rsid w:val="00502697"/>
    <w:rsid w:val="005044FF"/>
    <w:rsid w:val="00504CFD"/>
    <w:rsid w:val="00505B4F"/>
    <w:rsid w:val="00506FE7"/>
    <w:rsid w:val="00511E4A"/>
    <w:rsid w:val="0051240B"/>
    <w:rsid w:val="0051386A"/>
    <w:rsid w:val="00515ACD"/>
    <w:rsid w:val="00515ADE"/>
    <w:rsid w:val="0051642E"/>
    <w:rsid w:val="00517272"/>
    <w:rsid w:val="00520416"/>
    <w:rsid w:val="00520B4B"/>
    <w:rsid w:val="005224AC"/>
    <w:rsid w:val="00522656"/>
    <w:rsid w:val="00523B6B"/>
    <w:rsid w:val="00523ED4"/>
    <w:rsid w:val="00525330"/>
    <w:rsid w:val="00526287"/>
    <w:rsid w:val="0052673C"/>
    <w:rsid w:val="00527C29"/>
    <w:rsid w:val="0053428F"/>
    <w:rsid w:val="0053442A"/>
    <w:rsid w:val="00536A0D"/>
    <w:rsid w:val="00540642"/>
    <w:rsid w:val="00540A1D"/>
    <w:rsid w:val="00540FC4"/>
    <w:rsid w:val="005433BC"/>
    <w:rsid w:val="0054478E"/>
    <w:rsid w:val="0054535A"/>
    <w:rsid w:val="005460B2"/>
    <w:rsid w:val="00551144"/>
    <w:rsid w:val="005635E4"/>
    <w:rsid w:val="00563C85"/>
    <w:rsid w:val="00563D94"/>
    <w:rsid w:val="005649DC"/>
    <w:rsid w:val="00570131"/>
    <w:rsid w:val="005708CF"/>
    <w:rsid w:val="0057203B"/>
    <w:rsid w:val="00572621"/>
    <w:rsid w:val="0057328B"/>
    <w:rsid w:val="00574E71"/>
    <w:rsid w:val="0057654C"/>
    <w:rsid w:val="00582191"/>
    <w:rsid w:val="0058224E"/>
    <w:rsid w:val="00587A01"/>
    <w:rsid w:val="005919A7"/>
    <w:rsid w:val="0059226A"/>
    <w:rsid w:val="005922A9"/>
    <w:rsid w:val="0059587A"/>
    <w:rsid w:val="00597451"/>
    <w:rsid w:val="005A47F0"/>
    <w:rsid w:val="005B00BD"/>
    <w:rsid w:val="005B02C8"/>
    <w:rsid w:val="005C0D94"/>
    <w:rsid w:val="005C4549"/>
    <w:rsid w:val="005C4840"/>
    <w:rsid w:val="005C55B8"/>
    <w:rsid w:val="005C737E"/>
    <w:rsid w:val="005D0BA6"/>
    <w:rsid w:val="005D44A0"/>
    <w:rsid w:val="005D4500"/>
    <w:rsid w:val="005D4F62"/>
    <w:rsid w:val="005D5F0F"/>
    <w:rsid w:val="005E0AE4"/>
    <w:rsid w:val="005E2C36"/>
    <w:rsid w:val="005E3944"/>
    <w:rsid w:val="005E4313"/>
    <w:rsid w:val="005E478E"/>
    <w:rsid w:val="005E484C"/>
    <w:rsid w:val="005E499D"/>
    <w:rsid w:val="005E7564"/>
    <w:rsid w:val="005F05D3"/>
    <w:rsid w:val="005F0ED6"/>
    <w:rsid w:val="005F2D67"/>
    <w:rsid w:val="005F2F3E"/>
    <w:rsid w:val="005F6271"/>
    <w:rsid w:val="005F6775"/>
    <w:rsid w:val="0060023D"/>
    <w:rsid w:val="006023F3"/>
    <w:rsid w:val="00602E1C"/>
    <w:rsid w:val="0060384E"/>
    <w:rsid w:val="00603C2E"/>
    <w:rsid w:val="00603DB7"/>
    <w:rsid w:val="00605E2C"/>
    <w:rsid w:val="0060620A"/>
    <w:rsid w:val="00607CFD"/>
    <w:rsid w:val="006101D2"/>
    <w:rsid w:val="006102E6"/>
    <w:rsid w:val="00610C51"/>
    <w:rsid w:val="006110AB"/>
    <w:rsid w:val="00611607"/>
    <w:rsid w:val="006116A2"/>
    <w:rsid w:val="006117B0"/>
    <w:rsid w:val="00611E10"/>
    <w:rsid w:val="006134AA"/>
    <w:rsid w:val="00616377"/>
    <w:rsid w:val="00621080"/>
    <w:rsid w:val="0062128F"/>
    <w:rsid w:val="00621921"/>
    <w:rsid w:val="006225CF"/>
    <w:rsid w:val="00622DC6"/>
    <w:rsid w:val="00624E49"/>
    <w:rsid w:val="006274E0"/>
    <w:rsid w:val="00627586"/>
    <w:rsid w:val="00631225"/>
    <w:rsid w:val="00631F3A"/>
    <w:rsid w:val="00632987"/>
    <w:rsid w:val="00634C0A"/>
    <w:rsid w:val="00636B33"/>
    <w:rsid w:val="00640711"/>
    <w:rsid w:val="0064101C"/>
    <w:rsid w:val="0064172F"/>
    <w:rsid w:val="00643113"/>
    <w:rsid w:val="006503B7"/>
    <w:rsid w:val="006548DC"/>
    <w:rsid w:val="00656C07"/>
    <w:rsid w:val="00656EA6"/>
    <w:rsid w:val="00660AEB"/>
    <w:rsid w:val="0066263B"/>
    <w:rsid w:val="00662CE6"/>
    <w:rsid w:val="0066304D"/>
    <w:rsid w:val="006635AD"/>
    <w:rsid w:val="0066388E"/>
    <w:rsid w:val="00664F38"/>
    <w:rsid w:val="0066643F"/>
    <w:rsid w:val="00666591"/>
    <w:rsid w:val="00666C4D"/>
    <w:rsid w:val="00671016"/>
    <w:rsid w:val="00672324"/>
    <w:rsid w:val="00672C2A"/>
    <w:rsid w:val="00674056"/>
    <w:rsid w:val="00674BAE"/>
    <w:rsid w:val="006751D3"/>
    <w:rsid w:val="006772CF"/>
    <w:rsid w:val="006813D5"/>
    <w:rsid w:val="0068150F"/>
    <w:rsid w:val="00683E83"/>
    <w:rsid w:val="00683F39"/>
    <w:rsid w:val="006842ED"/>
    <w:rsid w:val="006856CB"/>
    <w:rsid w:val="00686A6E"/>
    <w:rsid w:val="00686D0C"/>
    <w:rsid w:val="00692781"/>
    <w:rsid w:val="00692CE9"/>
    <w:rsid w:val="006933BA"/>
    <w:rsid w:val="00693A52"/>
    <w:rsid w:val="00695FEE"/>
    <w:rsid w:val="006A1190"/>
    <w:rsid w:val="006A2EA3"/>
    <w:rsid w:val="006A474F"/>
    <w:rsid w:val="006A7935"/>
    <w:rsid w:val="006B043D"/>
    <w:rsid w:val="006B1D17"/>
    <w:rsid w:val="006B2894"/>
    <w:rsid w:val="006B657A"/>
    <w:rsid w:val="006B74E2"/>
    <w:rsid w:val="006C4574"/>
    <w:rsid w:val="006C5021"/>
    <w:rsid w:val="006C6083"/>
    <w:rsid w:val="006C7749"/>
    <w:rsid w:val="006C7E28"/>
    <w:rsid w:val="006D1C40"/>
    <w:rsid w:val="006D1EE5"/>
    <w:rsid w:val="006D2592"/>
    <w:rsid w:val="006D459A"/>
    <w:rsid w:val="006D475F"/>
    <w:rsid w:val="006D6336"/>
    <w:rsid w:val="006D786F"/>
    <w:rsid w:val="006E0116"/>
    <w:rsid w:val="006E1314"/>
    <w:rsid w:val="006E2EC8"/>
    <w:rsid w:val="006E496E"/>
    <w:rsid w:val="006E64CF"/>
    <w:rsid w:val="006E6B60"/>
    <w:rsid w:val="006E7541"/>
    <w:rsid w:val="006F33AD"/>
    <w:rsid w:val="006F3DD3"/>
    <w:rsid w:val="006F455C"/>
    <w:rsid w:val="006F5D31"/>
    <w:rsid w:val="006F6B15"/>
    <w:rsid w:val="00700473"/>
    <w:rsid w:val="007006F3"/>
    <w:rsid w:val="00702734"/>
    <w:rsid w:val="007050DD"/>
    <w:rsid w:val="00705F80"/>
    <w:rsid w:val="00706082"/>
    <w:rsid w:val="00710294"/>
    <w:rsid w:val="0071068A"/>
    <w:rsid w:val="00714A71"/>
    <w:rsid w:val="00716F35"/>
    <w:rsid w:val="0072391A"/>
    <w:rsid w:val="00724B51"/>
    <w:rsid w:val="00724C35"/>
    <w:rsid w:val="007258E8"/>
    <w:rsid w:val="0072626A"/>
    <w:rsid w:val="007274A6"/>
    <w:rsid w:val="00731CAC"/>
    <w:rsid w:val="0073246A"/>
    <w:rsid w:val="00736896"/>
    <w:rsid w:val="00736B4A"/>
    <w:rsid w:val="00742259"/>
    <w:rsid w:val="00743146"/>
    <w:rsid w:val="00745A49"/>
    <w:rsid w:val="00747E14"/>
    <w:rsid w:val="00750D4C"/>
    <w:rsid w:val="00750FCF"/>
    <w:rsid w:val="0075106E"/>
    <w:rsid w:val="0075135C"/>
    <w:rsid w:val="00751E83"/>
    <w:rsid w:val="00753189"/>
    <w:rsid w:val="007533D1"/>
    <w:rsid w:val="007551B6"/>
    <w:rsid w:val="00755B69"/>
    <w:rsid w:val="0075614C"/>
    <w:rsid w:val="00756C63"/>
    <w:rsid w:val="00757BBD"/>
    <w:rsid w:val="00760F0E"/>
    <w:rsid w:val="00761567"/>
    <w:rsid w:val="007617BF"/>
    <w:rsid w:val="00763564"/>
    <w:rsid w:val="00767BFD"/>
    <w:rsid w:val="007742E6"/>
    <w:rsid w:val="00776374"/>
    <w:rsid w:val="00776557"/>
    <w:rsid w:val="00776A73"/>
    <w:rsid w:val="00776FAB"/>
    <w:rsid w:val="007771BE"/>
    <w:rsid w:val="00781004"/>
    <w:rsid w:val="007829EE"/>
    <w:rsid w:val="00785179"/>
    <w:rsid w:val="00785C13"/>
    <w:rsid w:val="00786157"/>
    <w:rsid w:val="007908EC"/>
    <w:rsid w:val="00790ABB"/>
    <w:rsid w:val="00792773"/>
    <w:rsid w:val="007930AD"/>
    <w:rsid w:val="007940EE"/>
    <w:rsid w:val="007944E7"/>
    <w:rsid w:val="0079486C"/>
    <w:rsid w:val="00795729"/>
    <w:rsid w:val="0079720B"/>
    <w:rsid w:val="007A14E6"/>
    <w:rsid w:val="007A2C3A"/>
    <w:rsid w:val="007A64F2"/>
    <w:rsid w:val="007A6935"/>
    <w:rsid w:val="007B09C6"/>
    <w:rsid w:val="007B10EE"/>
    <w:rsid w:val="007B31FA"/>
    <w:rsid w:val="007B32C7"/>
    <w:rsid w:val="007B42B7"/>
    <w:rsid w:val="007B4C07"/>
    <w:rsid w:val="007B4F37"/>
    <w:rsid w:val="007B7C91"/>
    <w:rsid w:val="007C03E0"/>
    <w:rsid w:val="007C04C4"/>
    <w:rsid w:val="007C0644"/>
    <w:rsid w:val="007C0A3E"/>
    <w:rsid w:val="007C0BB5"/>
    <w:rsid w:val="007C1591"/>
    <w:rsid w:val="007C297C"/>
    <w:rsid w:val="007C3AF9"/>
    <w:rsid w:val="007C4DB8"/>
    <w:rsid w:val="007C555E"/>
    <w:rsid w:val="007C7F9F"/>
    <w:rsid w:val="007D042B"/>
    <w:rsid w:val="007D10B3"/>
    <w:rsid w:val="007D381B"/>
    <w:rsid w:val="007D3CFC"/>
    <w:rsid w:val="007D4052"/>
    <w:rsid w:val="007D439A"/>
    <w:rsid w:val="007D5CAE"/>
    <w:rsid w:val="007D6A42"/>
    <w:rsid w:val="007E0C1E"/>
    <w:rsid w:val="007E1674"/>
    <w:rsid w:val="007E1C78"/>
    <w:rsid w:val="007E1FDF"/>
    <w:rsid w:val="007E30FB"/>
    <w:rsid w:val="007E3F4D"/>
    <w:rsid w:val="007E4C7C"/>
    <w:rsid w:val="007E5376"/>
    <w:rsid w:val="007E559F"/>
    <w:rsid w:val="007E5842"/>
    <w:rsid w:val="007E667E"/>
    <w:rsid w:val="007E73A2"/>
    <w:rsid w:val="007F0196"/>
    <w:rsid w:val="007F0607"/>
    <w:rsid w:val="007F1C8A"/>
    <w:rsid w:val="007F2410"/>
    <w:rsid w:val="007F3347"/>
    <w:rsid w:val="007F3AE8"/>
    <w:rsid w:val="007F499A"/>
    <w:rsid w:val="007F5545"/>
    <w:rsid w:val="007F57DE"/>
    <w:rsid w:val="00800EC3"/>
    <w:rsid w:val="00801ACE"/>
    <w:rsid w:val="00801F7E"/>
    <w:rsid w:val="00803674"/>
    <w:rsid w:val="00804502"/>
    <w:rsid w:val="00804734"/>
    <w:rsid w:val="008065AF"/>
    <w:rsid w:val="00806763"/>
    <w:rsid w:val="00810BD5"/>
    <w:rsid w:val="00812AFF"/>
    <w:rsid w:val="00814D53"/>
    <w:rsid w:val="00814E58"/>
    <w:rsid w:val="00815EF4"/>
    <w:rsid w:val="00816220"/>
    <w:rsid w:val="00820945"/>
    <w:rsid w:val="008215E0"/>
    <w:rsid w:val="00824043"/>
    <w:rsid w:val="00824284"/>
    <w:rsid w:val="00827100"/>
    <w:rsid w:val="00830ADD"/>
    <w:rsid w:val="00832E55"/>
    <w:rsid w:val="008339AC"/>
    <w:rsid w:val="00834488"/>
    <w:rsid w:val="00834BAD"/>
    <w:rsid w:val="00834D8D"/>
    <w:rsid w:val="00840219"/>
    <w:rsid w:val="00843F44"/>
    <w:rsid w:val="008462DD"/>
    <w:rsid w:val="00846750"/>
    <w:rsid w:val="00846F7C"/>
    <w:rsid w:val="0084737D"/>
    <w:rsid w:val="0085508F"/>
    <w:rsid w:val="0085671A"/>
    <w:rsid w:val="00856ABA"/>
    <w:rsid w:val="00857D84"/>
    <w:rsid w:val="00860236"/>
    <w:rsid w:val="008605DF"/>
    <w:rsid w:val="00860780"/>
    <w:rsid w:val="00860ABD"/>
    <w:rsid w:val="00861582"/>
    <w:rsid w:val="00865EE2"/>
    <w:rsid w:val="00866805"/>
    <w:rsid w:val="00866FE2"/>
    <w:rsid w:val="00871938"/>
    <w:rsid w:val="00873209"/>
    <w:rsid w:val="00873A2C"/>
    <w:rsid w:val="00874378"/>
    <w:rsid w:val="008765AE"/>
    <w:rsid w:val="00881F9A"/>
    <w:rsid w:val="00882EA1"/>
    <w:rsid w:val="008831F4"/>
    <w:rsid w:val="00883501"/>
    <w:rsid w:val="00884522"/>
    <w:rsid w:val="00886BB4"/>
    <w:rsid w:val="008916F5"/>
    <w:rsid w:val="00892681"/>
    <w:rsid w:val="00893B31"/>
    <w:rsid w:val="00893C22"/>
    <w:rsid w:val="00895D90"/>
    <w:rsid w:val="008A2534"/>
    <w:rsid w:val="008A374B"/>
    <w:rsid w:val="008A49D2"/>
    <w:rsid w:val="008A610E"/>
    <w:rsid w:val="008A7981"/>
    <w:rsid w:val="008B21F8"/>
    <w:rsid w:val="008B2669"/>
    <w:rsid w:val="008B4C7F"/>
    <w:rsid w:val="008B549F"/>
    <w:rsid w:val="008B742A"/>
    <w:rsid w:val="008C2C51"/>
    <w:rsid w:val="008C3B72"/>
    <w:rsid w:val="008C60E0"/>
    <w:rsid w:val="008D699C"/>
    <w:rsid w:val="008E14ED"/>
    <w:rsid w:val="008E18D0"/>
    <w:rsid w:val="008E206C"/>
    <w:rsid w:val="008E47E3"/>
    <w:rsid w:val="008E7A3B"/>
    <w:rsid w:val="008F027F"/>
    <w:rsid w:val="008F0A96"/>
    <w:rsid w:val="008F281F"/>
    <w:rsid w:val="008F3258"/>
    <w:rsid w:val="008F49AB"/>
    <w:rsid w:val="008F4EF8"/>
    <w:rsid w:val="008F5224"/>
    <w:rsid w:val="008F5999"/>
    <w:rsid w:val="008F5F7C"/>
    <w:rsid w:val="00901150"/>
    <w:rsid w:val="009033AA"/>
    <w:rsid w:val="0090363E"/>
    <w:rsid w:val="009042AB"/>
    <w:rsid w:val="0090671C"/>
    <w:rsid w:val="00911153"/>
    <w:rsid w:val="00912853"/>
    <w:rsid w:val="0091470E"/>
    <w:rsid w:val="00914AEC"/>
    <w:rsid w:val="009151B8"/>
    <w:rsid w:val="00917939"/>
    <w:rsid w:val="009211AE"/>
    <w:rsid w:val="00922295"/>
    <w:rsid w:val="009302EE"/>
    <w:rsid w:val="00930574"/>
    <w:rsid w:val="009335E7"/>
    <w:rsid w:val="00933E60"/>
    <w:rsid w:val="009341F6"/>
    <w:rsid w:val="00935426"/>
    <w:rsid w:val="00944896"/>
    <w:rsid w:val="00944B00"/>
    <w:rsid w:val="00944F09"/>
    <w:rsid w:val="00945D15"/>
    <w:rsid w:val="009519DE"/>
    <w:rsid w:val="0095282D"/>
    <w:rsid w:val="00952F26"/>
    <w:rsid w:val="00953659"/>
    <w:rsid w:val="00955E6B"/>
    <w:rsid w:val="00955FD6"/>
    <w:rsid w:val="00962DA3"/>
    <w:rsid w:val="009651CB"/>
    <w:rsid w:val="009658CC"/>
    <w:rsid w:val="009658DD"/>
    <w:rsid w:val="00965B6C"/>
    <w:rsid w:val="00966505"/>
    <w:rsid w:val="00966B33"/>
    <w:rsid w:val="00972136"/>
    <w:rsid w:val="009728C7"/>
    <w:rsid w:val="00973509"/>
    <w:rsid w:val="00974979"/>
    <w:rsid w:val="00974EC8"/>
    <w:rsid w:val="00980054"/>
    <w:rsid w:val="00980535"/>
    <w:rsid w:val="00984E61"/>
    <w:rsid w:val="0098563F"/>
    <w:rsid w:val="00985D93"/>
    <w:rsid w:val="00985F91"/>
    <w:rsid w:val="009860B3"/>
    <w:rsid w:val="009877E4"/>
    <w:rsid w:val="00987EC5"/>
    <w:rsid w:val="00992069"/>
    <w:rsid w:val="00993039"/>
    <w:rsid w:val="00993846"/>
    <w:rsid w:val="00996BA2"/>
    <w:rsid w:val="00997A8E"/>
    <w:rsid w:val="009A7A08"/>
    <w:rsid w:val="009B23A4"/>
    <w:rsid w:val="009B27B7"/>
    <w:rsid w:val="009B39B4"/>
    <w:rsid w:val="009B59C9"/>
    <w:rsid w:val="009B605C"/>
    <w:rsid w:val="009C04D8"/>
    <w:rsid w:val="009C1D0D"/>
    <w:rsid w:val="009C235D"/>
    <w:rsid w:val="009C4E41"/>
    <w:rsid w:val="009C62E6"/>
    <w:rsid w:val="009C7415"/>
    <w:rsid w:val="009D219B"/>
    <w:rsid w:val="009D4431"/>
    <w:rsid w:val="009D4677"/>
    <w:rsid w:val="009D4694"/>
    <w:rsid w:val="009D619B"/>
    <w:rsid w:val="009D652B"/>
    <w:rsid w:val="009E1EA1"/>
    <w:rsid w:val="009E3530"/>
    <w:rsid w:val="009E6D26"/>
    <w:rsid w:val="009E6EBF"/>
    <w:rsid w:val="009E770D"/>
    <w:rsid w:val="009E7A57"/>
    <w:rsid w:val="009E7A98"/>
    <w:rsid w:val="009F0669"/>
    <w:rsid w:val="009F2440"/>
    <w:rsid w:val="009F3ACF"/>
    <w:rsid w:val="009F3C78"/>
    <w:rsid w:val="009F4D98"/>
    <w:rsid w:val="009F556D"/>
    <w:rsid w:val="009F5B48"/>
    <w:rsid w:val="009F7567"/>
    <w:rsid w:val="009F7BEA"/>
    <w:rsid w:val="00A00BC6"/>
    <w:rsid w:val="00A03C4C"/>
    <w:rsid w:val="00A05809"/>
    <w:rsid w:val="00A05FA5"/>
    <w:rsid w:val="00A07747"/>
    <w:rsid w:val="00A1227B"/>
    <w:rsid w:val="00A135E2"/>
    <w:rsid w:val="00A16CDA"/>
    <w:rsid w:val="00A20A54"/>
    <w:rsid w:val="00A20CD1"/>
    <w:rsid w:val="00A22C7D"/>
    <w:rsid w:val="00A23D5E"/>
    <w:rsid w:val="00A25CAE"/>
    <w:rsid w:val="00A30A68"/>
    <w:rsid w:val="00A30DE9"/>
    <w:rsid w:val="00A3340B"/>
    <w:rsid w:val="00A335BF"/>
    <w:rsid w:val="00A33D17"/>
    <w:rsid w:val="00A362CB"/>
    <w:rsid w:val="00A36D61"/>
    <w:rsid w:val="00A376D9"/>
    <w:rsid w:val="00A378A0"/>
    <w:rsid w:val="00A408F8"/>
    <w:rsid w:val="00A41141"/>
    <w:rsid w:val="00A41574"/>
    <w:rsid w:val="00A4362B"/>
    <w:rsid w:val="00A44A61"/>
    <w:rsid w:val="00A45272"/>
    <w:rsid w:val="00A46CF1"/>
    <w:rsid w:val="00A479AA"/>
    <w:rsid w:val="00A52F03"/>
    <w:rsid w:val="00A53FE3"/>
    <w:rsid w:val="00A54D43"/>
    <w:rsid w:val="00A60DF6"/>
    <w:rsid w:val="00A6183D"/>
    <w:rsid w:val="00A66E09"/>
    <w:rsid w:val="00A73042"/>
    <w:rsid w:val="00A73AC4"/>
    <w:rsid w:val="00A74EF2"/>
    <w:rsid w:val="00A74F0C"/>
    <w:rsid w:val="00A751D0"/>
    <w:rsid w:val="00A75C2D"/>
    <w:rsid w:val="00A7751B"/>
    <w:rsid w:val="00A77893"/>
    <w:rsid w:val="00A80130"/>
    <w:rsid w:val="00A80790"/>
    <w:rsid w:val="00A80B8F"/>
    <w:rsid w:val="00A8106F"/>
    <w:rsid w:val="00A8764F"/>
    <w:rsid w:val="00A8779C"/>
    <w:rsid w:val="00A9201E"/>
    <w:rsid w:val="00A9210A"/>
    <w:rsid w:val="00A952C1"/>
    <w:rsid w:val="00AA0E0F"/>
    <w:rsid w:val="00AA2598"/>
    <w:rsid w:val="00AA4710"/>
    <w:rsid w:val="00AA4A24"/>
    <w:rsid w:val="00AA5283"/>
    <w:rsid w:val="00AA5A8C"/>
    <w:rsid w:val="00AA5CD8"/>
    <w:rsid w:val="00AA5E60"/>
    <w:rsid w:val="00AB3657"/>
    <w:rsid w:val="00AB37B5"/>
    <w:rsid w:val="00AB3BC7"/>
    <w:rsid w:val="00AB3F29"/>
    <w:rsid w:val="00AB52CF"/>
    <w:rsid w:val="00AB6E20"/>
    <w:rsid w:val="00AC2C77"/>
    <w:rsid w:val="00AC5351"/>
    <w:rsid w:val="00AC53C1"/>
    <w:rsid w:val="00AC6ADA"/>
    <w:rsid w:val="00AD112B"/>
    <w:rsid w:val="00AD2F47"/>
    <w:rsid w:val="00AD3115"/>
    <w:rsid w:val="00AD42E6"/>
    <w:rsid w:val="00AD4778"/>
    <w:rsid w:val="00AD4A77"/>
    <w:rsid w:val="00AD60F5"/>
    <w:rsid w:val="00AD6287"/>
    <w:rsid w:val="00AE1E73"/>
    <w:rsid w:val="00AE2151"/>
    <w:rsid w:val="00AE5AEE"/>
    <w:rsid w:val="00AE5EA8"/>
    <w:rsid w:val="00AE79DE"/>
    <w:rsid w:val="00AF1B57"/>
    <w:rsid w:val="00AF1D45"/>
    <w:rsid w:val="00AF2153"/>
    <w:rsid w:val="00AF2A29"/>
    <w:rsid w:val="00AF3614"/>
    <w:rsid w:val="00AF43AF"/>
    <w:rsid w:val="00AF5375"/>
    <w:rsid w:val="00AF6841"/>
    <w:rsid w:val="00B03864"/>
    <w:rsid w:val="00B07BDE"/>
    <w:rsid w:val="00B13488"/>
    <w:rsid w:val="00B13C79"/>
    <w:rsid w:val="00B1462F"/>
    <w:rsid w:val="00B151C0"/>
    <w:rsid w:val="00B15926"/>
    <w:rsid w:val="00B15BD1"/>
    <w:rsid w:val="00B16D06"/>
    <w:rsid w:val="00B31011"/>
    <w:rsid w:val="00B310D6"/>
    <w:rsid w:val="00B330BC"/>
    <w:rsid w:val="00B331ED"/>
    <w:rsid w:val="00B3428F"/>
    <w:rsid w:val="00B35371"/>
    <w:rsid w:val="00B353BE"/>
    <w:rsid w:val="00B35CF9"/>
    <w:rsid w:val="00B36394"/>
    <w:rsid w:val="00B364E1"/>
    <w:rsid w:val="00B36B48"/>
    <w:rsid w:val="00B36E14"/>
    <w:rsid w:val="00B3785C"/>
    <w:rsid w:val="00B40BBE"/>
    <w:rsid w:val="00B41F98"/>
    <w:rsid w:val="00B42005"/>
    <w:rsid w:val="00B51FFE"/>
    <w:rsid w:val="00B531FA"/>
    <w:rsid w:val="00B5444D"/>
    <w:rsid w:val="00B612B1"/>
    <w:rsid w:val="00B61400"/>
    <w:rsid w:val="00B7045D"/>
    <w:rsid w:val="00B708D8"/>
    <w:rsid w:val="00B719B9"/>
    <w:rsid w:val="00B7203F"/>
    <w:rsid w:val="00B75168"/>
    <w:rsid w:val="00B75583"/>
    <w:rsid w:val="00B75A7C"/>
    <w:rsid w:val="00B75CE8"/>
    <w:rsid w:val="00B76258"/>
    <w:rsid w:val="00B80B25"/>
    <w:rsid w:val="00B81202"/>
    <w:rsid w:val="00B823AE"/>
    <w:rsid w:val="00B83E0B"/>
    <w:rsid w:val="00B83F85"/>
    <w:rsid w:val="00B8771A"/>
    <w:rsid w:val="00B90725"/>
    <w:rsid w:val="00B9137A"/>
    <w:rsid w:val="00B92BCD"/>
    <w:rsid w:val="00B93BB3"/>
    <w:rsid w:val="00B941B1"/>
    <w:rsid w:val="00B95776"/>
    <w:rsid w:val="00B97476"/>
    <w:rsid w:val="00BA23CC"/>
    <w:rsid w:val="00BA24BD"/>
    <w:rsid w:val="00BA25A3"/>
    <w:rsid w:val="00BA26CE"/>
    <w:rsid w:val="00BA2774"/>
    <w:rsid w:val="00BA3199"/>
    <w:rsid w:val="00BA4471"/>
    <w:rsid w:val="00BA6C2B"/>
    <w:rsid w:val="00BB131F"/>
    <w:rsid w:val="00BB2B52"/>
    <w:rsid w:val="00BB2D3E"/>
    <w:rsid w:val="00BB41EE"/>
    <w:rsid w:val="00BB59EF"/>
    <w:rsid w:val="00BB7497"/>
    <w:rsid w:val="00BB76BE"/>
    <w:rsid w:val="00BB7F90"/>
    <w:rsid w:val="00BC1D76"/>
    <w:rsid w:val="00BC2EC8"/>
    <w:rsid w:val="00BC3109"/>
    <w:rsid w:val="00BC4FA5"/>
    <w:rsid w:val="00BC5977"/>
    <w:rsid w:val="00BC5EA9"/>
    <w:rsid w:val="00BC6A5C"/>
    <w:rsid w:val="00BD4359"/>
    <w:rsid w:val="00BD53EB"/>
    <w:rsid w:val="00BE3697"/>
    <w:rsid w:val="00BE3F16"/>
    <w:rsid w:val="00BE5152"/>
    <w:rsid w:val="00BE792C"/>
    <w:rsid w:val="00BF04B3"/>
    <w:rsid w:val="00BF066E"/>
    <w:rsid w:val="00BF3A03"/>
    <w:rsid w:val="00BF6337"/>
    <w:rsid w:val="00BF6762"/>
    <w:rsid w:val="00BF6D5E"/>
    <w:rsid w:val="00BF6E0A"/>
    <w:rsid w:val="00C00C4F"/>
    <w:rsid w:val="00C031C6"/>
    <w:rsid w:val="00C03BB8"/>
    <w:rsid w:val="00C044E2"/>
    <w:rsid w:val="00C048E0"/>
    <w:rsid w:val="00C07A44"/>
    <w:rsid w:val="00C11E78"/>
    <w:rsid w:val="00C141A0"/>
    <w:rsid w:val="00C14E35"/>
    <w:rsid w:val="00C22BCB"/>
    <w:rsid w:val="00C2396C"/>
    <w:rsid w:val="00C24F01"/>
    <w:rsid w:val="00C30684"/>
    <w:rsid w:val="00C336B9"/>
    <w:rsid w:val="00C40503"/>
    <w:rsid w:val="00C40C23"/>
    <w:rsid w:val="00C4188C"/>
    <w:rsid w:val="00C41B8F"/>
    <w:rsid w:val="00C423D6"/>
    <w:rsid w:val="00C42A2F"/>
    <w:rsid w:val="00C467FE"/>
    <w:rsid w:val="00C47B69"/>
    <w:rsid w:val="00C50034"/>
    <w:rsid w:val="00C50203"/>
    <w:rsid w:val="00C5028D"/>
    <w:rsid w:val="00C50B51"/>
    <w:rsid w:val="00C52429"/>
    <w:rsid w:val="00C53873"/>
    <w:rsid w:val="00C53D2C"/>
    <w:rsid w:val="00C5645A"/>
    <w:rsid w:val="00C57DB9"/>
    <w:rsid w:val="00C61A70"/>
    <w:rsid w:val="00C65CBF"/>
    <w:rsid w:val="00C66437"/>
    <w:rsid w:val="00C71C40"/>
    <w:rsid w:val="00C7272D"/>
    <w:rsid w:val="00C73377"/>
    <w:rsid w:val="00C73D49"/>
    <w:rsid w:val="00C767BB"/>
    <w:rsid w:val="00C76EAD"/>
    <w:rsid w:val="00C77BE8"/>
    <w:rsid w:val="00C81D35"/>
    <w:rsid w:val="00C828AB"/>
    <w:rsid w:val="00C83B8E"/>
    <w:rsid w:val="00C87E64"/>
    <w:rsid w:val="00C9019A"/>
    <w:rsid w:val="00C9622F"/>
    <w:rsid w:val="00CA0838"/>
    <w:rsid w:val="00CA1D68"/>
    <w:rsid w:val="00CA25BD"/>
    <w:rsid w:val="00CA2F5D"/>
    <w:rsid w:val="00CA4B60"/>
    <w:rsid w:val="00CB32C3"/>
    <w:rsid w:val="00CB37EB"/>
    <w:rsid w:val="00CB3E80"/>
    <w:rsid w:val="00CB5001"/>
    <w:rsid w:val="00CB7D51"/>
    <w:rsid w:val="00CC0CA2"/>
    <w:rsid w:val="00CC186E"/>
    <w:rsid w:val="00CC1F36"/>
    <w:rsid w:val="00CC2B8C"/>
    <w:rsid w:val="00CC4B99"/>
    <w:rsid w:val="00CC5C41"/>
    <w:rsid w:val="00CC70A6"/>
    <w:rsid w:val="00CC7D0E"/>
    <w:rsid w:val="00CD2C29"/>
    <w:rsid w:val="00CD337F"/>
    <w:rsid w:val="00CD5332"/>
    <w:rsid w:val="00CE065D"/>
    <w:rsid w:val="00CE2F46"/>
    <w:rsid w:val="00CE40A4"/>
    <w:rsid w:val="00CE6503"/>
    <w:rsid w:val="00CE6B57"/>
    <w:rsid w:val="00CE7883"/>
    <w:rsid w:val="00CF0AB4"/>
    <w:rsid w:val="00CF1336"/>
    <w:rsid w:val="00CF56DE"/>
    <w:rsid w:val="00CF5708"/>
    <w:rsid w:val="00CF6EAD"/>
    <w:rsid w:val="00CF7D9F"/>
    <w:rsid w:val="00D05142"/>
    <w:rsid w:val="00D07092"/>
    <w:rsid w:val="00D1075C"/>
    <w:rsid w:val="00D107CF"/>
    <w:rsid w:val="00D12B5B"/>
    <w:rsid w:val="00D12DB0"/>
    <w:rsid w:val="00D13863"/>
    <w:rsid w:val="00D148FD"/>
    <w:rsid w:val="00D150D3"/>
    <w:rsid w:val="00D1510C"/>
    <w:rsid w:val="00D216DD"/>
    <w:rsid w:val="00D23A8D"/>
    <w:rsid w:val="00D24B46"/>
    <w:rsid w:val="00D24C0D"/>
    <w:rsid w:val="00D333D7"/>
    <w:rsid w:val="00D33BE9"/>
    <w:rsid w:val="00D34579"/>
    <w:rsid w:val="00D41042"/>
    <w:rsid w:val="00D42A9D"/>
    <w:rsid w:val="00D43B6D"/>
    <w:rsid w:val="00D43CAD"/>
    <w:rsid w:val="00D45430"/>
    <w:rsid w:val="00D45ABB"/>
    <w:rsid w:val="00D466C0"/>
    <w:rsid w:val="00D502E5"/>
    <w:rsid w:val="00D5199E"/>
    <w:rsid w:val="00D538A2"/>
    <w:rsid w:val="00D56E8C"/>
    <w:rsid w:val="00D60A1F"/>
    <w:rsid w:val="00D617E0"/>
    <w:rsid w:val="00D6354D"/>
    <w:rsid w:val="00D654DD"/>
    <w:rsid w:val="00D66325"/>
    <w:rsid w:val="00D667B3"/>
    <w:rsid w:val="00D67615"/>
    <w:rsid w:val="00D7121E"/>
    <w:rsid w:val="00D71702"/>
    <w:rsid w:val="00D72CB3"/>
    <w:rsid w:val="00D74250"/>
    <w:rsid w:val="00D759D6"/>
    <w:rsid w:val="00D802DB"/>
    <w:rsid w:val="00D814F0"/>
    <w:rsid w:val="00D81B2E"/>
    <w:rsid w:val="00D91E8B"/>
    <w:rsid w:val="00D92091"/>
    <w:rsid w:val="00D92856"/>
    <w:rsid w:val="00D92B9C"/>
    <w:rsid w:val="00D93AC3"/>
    <w:rsid w:val="00D96DF7"/>
    <w:rsid w:val="00D976B7"/>
    <w:rsid w:val="00DA462A"/>
    <w:rsid w:val="00DA6DA6"/>
    <w:rsid w:val="00DA7856"/>
    <w:rsid w:val="00DB1E11"/>
    <w:rsid w:val="00DB2A40"/>
    <w:rsid w:val="00DB69B7"/>
    <w:rsid w:val="00DB7098"/>
    <w:rsid w:val="00DC04B3"/>
    <w:rsid w:val="00DC0F42"/>
    <w:rsid w:val="00DC2C31"/>
    <w:rsid w:val="00DD07D3"/>
    <w:rsid w:val="00DD132E"/>
    <w:rsid w:val="00DD2436"/>
    <w:rsid w:val="00DD30A1"/>
    <w:rsid w:val="00DD6423"/>
    <w:rsid w:val="00DE1469"/>
    <w:rsid w:val="00DE4376"/>
    <w:rsid w:val="00DF03CD"/>
    <w:rsid w:val="00DF1B72"/>
    <w:rsid w:val="00DF1EED"/>
    <w:rsid w:val="00DF22D2"/>
    <w:rsid w:val="00DF30CB"/>
    <w:rsid w:val="00DF5BF1"/>
    <w:rsid w:val="00DF64E8"/>
    <w:rsid w:val="00DF7926"/>
    <w:rsid w:val="00E003E4"/>
    <w:rsid w:val="00E0119F"/>
    <w:rsid w:val="00E01445"/>
    <w:rsid w:val="00E02CE7"/>
    <w:rsid w:val="00E04E95"/>
    <w:rsid w:val="00E06E13"/>
    <w:rsid w:val="00E102C3"/>
    <w:rsid w:val="00E104D5"/>
    <w:rsid w:val="00E10602"/>
    <w:rsid w:val="00E110BB"/>
    <w:rsid w:val="00E11E92"/>
    <w:rsid w:val="00E13018"/>
    <w:rsid w:val="00E14719"/>
    <w:rsid w:val="00E21430"/>
    <w:rsid w:val="00E23B06"/>
    <w:rsid w:val="00E2437B"/>
    <w:rsid w:val="00E24D59"/>
    <w:rsid w:val="00E24F9F"/>
    <w:rsid w:val="00E26FAF"/>
    <w:rsid w:val="00E27588"/>
    <w:rsid w:val="00E30BF2"/>
    <w:rsid w:val="00E3378B"/>
    <w:rsid w:val="00E3518A"/>
    <w:rsid w:val="00E425E8"/>
    <w:rsid w:val="00E4496B"/>
    <w:rsid w:val="00E45286"/>
    <w:rsid w:val="00E46CA6"/>
    <w:rsid w:val="00E47EC9"/>
    <w:rsid w:val="00E51FCC"/>
    <w:rsid w:val="00E543D3"/>
    <w:rsid w:val="00E550F0"/>
    <w:rsid w:val="00E62071"/>
    <w:rsid w:val="00E62A2A"/>
    <w:rsid w:val="00E64A41"/>
    <w:rsid w:val="00E66DF5"/>
    <w:rsid w:val="00E73089"/>
    <w:rsid w:val="00E73973"/>
    <w:rsid w:val="00E8157D"/>
    <w:rsid w:val="00E82101"/>
    <w:rsid w:val="00E8421B"/>
    <w:rsid w:val="00E84490"/>
    <w:rsid w:val="00E85EE6"/>
    <w:rsid w:val="00E9033D"/>
    <w:rsid w:val="00E95FB4"/>
    <w:rsid w:val="00E96D00"/>
    <w:rsid w:val="00E978CD"/>
    <w:rsid w:val="00EA0278"/>
    <w:rsid w:val="00EA0FAC"/>
    <w:rsid w:val="00EA38AA"/>
    <w:rsid w:val="00EA404B"/>
    <w:rsid w:val="00EA6DF7"/>
    <w:rsid w:val="00EB1CD9"/>
    <w:rsid w:val="00EB2EFC"/>
    <w:rsid w:val="00EB57AD"/>
    <w:rsid w:val="00EB58C7"/>
    <w:rsid w:val="00EB5907"/>
    <w:rsid w:val="00EB5C6A"/>
    <w:rsid w:val="00EB6B08"/>
    <w:rsid w:val="00EB785F"/>
    <w:rsid w:val="00EB78E9"/>
    <w:rsid w:val="00EC1C87"/>
    <w:rsid w:val="00EC26F6"/>
    <w:rsid w:val="00EC3465"/>
    <w:rsid w:val="00EC48F3"/>
    <w:rsid w:val="00EC63D6"/>
    <w:rsid w:val="00EC65BD"/>
    <w:rsid w:val="00EC6E49"/>
    <w:rsid w:val="00EC73BA"/>
    <w:rsid w:val="00ED41F7"/>
    <w:rsid w:val="00ED4E5F"/>
    <w:rsid w:val="00ED55B2"/>
    <w:rsid w:val="00ED5FB2"/>
    <w:rsid w:val="00ED6105"/>
    <w:rsid w:val="00EE0D57"/>
    <w:rsid w:val="00EE2C0E"/>
    <w:rsid w:val="00EE5491"/>
    <w:rsid w:val="00EE6152"/>
    <w:rsid w:val="00EF0BFF"/>
    <w:rsid w:val="00EF4716"/>
    <w:rsid w:val="00EF6850"/>
    <w:rsid w:val="00F00C9A"/>
    <w:rsid w:val="00F017EA"/>
    <w:rsid w:val="00F01941"/>
    <w:rsid w:val="00F01FE2"/>
    <w:rsid w:val="00F02EA6"/>
    <w:rsid w:val="00F076AA"/>
    <w:rsid w:val="00F109F6"/>
    <w:rsid w:val="00F129E3"/>
    <w:rsid w:val="00F12DEB"/>
    <w:rsid w:val="00F13045"/>
    <w:rsid w:val="00F1324E"/>
    <w:rsid w:val="00F144BB"/>
    <w:rsid w:val="00F15DF5"/>
    <w:rsid w:val="00F174FD"/>
    <w:rsid w:val="00F20B1C"/>
    <w:rsid w:val="00F23868"/>
    <w:rsid w:val="00F25F05"/>
    <w:rsid w:val="00F26D3A"/>
    <w:rsid w:val="00F26FF8"/>
    <w:rsid w:val="00F32FF3"/>
    <w:rsid w:val="00F33B84"/>
    <w:rsid w:val="00F41058"/>
    <w:rsid w:val="00F416DD"/>
    <w:rsid w:val="00F45115"/>
    <w:rsid w:val="00F45852"/>
    <w:rsid w:val="00F546A8"/>
    <w:rsid w:val="00F55032"/>
    <w:rsid w:val="00F6064C"/>
    <w:rsid w:val="00F64D47"/>
    <w:rsid w:val="00F65191"/>
    <w:rsid w:val="00F67594"/>
    <w:rsid w:val="00F71867"/>
    <w:rsid w:val="00F74E4D"/>
    <w:rsid w:val="00F757F3"/>
    <w:rsid w:val="00F800AA"/>
    <w:rsid w:val="00F804CF"/>
    <w:rsid w:val="00F81C71"/>
    <w:rsid w:val="00F825B8"/>
    <w:rsid w:val="00F82FE6"/>
    <w:rsid w:val="00F84B01"/>
    <w:rsid w:val="00F84F3E"/>
    <w:rsid w:val="00F857EC"/>
    <w:rsid w:val="00F91590"/>
    <w:rsid w:val="00F91C40"/>
    <w:rsid w:val="00F923BA"/>
    <w:rsid w:val="00F94A3D"/>
    <w:rsid w:val="00F96136"/>
    <w:rsid w:val="00FA042A"/>
    <w:rsid w:val="00FA16CC"/>
    <w:rsid w:val="00FA1E97"/>
    <w:rsid w:val="00FA3240"/>
    <w:rsid w:val="00FA3A11"/>
    <w:rsid w:val="00FA491A"/>
    <w:rsid w:val="00FA5BF7"/>
    <w:rsid w:val="00FA724C"/>
    <w:rsid w:val="00FA75AB"/>
    <w:rsid w:val="00FA793B"/>
    <w:rsid w:val="00FB158C"/>
    <w:rsid w:val="00FB2456"/>
    <w:rsid w:val="00FB46DE"/>
    <w:rsid w:val="00FB5E42"/>
    <w:rsid w:val="00FB69C6"/>
    <w:rsid w:val="00FC3A9D"/>
    <w:rsid w:val="00FC5276"/>
    <w:rsid w:val="00FC6296"/>
    <w:rsid w:val="00FD1BB0"/>
    <w:rsid w:val="00FD2789"/>
    <w:rsid w:val="00FD2F36"/>
    <w:rsid w:val="00FE1506"/>
    <w:rsid w:val="00FE3342"/>
    <w:rsid w:val="00FE3E4A"/>
    <w:rsid w:val="00FF35B6"/>
    <w:rsid w:val="00FF4F12"/>
    <w:rsid w:val="00FF6629"/>
    <w:rsid w:val="00FF682E"/>
    <w:rsid w:val="0992A4BE"/>
    <w:rsid w:val="0E0E0638"/>
    <w:rsid w:val="10D7681E"/>
    <w:rsid w:val="24720781"/>
    <w:rsid w:val="24E0E4E0"/>
    <w:rsid w:val="3E090023"/>
    <w:rsid w:val="4EDE9E22"/>
    <w:rsid w:val="541BD320"/>
    <w:rsid w:val="54EB2DC6"/>
    <w:rsid w:val="5FECDCF5"/>
    <w:rsid w:val="60C227D7"/>
    <w:rsid w:val="6F199DCD"/>
    <w:rsid w:val="6FA282E5"/>
    <w:rsid w:val="724F4A7C"/>
    <w:rsid w:val="73145A1E"/>
    <w:rsid w:val="73D0CC9F"/>
    <w:rsid w:val="76E376A8"/>
    <w:rsid w:val="7D4127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E2AF130"/>
  <w15:chartTrackingRefBased/>
  <w15:docId w15:val="{A68C1073-005E-40A0-BA1F-7E5414CA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13D5"/>
    <w:pPr>
      <w:tabs>
        <w:tab w:val="left" w:pos="3068"/>
      </w:tabs>
      <w:spacing w:after="0" w:line="480" w:lineRule="auto"/>
      <w:ind w:firstLine="720"/>
    </w:pPr>
    <w:rPr>
      <w:rFonts w:ascii="Calibri" w:hAnsi="Calibri" w:cs="Arial"/>
      <w:szCs w:val="21"/>
      <w:shd w:val="clear" w:color="auto" w:fill="FFFFFF"/>
    </w:rPr>
  </w:style>
  <w:style w:type="paragraph" w:styleId="berschrift1">
    <w:name w:val="heading 1"/>
    <w:basedOn w:val="Standard"/>
    <w:next w:val="Standard"/>
    <w:link w:val="berschrift1Zchn"/>
    <w:uiPriority w:val="9"/>
    <w:qFormat/>
    <w:rsid w:val="00CC186E"/>
    <w:pPr>
      <w:tabs>
        <w:tab w:val="clear" w:pos="3068"/>
      </w:tabs>
      <w:ind w:firstLine="0"/>
      <w:jc w:val="center"/>
      <w:outlineLvl w:val="0"/>
    </w:pPr>
    <w:rPr>
      <w:rFonts w:asciiTheme="minorHAnsi" w:hAnsiTheme="minorHAnsi" w:cstheme="minorHAnsi"/>
      <w:b/>
      <w:szCs w:val="22"/>
    </w:rPr>
  </w:style>
  <w:style w:type="paragraph" w:styleId="berschrift2">
    <w:name w:val="heading 2"/>
    <w:basedOn w:val="Standard"/>
    <w:next w:val="Standard"/>
    <w:link w:val="berschrift2Zchn"/>
    <w:uiPriority w:val="9"/>
    <w:unhideWhenUsed/>
    <w:qFormat/>
    <w:rsid w:val="00CC186E"/>
    <w:pPr>
      <w:tabs>
        <w:tab w:val="clear" w:pos="3068"/>
      </w:tabs>
      <w:ind w:firstLine="0"/>
      <w:outlineLvl w:val="1"/>
    </w:pPr>
    <w:rPr>
      <w:rFonts w:asciiTheme="minorHAnsi" w:hAnsiTheme="minorHAnsi" w:cstheme="minorHAnsi"/>
      <w:b/>
      <w:szCs w:val="22"/>
    </w:rPr>
  </w:style>
  <w:style w:type="paragraph" w:styleId="berschrift3">
    <w:name w:val="heading 3"/>
    <w:basedOn w:val="Standard"/>
    <w:next w:val="Standard"/>
    <w:link w:val="berschrift3Zchn"/>
    <w:uiPriority w:val="9"/>
    <w:unhideWhenUsed/>
    <w:qFormat/>
    <w:rsid w:val="00CC186E"/>
    <w:pPr>
      <w:ind w:firstLine="0"/>
      <w:outlineLvl w:val="2"/>
    </w:pPr>
    <w:rPr>
      <w:rFonts w:asciiTheme="minorHAnsi" w:hAnsiTheme="minorHAnsi" w:cstheme="minorHAnsi"/>
      <w:b/>
      <w:i/>
      <w:szCs w:val="22"/>
    </w:rPr>
  </w:style>
  <w:style w:type="paragraph" w:styleId="berschrift4">
    <w:name w:val="heading 4"/>
    <w:basedOn w:val="Standard"/>
    <w:next w:val="Standard"/>
    <w:link w:val="berschrift4Zchn"/>
    <w:uiPriority w:val="9"/>
    <w:unhideWhenUsed/>
    <w:qFormat/>
    <w:rsid w:val="00CC186E"/>
    <w:pPr>
      <w:tabs>
        <w:tab w:val="clear" w:pos="3068"/>
      </w:tabs>
      <w:outlineLvl w:val="3"/>
    </w:pPr>
    <w:rPr>
      <w:rFonts w:cstheme="minorHAnsi"/>
      <w:b/>
      <w:bCs/>
      <w:szCs w:val="22"/>
    </w:rPr>
  </w:style>
  <w:style w:type="paragraph" w:styleId="berschrift5">
    <w:name w:val="heading 5"/>
    <w:basedOn w:val="Standard"/>
    <w:next w:val="Standard"/>
    <w:link w:val="berschrift5Zchn"/>
    <w:uiPriority w:val="9"/>
    <w:unhideWhenUsed/>
    <w:qFormat/>
    <w:rsid w:val="00CC186E"/>
    <w:pPr>
      <w:tabs>
        <w:tab w:val="clear" w:pos="3068"/>
      </w:tabs>
      <w:outlineLvl w:val="4"/>
    </w:pPr>
    <w:rPr>
      <w:rFonts w:cs="Calibri"/>
      <w:b/>
      <w:i/>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102C3"/>
    <w:pPr>
      <w:tabs>
        <w:tab w:val="center" w:pos="4680"/>
        <w:tab w:val="right" w:pos="9360"/>
      </w:tabs>
      <w:spacing w:line="240" w:lineRule="auto"/>
    </w:pPr>
  </w:style>
  <w:style w:type="character" w:customStyle="1" w:styleId="KopfzeileZchn">
    <w:name w:val="Kopfzeile Zchn"/>
    <w:basedOn w:val="Absatz-Standardschriftart"/>
    <w:link w:val="Kopfzeile"/>
    <w:uiPriority w:val="99"/>
    <w:rsid w:val="00E102C3"/>
  </w:style>
  <w:style w:type="paragraph" w:styleId="Fuzeile">
    <w:name w:val="footer"/>
    <w:basedOn w:val="Standard"/>
    <w:link w:val="FuzeileZchn"/>
    <w:uiPriority w:val="99"/>
    <w:unhideWhenUsed/>
    <w:rsid w:val="00E102C3"/>
    <w:pPr>
      <w:tabs>
        <w:tab w:val="center" w:pos="4680"/>
        <w:tab w:val="right" w:pos="9360"/>
      </w:tabs>
      <w:spacing w:line="240" w:lineRule="auto"/>
    </w:pPr>
  </w:style>
  <w:style w:type="character" w:customStyle="1" w:styleId="FuzeileZchn">
    <w:name w:val="Fußzeile Zchn"/>
    <w:basedOn w:val="Absatz-Standardschriftart"/>
    <w:link w:val="Fuzeile"/>
    <w:uiPriority w:val="99"/>
    <w:rsid w:val="00E102C3"/>
  </w:style>
  <w:style w:type="character" w:customStyle="1" w:styleId="o00408">
    <w:name w:val="o00408"/>
    <w:basedOn w:val="Absatz-Standardschriftart"/>
    <w:rsid w:val="00E102C3"/>
  </w:style>
  <w:style w:type="character" w:customStyle="1" w:styleId="s01997">
    <w:name w:val="s01997"/>
    <w:basedOn w:val="Absatz-Standardschriftart"/>
    <w:rsid w:val="00E102C3"/>
  </w:style>
  <w:style w:type="character" w:customStyle="1" w:styleId="first-table-reference">
    <w:name w:val="first-table-reference"/>
    <w:basedOn w:val="Absatz-Standardschriftart"/>
    <w:rsid w:val="00E102C3"/>
  </w:style>
  <w:style w:type="character" w:styleId="Hyperlink">
    <w:name w:val="Hyperlink"/>
    <w:basedOn w:val="Absatz-Standardschriftart"/>
    <w:uiPriority w:val="99"/>
    <w:unhideWhenUsed/>
    <w:rsid w:val="00B40BBE"/>
    <w:rPr>
      <w:color w:val="0563C1" w:themeColor="hyperlink"/>
      <w:u w:val="single"/>
    </w:rPr>
  </w:style>
  <w:style w:type="character" w:customStyle="1" w:styleId="UnresolvedMention1">
    <w:name w:val="Unresolved Mention1"/>
    <w:basedOn w:val="Absatz-Standardschriftart"/>
    <w:uiPriority w:val="99"/>
    <w:semiHidden/>
    <w:unhideWhenUsed/>
    <w:rsid w:val="00B40BBE"/>
    <w:rPr>
      <w:color w:val="605E5C"/>
      <w:shd w:val="clear" w:color="auto" w:fill="E1DFDD"/>
    </w:rPr>
  </w:style>
  <w:style w:type="paragraph" w:styleId="Funotentext">
    <w:name w:val="footnote text"/>
    <w:basedOn w:val="Standard"/>
    <w:link w:val="FunotentextZchn"/>
    <w:uiPriority w:val="99"/>
    <w:semiHidden/>
    <w:unhideWhenUsed/>
    <w:rsid w:val="00B40BBE"/>
    <w:pPr>
      <w:spacing w:line="240" w:lineRule="auto"/>
    </w:pPr>
    <w:rPr>
      <w:sz w:val="20"/>
      <w:szCs w:val="20"/>
    </w:rPr>
  </w:style>
  <w:style w:type="character" w:customStyle="1" w:styleId="FunotentextZchn">
    <w:name w:val="Fußnotentext Zchn"/>
    <w:basedOn w:val="Absatz-Standardschriftart"/>
    <w:link w:val="Funotentext"/>
    <w:uiPriority w:val="99"/>
    <w:semiHidden/>
    <w:rsid w:val="00B40BBE"/>
    <w:rPr>
      <w:rFonts w:ascii="Arial" w:hAnsi="Arial" w:cs="Arial"/>
      <w:color w:val="333333"/>
      <w:sz w:val="20"/>
      <w:szCs w:val="20"/>
    </w:rPr>
  </w:style>
  <w:style w:type="character" w:styleId="Funotenzeichen">
    <w:name w:val="footnote reference"/>
    <w:basedOn w:val="Absatz-Standardschriftart"/>
    <w:uiPriority w:val="99"/>
    <w:semiHidden/>
    <w:unhideWhenUsed/>
    <w:rsid w:val="00B40BBE"/>
    <w:rPr>
      <w:vertAlign w:val="superscript"/>
    </w:rPr>
  </w:style>
  <w:style w:type="character" w:styleId="Kommentarzeichen">
    <w:name w:val="annotation reference"/>
    <w:basedOn w:val="Absatz-Standardschriftart"/>
    <w:uiPriority w:val="99"/>
    <w:semiHidden/>
    <w:unhideWhenUsed/>
    <w:rsid w:val="00955FD6"/>
    <w:rPr>
      <w:sz w:val="16"/>
      <w:szCs w:val="16"/>
    </w:rPr>
  </w:style>
  <w:style w:type="paragraph" w:styleId="Kommentartext">
    <w:name w:val="annotation text"/>
    <w:basedOn w:val="Standard"/>
    <w:link w:val="KommentartextZchn"/>
    <w:semiHidden/>
    <w:unhideWhenUsed/>
    <w:rsid w:val="006274E0"/>
    <w:pPr>
      <w:tabs>
        <w:tab w:val="clear" w:pos="3068"/>
      </w:tabs>
      <w:spacing w:line="240" w:lineRule="auto"/>
      <w:ind w:firstLine="0"/>
    </w:pPr>
    <w:rPr>
      <w:sz w:val="20"/>
      <w:szCs w:val="20"/>
    </w:rPr>
  </w:style>
  <w:style w:type="character" w:customStyle="1" w:styleId="KommentartextZchn">
    <w:name w:val="Kommentartext Zchn"/>
    <w:basedOn w:val="Absatz-Standardschriftart"/>
    <w:link w:val="Kommentartext"/>
    <w:semiHidden/>
    <w:rsid w:val="006274E0"/>
    <w:rPr>
      <w:rFonts w:ascii="Arial" w:hAnsi="Arial" w:cs="Arial"/>
      <w:color w:val="333333"/>
      <w:sz w:val="20"/>
      <w:szCs w:val="20"/>
    </w:rPr>
  </w:style>
  <w:style w:type="paragraph" w:styleId="Kommentarthema">
    <w:name w:val="annotation subject"/>
    <w:basedOn w:val="Kommentartext"/>
    <w:next w:val="Kommentartext"/>
    <w:link w:val="KommentarthemaZchn"/>
    <w:uiPriority w:val="99"/>
    <w:semiHidden/>
    <w:unhideWhenUsed/>
    <w:rsid w:val="00955FD6"/>
    <w:rPr>
      <w:b/>
      <w:bCs/>
    </w:rPr>
  </w:style>
  <w:style w:type="character" w:customStyle="1" w:styleId="KommentarthemaZchn">
    <w:name w:val="Kommentarthema Zchn"/>
    <w:basedOn w:val="KommentartextZchn"/>
    <w:link w:val="Kommentarthema"/>
    <w:uiPriority w:val="99"/>
    <w:semiHidden/>
    <w:rsid w:val="00955FD6"/>
    <w:rPr>
      <w:rFonts w:ascii="Arial" w:hAnsi="Arial" w:cs="Arial"/>
      <w:b/>
      <w:bCs/>
      <w:color w:val="333333"/>
      <w:sz w:val="20"/>
      <w:szCs w:val="20"/>
    </w:rPr>
  </w:style>
  <w:style w:type="paragraph" w:styleId="Sprechblasentext">
    <w:name w:val="Balloon Text"/>
    <w:basedOn w:val="Standard"/>
    <w:link w:val="SprechblasentextZchn"/>
    <w:uiPriority w:val="99"/>
    <w:semiHidden/>
    <w:unhideWhenUsed/>
    <w:rsid w:val="00955FD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FD6"/>
    <w:rPr>
      <w:rFonts w:ascii="Segoe UI" w:hAnsi="Segoe UI" w:cs="Segoe UI"/>
      <w:color w:val="333333"/>
      <w:sz w:val="18"/>
      <w:szCs w:val="18"/>
    </w:rPr>
  </w:style>
  <w:style w:type="table" w:styleId="Tabellenraster">
    <w:name w:val="Table Grid"/>
    <w:basedOn w:val="NormaleTabelle"/>
    <w:uiPriority w:val="39"/>
    <w:rsid w:val="00A25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1772D"/>
    <w:rPr>
      <w:color w:val="954F72" w:themeColor="followedHyperlink"/>
      <w:u w:val="single"/>
    </w:rPr>
  </w:style>
  <w:style w:type="paragraph" w:styleId="berarbeitung">
    <w:name w:val="Revision"/>
    <w:hidden/>
    <w:uiPriority w:val="99"/>
    <w:semiHidden/>
    <w:rsid w:val="006274E0"/>
    <w:pPr>
      <w:spacing w:after="0" w:line="240" w:lineRule="auto"/>
    </w:pPr>
    <w:rPr>
      <w:rFonts w:ascii="Arial" w:hAnsi="Arial" w:cs="Arial"/>
      <w:color w:val="333333"/>
      <w:sz w:val="21"/>
      <w:szCs w:val="21"/>
      <w:shd w:val="clear" w:color="auto" w:fill="FFFFFF"/>
    </w:rPr>
  </w:style>
  <w:style w:type="character" w:customStyle="1" w:styleId="berschrift2Zchn">
    <w:name w:val="Überschrift 2 Zchn"/>
    <w:basedOn w:val="Absatz-Standardschriftart"/>
    <w:link w:val="berschrift2"/>
    <w:uiPriority w:val="9"/>
    <w:rsid w:val="00CC186E"/>
    <w:rPr>
      <w:rFonts w:cstheme="minorHAnsi"/>
      <w:b/>
    </w:rPr>
  </w:style>
  <w:style w:type="character" w:customStyle="1" w:styleId="berschrift1Zchn">
    <w:name w:val="Überschrift 1 Zchn"/>
    <w:basedOn w:val="Absatz-Standardschriftart"/>
    <w:link w:val="berschrift1"/>
    <w:uiPriority w:val="9"/>
    <w:rsid w:val="00CC186E"/>
    <w:rPr>
      <w:rFonts w:cstheme="minorHAnsi"/>
      <w:b/>
    </w:rPr>
  </w:style>
  <w:style w:type="character" w:customStyle="1" w:styleId="berschrift3Zchn">
    <w:name w:val="Überschrift 3 Zchn"/>
    <w:basedOn w:val="Absatz-Standardschriftart"/>
    <w:link w:val="berschrift3"/>
    <w:uiPriority w:val="9"/>
    <w:rsid w:val="00CC186E"/>
    <w:rPr>
      <w:rFonts w:cstheme="minorHAnsi"/>
      <w:b/>
      <w:i/>
    </w:rPr>
  </w:style>
  <w:style w:type="character" w:customStyle="1" w:styleId="berschrift4Zchn">
    <w:name w:val="Überschrift 4 Zchn"/>
    <w:basedOn w:val="Absatz-Standardschriftart"/>
    <w:link w:val="berschrift4"/>
    <w:uiPriority w:val="9"/>
    <w:rsid w:val="00CC186E"/>
    <w:rPr>
      <w:rFonts w:ascii="Calibri" w:hAnsi="Calibri" w:cstheme="minorHAnsi"/>
      <w:b/>
      <w:bCs/>
    </w:rPr>
  </w:style>
  <w:style w:type="character" w:customStyle="1" w:styleId="berschrift5Zchn">
    <w:name w:val="Überschrift 5 Zchn"/>
    <w:basedOn w:val="Absatz-Standardschriftart"/>
    <w:link w:val="berschrift5"/>
    <w:uiPriority w:val="9"/>
    <w:rsid w:val="00CC186E"/>
    <w:rPr>
      <w:rFonts w:ascii="Calibri" w:hAnsi="Calibri" w:cs="Calibri"/>
      <w:b/>
      <w:i/>
      <w:color w:val="333333"/>
    </w:rPr>
  </w:style>
  <w:style w:type="paragraph" w:styleId="Titel">
    <w:name w:val="Title"/>
    <w:basedOn w:val="berschrift1"/>
    <w:next w:val="Standard"/>
    <w:link w:val="TitelZchn"/>
    <w:uiPriority w:val="10"/>
    <w:qFormat/>
    <w:rsid w:val="00CC186E"/>
  </w:style>
  <w:style w:type="character" w:customStyle="1" w:styleId="TitelZchn">
    <w:name w:val="Titel Zchn"/>
    <w:basedOn w:val="Absatz-Standardschriftart"/>
    <w:link w:val="Titel"/>
    <w:uiPriority w:val="10"/>
    <w:rsid w:val="00CC186E"/>
    <w:rPr>
      <w:rFonts w:cstheme="minorHAnsi"/>
      <w:b/>
    </w:rPr>
  </w:style>
  <w:style w:type="paragraph" w:styleId="Zitat">
    <w:name w:val="Quote"/>
    <w:basedOn w:val="Standard"/>
    <w:next w:val="Standard"/>
    <w:link w:val="ZitatZchn"/>
    <w:uiPriority w:val="29"/>
    <w:qFormat/>
    <w:rsid w:val="00236E04"/>
    <w:pPr>
      <w:ind w:left="720" w:firstLine="0"/>
    </w:pPr>
    <w:rPr>
      <w:iCs/>
      <w:color w:val="404040" w:themeColor="text1" w:themeTint="BF"/>
    </w:rPr>
  </w:style>
  <w:style w:type="character" w:customStyle="1" w:styleId="ZitatZchn">
    <w:name w:val="Zitat Zchn"/>
    <w:basedOn w:val="Absatz-Standardschriftart"/>
    <w:link w:val="Zitat"/>
    <w:uiPriority w:val="29"/>
    <w:rsid w:val="00236E04"/>
    <w:rPr>
      <w:rFonts w:ascii="Calibri" w:hAnsi="Calibri" w:cs="Arial"/>
      <w:iCs/>
      <w:color w:val="404040" w:themeColor="text1" w:themeTint="BF"/>
      <w:szCs w:val="21"/>
    </w:rPr>
  </w:style>
  <w:style w:type="character" w:styleId="NichtaufgelsteErwhnung">
    <w:name w:val="Unresolved Mention"/>
    <w:basedOn w:val="Absatz-Standardschriftart"/>
    <w:uiPriority w:val="99"/>
    <w:semiHidden/>
    <w:unhideWhenUsed/>
    <w:rsid w:val="00B151C0"/>
    <w:rPr>
      <w:color w:val="605E5C"/>
      <w:shd w:val="clear" w:color="auto" w:fill="E1DFDD"/>
    </w:rPr>
  </w:style>
  <w:style w:type="paragraph" w:styleId="Listenabsatz">
    <w:name w:val="List Paragraph"/>
    <w:basedOn w:val="Standard"/>
    <w:uiPriority w:val="34"/>
    <w:qFormat/>
    <w:rsid w:val="00FB46DE"/>
    <w:pPr>
      <w:ind w:left="720"/>
      <w:contextualSpacing/>
    </w:pPr>
  </w:style>
  <w:style w:type="table" w:styleId="EinfacheTabelle2">
    <w:name w:val="Plain Table 2"/>
    <w:basedOn w:val="NormaleTabelle"/>
    <w:uiPriority w:val="42"/>
    <w:rsid w:val="00C538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teraturverzeichnis">
    <w:name w:val="Bibliography"/>
    <w:basedOn w:val="Standard"/>
    <w:next w:val="Standard"/>
    <w:uiPriority w:val="37"/>
    <w:unhideWhenUsed/>
    <w:rsid w:val="00211B56"/>
    <w:pPr>
      <w:tabs>
        <w:tab w:val="clear" w:pos="3068"/>
      </w:tabs>
      <w:ind w:left="720" w:hanging="720"/>
    </w:pPr>
  </w:style>
  <w:style w:type="character" w:styleId="Endnotenzeichen">
    <w:name w:val="endnote reference"/>
    <w:basedOn w:val="Absatz-Standardschriftart"/>
    <w:uiPriority w:val="99"/>
    <w:semiHidden/>
    <w:unhideWhenUsed/>
    <w:rsid w:val="00157B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953">
      <w:bodyDiv w:val="1"/>
      <w:marLeft w:val="0"/>
      <w:marRight w:val="0"/>
      <w:marTop w:val="0"/>
      <w:marBottom w:val="0"/>
      <w:divBdr>
        <w:top w:val="none" w:sz="0" w:space="0" w:color="auto"/>
        <w:left w:val="none" w:sz="0" w:space="0" w:color="auto"/>
        <w:bottom w:val="none" w:sz="0" w:space="0" w:color="auto"/>
        <w:right w:val="none" w:sz="0" w:space="0" w:color="auto"/>
      </w:divBdr>
    </w:div>
    <w:div w:id="47995631">
      <w:bodyDiv w:val="1"/>
      <w:marLeft w:val="0"/>
      <w:marRight w:val="0"/>
      <w:marTop w:val="0"/>
      <w:marBottom w:val="0"/>
      <w:divBdr>
        <w:top w:val="none" w:sz="0" w:space="0" w:color="auto"/>
        <w:left w:val="none" w:sz="0" w:space="0" w:color="auto"/>
        <w:bottom w:val="none" w:sz="0" w:space="0" w:color="auto"/>
        <w:right w:val="none" w:sz="0" w:space="0" w:color="auto"/>
      </w:divBdr>
    </w:div>
    <w:div w:id="66735368">
      <w:bodyDiv w:val="1"/>
      <w:marLeft w:val="0"/>
      <w:marRight w:val="0"/>
      <w:marTop w:val="0"/>
      <w:marBottom w:val="0"/>
      <w:divBdr>
        <w:top w:val="none" w:sz="0" w:space="0" w:color="auto"/>
        <w:left w:val="none" w:sz="0" w:space="0" w:color="auto"/>
        <w:bottom w:val="none" w:sz="0" w:space="0" w:color="auto"/>
        <w:right w:val="none" w:sz="0" w:space="0" w:color="auto"/>
      </w:divBdr>
    </w:div>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704477439">
          <w:marLeft w:val="0"/>
          <w:marRight w:val="0"/>
          <w:marTop w:val="360"/>
          <w:marBottom w:val="0"/>
          <w:divBdr>
            <w:top w:val="none" w:sz="0" w:space="0" w:color="auto"/>
            <w:left w:val="none" w:sz="0" w:space="0" w:color="auto"/>
            <w:bottom w:val="none" w:sz="0" w:space="0" w:color="auto"/>
            <w:right w:val="none" w:sz="0" w:space="0" w:color="auto"/>
          </w:divBdr>
        </w:div>
        <w:div w:id="1133645130">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sChild>
    </w:div>
    <w:div w:id="103810660">
      <w:bodyDiv w:val="1"/>
      <w:marLeft w:val="0"/>
      <w:marRight w:val="0"/>
      <w:marTop w:val="0"/>
      <w:marBottom w:val="0"/>
      <w:divBdr>
        <w:top w:val="none" w:sz="0" w:space="0" w:color="auto"/>
        <w:left w:val="none" w:sz="0" w:space="0" w:color="auto"/>
        <w:bottom w:val="none" w:sz="0" w:space="0" w:color="auto"/>
        <w:right w:val="none" w:sz="0" w:space="0" w:color="auto"/>
      </w:divBdr>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577374035">
          <w:marLeft w:val="0"/>
          <w:marRight w:val="0"/>
          <w:marTop w:val="360"/>
          <w:marBottom w:val="0"/>
          <w:divBdr>
            <w:top w:val="none" w:sz="0" w:space="0" w:color="auto"/>
            <w:left w:val="none" w:sz="0" w:space="0" w:color="auto"/>
            <w:bottom w:val="none" w:sz="0" w:space="0" w:color="auto"/>
            <w:right w:val="none" w:sz="0" w:space="0" w:color="auto"/>
          </w:divBdr>
        </w:div>
        <w:div w:id="21444358">
          <w:marLeft w:val="0"/>
          <w:marRight w:val="0"/>
          <w:marTop w:val="360"/>
          <w:marBottom w:val="0"/>
          <w:divBdr>
            <w:top w:val="none" w:sz="0" w:space="0" w:color="auto"/>
            <w:left w:val="none" w:sz="0" w:space="0" w:color="auto"/>
            <w:bottom w:val="none" w:sz="0" w:space="0" w:color="auto"/>
            <w:right w:val="none" w:sz="0" w:space="0" w:color="auto"/>
          </w:divBdr>
        </w:div>
      </w:divsChild>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1953659187">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296841881">
          <w:marLeft w:val="0"/>
          <w:marRight w:val="0"/>
          <w:marTop w:val="360"/>
          <w:marBottom w:val="0"/>
          <w:divBdr>
            <w:top w:val="none" w:sz="0" w:space="0" w:color="auto"/>
            <w:left w:val="none" w:sz="0" w:space="0" w:color="auto"/>
            <w:bottom w:val="none" w:sz="0" w:space="0" w:color="auto"/>
            <w:right w:val="none" w:sz="0" w:space="0" w:color="auto"/>
          </w:divBdr>
        </w:div>
      </w:divsChild>
    </w:div>
    <w:div w:id="153301537">
      <w:bodyDiv w:val="1"/>
      <w:marLeft w:val="0"/>
      <w:marRight w:val="0"/>
      <w:marTop w:val="0"/>
      <w:marBottom w:val="0"/>
      <w:divBdr>
        <w:top w:val="none" w:sz="0" w:space="0" w:color="auto"/>
        <w:left w:val="none" w:sz="0" w:space="0" w:color="auto"/>
        <w:bottom w:val="none" w:sz="0" w:space="0" w:color="auto"/>
        <w:right w:val="none" w:sz="0" w:space="0" w:color="auto"/>
      </w:divBdr>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159199702">
      <w:bodyDiv w:val="1"/>
      <w:marLeft w:val="0"/>
      <w:marRight w:val="0"/>
      <w:marTop w:val="0"/>
      <w:marBottom w:val="0"/>
      <w:divBdr>
        <w:top w:val="none" w:sz="0" w:space="0" w:color="auto"/>
        <w:left w:val="none" w:sz="0" w:space="0" w:color="auto"/>
        <w:bottom w:val="none" w:sz="0" w:space="0" w:color="auto"/>
        <w:right w:val="none" w:sz="0" w:space="0" w:color="auto"/>
      </w:divBdr>
    </w:div>
    <w:div w:id="207883343">
      <w:bodyDiv w:val="1"/>
      <w:marLeft w:val="0"/>
      <w:marRight w:val="0"/>
      <w:marTop w:val="0"/>
      <w:marBottom w:val="0"/>
      <w:divBdr>
        <w:top w:val="none" w:sz="0" w:space="0" w:color="auto"/>
        <w:left w:val="none" w:sz="0" w:space="0" w:color="auto"/>
        <w:bottom w:val="none" w:sz="0" w:space="0" w:color="auto"/>
        <w:right w:val="none" w:sz="0" w:space="0" w:color="auto"/>
      </w:divBdr>
    </w:div>
    <w:div w:id="235827219">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sChild>
    </w:div>
    <w:div w:id="282687126">
      <w:bodyDiv w:val="1"/>
      <w:marLeft w:val="0"/>
      <w:marRight w:val="0"/>
      <w:marTop w:val="0"/>
      <w:marBottom w:val="0"/>
      <w:divBdr>
        <w:top w:val="none" w:sz="0" w:space="0" w:color="auto"/>
        <w:left w:val="none" w:sz="0" w:space="0" w:color="auto"/>
        <w:bottom w:val="none" w:sz="0" w:space="0" w:color="auto"/>
        <w:right w:val="none" w:sz="0" w:space="0" w:color="auto"/>
      </w:divBdr>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902182426">
          <w:marLeft w:val="0"/>
          <w:marRight w:val="0"/>
          <w:marTop w:val="360"/>
          <w:marBottom w:val="0"/>
          <w:divBdr>
            <w:top w:val="none" w:sz="0" w:space="0" w:color="auto"/>
            <w:left w:val="none" w:sz="0" w:space="0" w:color="auto"/>
            <w:bottom w:val="none" w:sz="0" w:space="0" w:color="auto"/>
            <w:right w:val="none" w:sz="0" w:space="0" w:color="auto"/>
          </w:divBdr>
        </w:div>
        <w:div w:id="361905220">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342392094">
      <w:bodyDiv w:val="1"/>
      <w:marLeft w:val="0"/>
      <w:marRight w:val="0"/>
      <w:marTop w:val="0"/>
      <w:marBottom w:val="0"/>
      <w:divBdr>
        <w:top w:val="none" w:sz="0" w:space="0" w:color="auto"/>
        <w:left w:val="none" w:sz="0" w:space="0" w:color="auto"/>
        <w:bottom w:val="none" w:sz="0" w:space="0" w:color="auto"/>
        <w:right w:val="none" w:sz="0" w:space="0" w:color="auto"/>
      </w:divBdr>
    </w:div>
    <w:div w:id="353460429">
      <w:bodyDiv w:val="1"/>
      <w:marLeft w:val="0"/>
      <w:marRight w:val="0"/>
      <w:marTop w:val="0"/>
      <w:marBottom w:val="0"/>
      <w:divBdr>
        <w:top w:val="none" w:sz="0" w:space="0" w:color="auto"/>
        <w:left w:val="none" w:sz="0" w:space="0" w:color="auto"/>
        <w:bottom w:val="none" w:sz="0" w:space="0" w:color="auto"/>
        <w:right w:val="none" w:sz="0" w:space="0" w:color="auto"/>
      </w:divBdr>
    </w:div>
    <w:div w:id="406927398">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2083408065">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sChild>
    </w:div>
    <w:div w:id="444737554">
      <w:bodyDiv w:val="1"/>
      <w:marLeft w:val="0"/>
      <w:marRight w:val="0"/>
      <w:marTop w:val="0"/>
      <w:marBottom w:val="0"/>
      <w:divBdr>
        <w:top w:val="none" w:sz="0" w:space="0" w:color="auto"/>
        <w:left w:val="none" w:sz="0" w:space="0" w:color="auto"/>
        <w:bottom w:val="none" w:sz="0" w:space="0" w:color="auto"/>
        <w:right w:val="none" w:sz="0" w:space="0" w:color="auto"/>
      </w:divBdr>
    </w:div>
    <w:div w:id="503741122">
      <w:bodyDiv w:val="1"/>
      <w:marLeft w:val="0"/>
      <w:marRight w:val="0"/>
      <w:marTop w:val="0"/>
      <w:marBottom w:val="0"/>
      <w:divBdr>
        <w:top w:val="none" w:sz="0" w:space="0" w:color="auto"/>
        <w:left w:val="none" w:sz="0" w:space="0" w:color="auto"/>
        <w:bottom w:val="none" w:sz="0" w:space="0" w:color="auto"/>
        <w:right w:val="none" w:sz="0" w:space="0" w:color="auto"/>
      </w:divBdr>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1456559178">
          <w:marLeft w:val="0"/>
          <w:marRight w:val="0"/>
          <w:marTop w:val="360"/>
          <w:marBottom w:val="0"/>
          <w:divBdr>
            <w:top w:val="none" w:sz="0" w:space="0" w:color="auto"/>
            <w:left w:val="none" w:sz="0" w:space="0" w:color="auto"/>
            <w:bottom w:val="none" w:sz="0" w:space="0" w:color="auto"/>
            <w:right w:val="none" w:sz="0" w:space="0" w:color="auto"/>
          </w:divBdr>
        </w:div>
        <w:div w:id="806166369">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556474499">
      <w:bodyDiv w:val="1"/>
      <w:marLeft w:val="0"/>
      <w:marRight w:val="0"/>
      <w:marTop w:val="0"/>
      <w:marBottom w:val="0"/>
      <w:divBdr>
        <w:top w:val="none" w:sz="0" w:space="0" w:color="auto"/>
        <w:left w:val="none" w:sz="0" w:space="0" w:color="auto"/>
        <w:bottom w:val="none" w:sz="0" w:space="0" w:color="auto"/>
        <w:right w:val="none" w:sz="0" w:space="0" w:color="auto"/>
      </w:divBdr>
    </w:div>
    <w:div w:id="653140079">
      <w:bodyDiv w:val="1"/>
      <w:marLeft w:val="0"/>
      <w:marRight w:val="0"/>
      <w:marTop w:val="0"/>
      <w:marBottom w:val="0"/>
      <w:divBdr>
        <w:top w:val="none" w:sz="0" w:space="0" w:color="auto"/>
        <w:left w:val="none" w:sz="0" w:space="0" w:color="auto"/>
        <w:bottom w:val="none" w:sz="0" w:space="0" w:color="auto"/>
        <w:right w:val="none" w:sz="0" w:space="0" w:color="auto"/>
      </w:divBdr>
    </w:div>
    <w:div w:id="656227991">
      <w:bodyDiv w:val="1"/>
      <w:marLeft w:val="0"/>
      <w:marRight w:val="0"/>
      <w:marTop w:val="0"/>
      <w:marBottom w:val="0"/>
      <w:divBdr>
        <w:top w:val="none" w:sz="0" w:space="0" w:color="auto"/>
        <w:left w:val="none" w:sz="0" w:space="0" w:color="auto"/>
        <w:bottom w:val="none" w:sz="0" w:space="0" w:color="auto"/>
        <w:right w:val="none" w:sz="0" w:space="0" w:color="auto"/>
      </w:divBdr>
    </w:div>
    <w:div w:id="726689128">
      <w:bodyDiv w:val="1"/>
      <w:marLeft w:val="0"/>
      <w:marRight w:val="0"/>
      <w:marTop w:val="0"/>
      <w:marBottom w:val="0"/>
      <w:divBdr>
        <w:top w:val="none" w:sz="0" w:space="0" w:color="auto"/>
        <w:left w:val="none" w:sz="0" w:space="0" w:color="auto"/>
        <w:bottom w:val="none" w:sz="0" w:space="0" w:color="auto"/>
        <w:right w:val="none" w:sz="0" w:space="0" w:color="auto"/>
      </w:divBdr>
    </w:div>
    <w:div w:id="728382733">
      <w:bodyDiv w:val="1"/>
      <w:marLeft w:val="0"/>
      <w:marRight w:val="0"/>
      <w:marTop w:val="0"/>
      <w:marBottom w:val="0"/>
      <w:divBdr>
        <w:top w:val="none" w:sz="0" w:space="0" w:color="auto"/>
        <w:left w:val="none" w:sz="0" w:space="0" w:color="auto"/>
        <w:bottom w:val="none" w:sz="0" w:space="0" w:color="auto"/>
        <w:right w:val="none" w:sz="0" w:space="0" w:color="auto"/>
      </w:divBdr>
    </w:div>
    <w:div w:id="822813917">
      <w:bodyDiv w:val="1"/>
      <w:marLeft w:val="0"/>
      <w:marRight w:val="0"/>
      <w:marTop w:val="0"/>
      <w:marBottom w:val="0"/>
      <w:divBdr>
        <w:top w:val="none" w:sz="0" w:space="0" w:color="auto"/>
        <w:left w:val="none" w:sz="0" w:space="0" w:color="auto"/>
        <w:bottom w:val="none" w:sz="0" w:space="0" w:color="auto"/>
        <w:right w:val="none" w:sz="0" w:space="0" w:color="auto"/>
      </w:divBdr>
    </w:div>
    <w:div w:id="837235063">
      <w:bodyDiv w:val="1"/>
      <w:marLeft w:val="0"/>
      <w:marRight w:val="0"/>
      <w:marTop w:val="0"/>
      <w:marBottom w:val="0"/>
      <w:divBdr>
        <w:top w:val="none" w:sz="0" w:space="0" w:color="auto"/>
        <w:left w:val="none" w:sz="0" w:space="0" w:color="auto"/>
        <w:bottom w:val="none" w:sz="0" w:space="0" w:color="auto"/>
        <w:right w:val="none" w:sz="0" w:space="0" w:color="auto"/>
      </w:divBdr>
    </w:div>
    <w:div w:id="852651932">
      <w:bodyDiv w:val="1"/>
      <w:marLeft w:val="0"/>
      <w:marRight w:val="0"/>
      <w:marTop w:val="0"/>
      <w:marBottom w:val="0"/>
      <w:divBdr>
        <w:top w:val="none" w:sz="0" w:space="0" w:color="auto"/>
        <w:left w:val="none" w:sz="0" w:space="0" w:color="auto"/>
        <w:bottom w:val="none" w:sz="0" w:space="0" w:color="auto"/>
        <w:right w:val="none" w:sz="0" w:space="0" w:color="auto"/>
      </w:divBdr>
    </w:div>
    <w:div w:id="860433262">
      <w:bodyDiv w:val="1"/>
      <w:marLeft w:val="0"/>
      <w:marRight w:val="0"/>
      <w:marTop w:val="0"/>
      <w:marBottom w:val="0"/>
      <w:divBdr>
        <w:top w:val="none" w:sz="0" w:space="0" w:color="auto"/>
        <w:left w:val="none" w:sz="0" w:space="0" w:color="auto"/>
        <w:bottom w:val="none" w:sz="0" w:space="0" w:color="auto"/>
        <w:right w:val="none" w:sz="0" w:space="0" w:color="auto"/>
      </w:divBdr>
    </w:div>
    <w:div w:id="861936828">
      <w:bodyDiv w:val="1"/>
      <w:marLeft w:val="0"/>
      <w:marRight w:val="0"/>
      <w:marTop w:val="0"/>
      <w:marBottom w:val="0"/>
      <w:divBdr>
        <w:top w:val="none" w:sz="0" w:space="0" w:color="auto"/>
        <w:left w:val="none" w:sz="0" w:space="0" w:color="auto"/>
        <w:bottom w:val="none" w:sz="0" w:space="0" w:color="auto"/>
        <w:right w:val="none" w:sz="0" w:space="0" w:color="auto"/>
      </w:divBdr>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889412254">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21535791">
          <w:marLeft w:val="0"/>
          <w:marRight w:val="0"/>
          <w:marTop w:val="360"/>
          <w:marBottom w:val="0"/>
          <w:divBdr>
            <w:top w:val="none" w:sz="0" w:space="0" w:color="auto"/>
            <w:left w:val="none" w:sz="0" w:space="0" w:color="auto"/>
            <w:bottom w:val="none" w:sz="0" w:space="0" w:color="auto"/>
            <w:right w:val="none" w:sz="0" w:space="0" w:color="auto"/>
          </w:divBdr>
        </w:div>
      </w:divsChild>
    </w:div>
    <w:div w:id="885800055">
      <w:bodyDiv w:val="1"/>
      <w:marLeft w:val="0"/>
      <w:marRight w:val="0"/>
      <w:marTop w:val="0"/>
      <w:marBottom w:val="0"/>
      <w:divBdr>
        <w:top w:val="none" w:sz="0" w:space="0" w:color="auto"/>
        <w:left w:val="none" w:sz="0" w:space="0" w:color="auto"/>
        <w:bottom w:val="none" w:sz="0" w:space="0" w:color="auto"/>
        <w:right w:val="none" w:sz="0" w:space="0" w:color="auto"/>
      </w:divBdr>
    </w:div>
    <w:div w:id="948660844">
      <w:bodyDiv w:val="1"/>
      <w:marLeft w:val="0"/>
      <w:marRight w:val="0"/>
      <w:marTop w:val="0"/>
      <w:marBottom w:val="0"/>
      <w:divBdr>
        <w:top w:val="none" w:sz="0" w:space="0" w:color="auto"/>
        <w:left w:val="none" w:sz="0" w:space="0" w:color="auto"/>
        <w:bottom w:val="none" w:sz="0" w:space="0" w:color="auto"/>
        <w:right w:val="none" w:sz="0" w:space="0" w:color="auto"/>
      </w:divBdr>
    </w:div>
    <w:div w:id="984507887">
      <w:bodyDiv w:val="1"/>
      <w:marLeft w:val="0"/>
      <w:marRight w:val="0"/>
      <w:marTop w:val="0"/>
      <w:marBottom w:val="0"/>
      <w:divBdr>
        <w:top w:val="none" w:sz="0" w:space="0" w:color="auto"/>
        <w:left w:val="none" w:sz="0" w:space="0" w:color="auto"/>
        <w:bottom w:val="none" w:sz="0" w:space="0" w:color="auto"/>
        <w:right w:val="none" w:sz="0" w:space="0" w:color="auto"/>
      </w:divBdr>
    </w:div>
    <w:div w:id="1055546652">
      <w:bodyDiv w:val="1"/>
      <w:marLeft w:val="0"/>
      <w:marRight w:val="0"/>
      <w:marTop w:val="0"/>
      <w:marBottom w:val="0"/>
      <w:divBdr>
        <w:top w:val="none" w:sz="0" w:space="0" w:color="auto"/>
        <w:left w:val="none" w:sz="0" w:space="0" w:color="auto"/>
        <w:bottom w:val="none" w:sz="0" w:space="0" w:color="auto"/>
        <w:right w:val="none" w:sz="0" w:space="0" w:color="auto"/>
      </w:divBdr>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42964176">
      <w:bodyDiv w:val="1"/>
      <w:marLeft w:val="0"/>
      <w:marRight w:val="0"/>
      <w:marTop w:val="0"/>
      <w:marBottom w:val="0"/>
      <w:divBdr>
        <w:top w:val="none" w:sz="0" w:space="0" w:color="auto"/>
        <w:left w:val="none" w:sz="0" w:space="0" w:color="auto"/>
        <w:bottom w:val="none" w:sz="0" w:space="0" w:color="auto"/>
        <w:right w:val="none" w:sz="0" w:space="0" w:color="auto"/>
      </w:divBdr>
    </w:div>
    <w:div w:id="1152598153">
      <w:bodyDiv w:val="1"/>
      <w:marLeft w:val="0"/>
      <w:marRight w:val="0"/>
      <w:marTop w:val="0"/>
      <w:marBottom w:val="0"/>
      <w:divBdr>
        <w:top w:val="none" w:sz="0" w:space="0" w:color="auto"/>
        <w:left w:val="none" w:sz="0" w:space="0" w:color="auto"/>
        <w:bottom w:val="none" w:sz="0" w:space="0" w:color="auto"/>
        <w:right w:val="none" w:sz="0" w:space="0" w:color="auto"/>
      </w:divBdr>
    </w:div>
    <w:div w:id="1167478174">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196887628">
      <w:bodyDiv w:val="1"/>
      <w:marLeft w:val="0"/>
      <w:marRight w:val="0"/>
      <w:marTop w:val="0"/>
      <w:marBottom w:val="0"/>
      <w:divBdr>
        <w:top w:val="none" w:sz="0" w:space="0" w:color="auto"/>
        <w:left w:val="none" w:sz="0" w:space="0" w:color="auto"/>
        <w:bottom w:val="none" w:sz="0" w:space="0" w:color="auto"/>
        <w:right w:val="none" w:sz="0" w:space="0" w:color="auto"/>
      </w:divBdr>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547227131">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03813597">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sChild>
    </w:div>
    <w:div w:id="1276867411">
      <w:bodyDiv w:val="1"/>
      <w:marLeft w:val="0"/>
      <w:marRight w:val="0"/>
      <w:marTop w:val="0"/>
      <w:marBottom w:val="0"/>
      <w:divBdr>
        <w:top w:val="none" w:sz="0" w:space="0" w:color="auto"/>
        <w:left w:val="none" w:sz="0" w:space="0" w:color="auto"/>
        <w:bottom w:val="none" w:sz="0" w:space="0" w:color="auto"/>
        <w:right w:val="none" w:sz="0" w:space="0" w:color="auto"/>
      </w:divBdr>
    </w:div>
    <w:div w:id="1423254595">
      <w:bodyDiv w:val="1"/>
      <w:marLeft w:val="0"/>
      <w:marRight w:val="0"/>
      <w:marTop w:val="0"/>
      <w:marBottom w:val="0"/>
      <w:divBdr>
        <w:top w:val="none" w:sz="0" w:space="0" w:color="auto"/>
        <w:left w:val="none" w:sz="0" w:space="0" w:color="auto"/>
        <w:bottom w:val="none" w:sz="0" w:space="0" w:color="auto"/>
        <w:right w:val="none" w:sz="0" w:space="0" w:color="auto"/>
      </w:divBdr>
    </w:div>
    <w:div w:id="1465735436">
      <w:bodyDiv w:val="1"/>
      <w:marLeft w:val="0"/>
      <w:marRight w:val="0"/>
      <w:marTop w:val="0"/>
      <w:marBottom w:val="0"/>
      <w:divBdr>
        <w:top w:val="none" w:sz="0" w:space="0" w:color="auto"/>
        <w:left w:val="none" w:sz="0" w:space="0" w:color="auto"/>
        <w:bottom w:val="none" w:sz="0" w:space="0" w:color="auto"/>
        <w:right w:val="none" w:sz="0" w:space="0" w:color="auto"/>
      </w:divBdr>
    </w:div>
    <w:div w:id="1486047276">
      <w:bodyDiv w:val="1"/>
      <w:marLeft w:val="0"/>
      <w:marRight w:val="0"/>
      <w:marTop w:val="0"/>
      <w:marBottom w:val="0"/>
      <w:divBdr>
        <w:top w:val="none" w:sz="0" w:space="0" w:color="auto"/>
        <w:left w:val="none" w:sz="0" w:space="0" w:color="auto"/>
        <w:bottom w:val="none" w:sz="0" w:space="0" w:color="auto"/>
        <w:right w:val="none" w:sz="0" w:space="0" w:color="auto"/>
      </w:divBdr>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110430350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54895">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 w:id="7216703">
          <w:marLeft w:val="0"/>
          <w:marRight w:val="0"/>
          <w:marTop w:val="360"/>
          <w:marBottom w:val="0"/>
          <w:divBdr>
            <w:top w:val="none" w:sz="0" w:space="0" w:color="auto"/>
            <w:left w:val="none" w:sz="0" w:space="0" w:color="auto"/>
            <w:bottom w:val="none" w:sz="0" w:space="0" w:color="auto"/>
            <w:right w:val="none" w:sz="0" w:space="0" w:color="auto"/>
          </w:divBdr>
        </w:div>
      </w:divsChild>
    </w:div>
    <w:div w:id="1600674787">
      <w:bodyDiv w:val="1"/>
      <w:marLeft w:val="0"/>
      <w:marRight w:val="0"/>
      <w:marTop w:val="0"/>
      <w:marBottom w:val="0"/>
      <w:divBdr>
        <w:top w:val="none" w:sz="0" w:space="0" w:color="auto"/>
        <w:left w:val="none" w:sz="0" w:space="0" w:color="auto"/>
        <w:bottom w:val="none" w:sz="0" w:space="0" w:color="auto"/>
        <w:right w:val="none" w:sz="0" w:space="0" w:color="auto"/>
      </w:divBdr>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636983065">
      <w:bodyDiv w:val="1"/>
      <w:marLeft w:val="0"/>
      <w:marRight w:val="0"/>
      <w:marTop w:val="0"/>
      <w:marBottom w:val="0"/>
      <w:divBdr>
        <w:top w:val="none" w:sz="0" w:space="0" w:color="auto"/>
        <w:left w:val="none" w:sz="0" w:space="0" w:color="auto"/>
        <w:bottom w:val="none" w:sz="0" w:space="0" w:color="auto"/>
        <w:right w:val="none" w:sz="0" w:space="0" w:color="auto"/>
      </w:divBdr>
    </w:div>
    <w:div w:id="1652445790">
      <w:bodyDiv w:val="1"/>
      <w:marLeft w:val="0"/>
      <w:marRight w:val="0"/>
      <w:marTop w:val="0"/>
      <w:marBottom w:val="0"/>
      <w:divBdr>
        <w:top w:val="none" w:sz="0" w:space="0" w:color="auto"/>
        <w:left w:val="none" w:sz="0" w:space="0" w:color="auto"/>
        <w:bottom w:val="none" w:sz="0" w:space="0" w:color="auto"/>
        <w:right w:val="none" w:sz="0" w:space="0" w:color="auto"/>
      </w:divBdr>
    </w:div>
    <w:div w:id="1658412011">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2059088129">
          <w:marLeft w:val="0"/>
          <w:marRight w:val="0"/>
          <w:marTop w:val="360"/>
          <w:marBottom w:val="0"/>
          <w:divBdr>
            <w:top w:val="none" w:sz="0" w:space="0" w:color="auto"/>
            <w:left w:val="none" w:sz="0" w:space="0" w:color="auto"/>
            <w:bottom w:val="none" w:sz="0" w:space="0" w:color="auto"/>
            <w:right w:val="none" w:sz="0" w:space="0" w:color="auto"/>
          </w:divBdr>
        </w:div>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sChild>
    </w:div>
    <w:div w:id="1776248435">
      <w:bodyDiv w:val="1"/>
      <w:marLeft w:val="0"/>
      <w:marRight w:val="0"/>
      <w:marTop w:val="0"/>
      <w:marBottom w:val="0"/>
      <w:divBdr>
        <w:top w:val="none" w:sz="0" w:space="0" w:color="auto"/>
        <w:left w:val="none" w:sz="0" w:space="0" w:color="auto"/>
        <w:bottom w:val="none" w:sz="0" w:space="0" w:color="auto"/>
        <w:right w:val="none" w:sz="0" w:space="0" w:color="auto"/>
      </w:divBdr>
    </w:div>
    <w:div w:id="1793405105">
      <w:bodyDiv w:val="1"/>
      <w:marLeft w:val="0"/>
      <w:marRight w:val="0"/>
      <w:marTop w:val="0"/>
      <w:marBottom w:val="0"/>
      <w:divBdr>
        <w:top w:val="none" w:sz="0" w:space="0" w:color="auto"/>
        <w:left w:val="none" w:sz="0" w:space="0" w:color="auto"/>
        <w:bottom w:val="none" w:sz="0" w:space="0" w:color="auto"/>
        <w:right w:val="none" w:sz="0" w:space="0" w:color="auto"/>
      </w:divBdr>
    </w:div>
    <w:div w:id="1833525702">
      <w:bodyDiv w:val="1"/>
      <w:marLeft w:val="0"/>
      <w:marRight w:val="0"/>
      <w:marTop w:val="0"/>
      <w:marBottom w:val="0"/>
      <w:divBdr>
        <w:top w:val="none" w:sz="0" w:space="0" w:color="auto"/>
        <w:left w:val="none" w:sz="0" w:space="0" w:color="auto"/>
        <w:bottom w:val="none" w:sz="0" w:space="0" w:color="auto"/>
        <w:right w:val="none" w:sz="0" w:space="0" w:color="auto"/>
      </w:divBdr>
    </w:div>
    <w:div w:id="1833985847">
      <w:bodyDiv w:val="1"/>
      <w:marLeft w:val="0"/>
      <w:marRight w:val="0"/>
      <w:marTop w:val="0"/>
      <w:marBottom w:val="0"/>
      <w:divBdr>
        <w:top w:val="none" w:sz="0" w:space="0" w:color="auto"/>
        <w:left w:val="none" w:sz="0" w:space="0" w:color="auto"/>
        <w:bottom w:val="none" w:sz="0" w:space="0" w:color="auto"/>
        <w:right w:val="none" w:sz="0" w:space="0" w:color="auto"/>
      </w:divBdr>
    </w:div>
    <w:div w:id="1879968217">
      <w:bodyDiv w:val="1"/>
      <w:marLeft w:val="0"/>
      <w:marRight w:val="0"/>
      <w:marTop w:val="0"/>
      <w:marBottom w:val="0"/>
      <w:divBdr>
        <w:top w:val="none" w:sz="0" w:space="0" w:color="auto"/>
        <w:left w:val="none" w:sz="0" w:space="0" w:color="auto"/>
        <w:bottom w:val="none" w:sz="0" w:space="0" w:color="auto"/>
        <w:right w:val="none" w:sz="0" w:space="0" w:color="auto"/>
      </w:divBdr>
    </w:div>
    <w:div w:id="1892304407">
      <w:bodyDiv w:val="1"/>
      <w:marLeft w:val="0"/>
      <w:marRight w:val="0"/>
      <w:marTop w:val="0"/>
      <w:marBottom w:val="0"/>
      <w:divBdr>
        <w:top w:val="none" w:sz="0" w:space="0" w:color="auto"/>
        <w:left w:val="none" w:sz="0" w:space="0" w:color="auto"/>
        <w:bottom w:val="none" w:sz="0" w:space="0" w:color="auto"/>
        <w:right w:val="none" w:sz="0" w:space="0" w:color="auto"/>
      </w:divBdr>
    </w:div>
    <w:div w:id="1903254572">
      <w:bodyDiv w:val="1"/>
      <w:marLeft w:val="0"/>
      <w:marRight w:val="0"/>
      <w:marTop w:val="0"/>
      <w:marBottom w:val="0"/>
      <w:divBdr>
        <w:top w:val="none" w:sz="0" w:space="0" w:color="auto"/>
        <w:left w:val="none" w:sz="0" w:space="0" w:color="auto"/>
        <w:bottom w:val="none" w:sz="0" w:space="0" w:color="auto"/>
        <w:right w:val="none" w:sz="0" w:space="0" w:color="auto"/>
      </w:divBdr>
    </w:div>
    <w:div w:id="1944337413">
      <w:bodyDiv w:val="1"/>
      <w:marLeft w:val="0"/>
      <w:marRight w:val="0"/>
      <w:marTop w:val="0"/>
      <w:marBottom w:val="0"/>
      <w:divBdr>
        <w:top w:val="none" w:sz="0" w:space="0" w:color="auto"/>
        <w:left w:val="none" w:sz="0" w:space="0" w:color="auto"/>
        <w:bottom w:val="none" w:sz="0" w:space="0" w:color="auto"/>
        <w:right w:val="none" w:sz="0" w:space="0" w:color="auto"/>
      </w:divBdr>
    </w:div>
    <w:div w:id="1990936186">
      <w:bodyDiv w:val="1"/>
      <w:marLeft w:val="0"/>
      <w:marRight w:val="0"/>
      <w:marTop w:val="0"/>
      <w:marBottom w:val="0"/>
      <w:divBdr>
        <w:top w:val="none" w:sz="0" w:space="0" w:color="auto"/>
        <w:left w:val="none" w:sz="0" w:space="0" w:color="auto"/>
        <w:bottom w:val="none" w:sz="0" w:space="0" w:color="auto"/>
        <w:right w:val="none" w:sz="0" w:space="0" w:color="auto"/>
      </w:divBdr>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399181156">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9480177">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sChild>
    </w:div>
    <w:div w:id="2083024704">
      <w:bodyDiv w:val="1"/>
      <w:marLeft w:val="0"/>
      <w:marRight w:val="0"/>
      <w:marTop w:val="0"/>
      <w:marBottom w:val="0"/>
      <w:divBdr>
        <w:top w:val="none" w:sz="0" w:space="0" w:color="auto"/>
        <w:left w:val="none" w:sz="0" w:space="0" w:color="auto"/>
        <w:bottom w:val="none" w:sz="0" w:space="0" w:color="auto"/>
        <w:right w:val="none" w:sz="0" w:space="0" w:color="auto"/>
      </w:divBdr>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361712390">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 w:id="127556501">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sChild>
    </w:div>
    <w:div w:id="2097438504">
      <w:bodyDiv w:val="1"/>
      <w:marLeft w:val="0"/>
      <w:marRight w:val="0"/>
      <w:marTop w:val="0"/>
      <w:marBottom w:val="0"/>
      <w:divBdr>
        <w:top w:val="none" w:sz="0" w:space="0" w:color="auto"/>
        <w:left w:val="none" w:sz="0" w:space="0" w:color="auto"/>
        <w:bottom w:val="none" w:sz="0" w:space="0" w:color="auto"/>
        <w:right w:val="none" w:sz="0" w:space="0" w:color="auto"/>
      </w:divBdr>
    </w:div>
    <w:div w:id="212430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sv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5085</Words>
  <Characters>59980</Characters>
  <Application>Microsoft Office Word</Application>
  <DocSecurity>4</DocSecurity>
  <Lines>499</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Professional sample paper with annotations</vt:lpstr>
      <vt:lpstr>Professional sample paper with annotations</vt:lpstr>
    </vt:vector>
  </TitlesOfParts>
  <Company/>
  <LinksUpToDate>false</LinksUpToDate>
  <CharactersWithSpaces>64936</CharactersWithSpaces>
  <SharedDoc>false</SharedDoc>
  <HLinks>
    <vt:vector size="150" baseType="variant">
      <vt:variant>
        <vt:i4>1900629</vt:i4>
      </vt:variant>
      <vt:variant>
        <vt:i4>72</vt:i4>
      </vt:variant>
      <vt:variant>
        <vt:i4>0</vt:i4>
      </vt:variant>
      <vt:variant>
        <vt:i4>5</vt:i4>
      </vt:variant>
      <vt:variant>
        <vt:lpwstr>https://doi.org/10.1080/02602930802618336</vt:lpwstr>
      </vt:variant>
      <vt:variant>
        <vt:lpwstr/>
      </vt:variant>
      <vt:variant>
        <vt:i4>6160402</vt:i4>
      </vt:variant>
      <vt:variant>
        <vt:i4>69</vt:i4>
      </vt:variant>
      <vt:variant>
        <vt:i4>0</vt:i4>
      </vt:variant>
      <vt:variant>
        <vt:i4>5</vt:i4>
      </vt:variant>
      <vt:variant>
        <vt:lpwstr>https://doi.org/10.1016/j.stueduc.2016.08.007</vt:lpwstr>
      </vt:variant>
      <vt:variant>
        <vt:lpwstr/>
      </vt:variant>
      <vt:variant>
        <vt:i4>1179654</vt:i4>
      </vt:variant>
      <vt:variant>
        <vt:i4>66</vt:i4>
      </vt:variant>
      <vt:variant>
        <vt:i4>0</vt:i4>
      </vt:variant>
      <vt:variant>
        <vt:i4>5</vt:i4>
      </vt:variant>
      <vt:variant>
        <vt:lpwstr>https://doi.org/10.1037/h0031322</vt:lpwstr>
      </vt:variant>
      <vt:variant>
        <vt:lpwstr/>
      </vt:variant>
      <vt:variant>
        <vt:i4>69</vt:i4>
      </vt:variant>
      <vt:variant>
        <vt:i4>63</vt:i4>
      </vt:variant>
      <vt:variant>
        <vt:i4>0</vt:i4>
      </vt:variant>
      <vt:variant>
        <vt:i4>5</vt:i4>
      </vt:variant>
      <vt:variant>
        <vt:lpwstr>https://doi.org/10.1080/02602938.2010.545869</vt:lpwstr>
      </vt:variant>
      <vt:variant>
        <vt:lpwstr/>
      </vt:variant>
      <vt:variant>
        <vt:i4>7667744</vt:i4>
      </vt:variant>
      <vt:variant>
        <vt:i4>60</vt:i4>
      </vt:variant>
      <vt:variant>
        <vt:i4>0</vt:i4>
      </vt:variant>
      <vt:variant>
        <vt:i4>5</vt:i4>
      </vt:variant>
      <vt:variant>
        <vt:lpwstr>https://doi.org/10.14293/S2199-1006.1.SOR-EDU.AOFRQA.v1</vt:lpwstr>
      </vt:variant>
      <vt:variant>
        <vt:lpwstr/>
      </vt:variant>
      <vt:variant>
        <vt:i4>131136</vt:i4>
      </vt:variant>
      <vt:variant>
        <vt:i4>57</vt:i4>
      </vt:variant>
      <vt:variant>
        <vt:i4>0</vt:i4>
      </vt:variant>
      <vt:variant>
        <vt:i4>5</vt:i4>
      </vt:variant>
      <vt:variant>
        <vt:lpwstr>https://doi.org/10.1080/02602938.2014.956684</vt:lpwstr>
      </vt:variant>
      <vt:variant>
        <vt:lpwstr/>
      </vt:variant>
      <vt:variant>
        <vt:i4>1114204</vt:i4>
      </vt:variant>
      <vt:variant>
        <vt:i4>54</vt:i4>
      </vt:variant>
      <vt:variant>
        <vt:i4>0</vt:i4>
      </vt:variant>
      <vt:variant>
        <vt:i4>5</vt:i4>
      </vt:variant>
      <vt:variant>
        <vt:lpwstr>https://doi.org/10.3102/0034654313496870</vt:lpwstr>
      </vt:variant>
      <vt:variant>
        <vt:lpwstr/>
      </vt:variant>
      <vt:variant>
        <vt:i4>983110</vt:i4>
      </vt:variant>
      <vt:variant>
        <vt:i4>51</vt:i4>
      </vt:variant>
      <vt:variant>
        <vt:i4>0</vt:i4>
      </vt:variant>
      <vt:variant>
        <vt:i4>5</vt:i4>
      </vt:variant>
      <vt:variant>
        <vt:lpwstr>https://doi.org/10.1080/02602938.2014.890695</vt:lpwstr>
      </vt:variant>
      <vt:variant>
        <vt:lpwstr/>
      </vt:variant>
      <vt:variant>
        <vt:i4>6684709</vt:i4>
      </vt:variant>
      <vt:variant>
        <vt:i4>48</vt:i4>
      </vt:variant>
      <vt:variant>
        <vt:i4>0</vt:i4>
      </vt:variant>
      <vt:variant>
        <vt:i4>5</vt:i4>
      </vt:variant>
      <vt:variant>
        <vt:lpwstr>https://doi.org/10.1002/au.222</vt:lpwstr>
      </vt:variant>
      <vt:variant>
        <vt:lpwstr/>
      </vt:variant>
      <vt:variant>
        <vt:i4>8257635</vt:i4>
      </vt:variant>
      <vt:variant>
        <vt:i4>45</vt:i4>
      </vt:variant>
      <vt:variant>
        <vt:i4>0</vt:i4>
      </vt:variant>
      <vt:variant>
        <vt:i4>5</vt:i4>
      </vt:variant>
      <vt:variant>
        <vt:lpwstr>https://doi.org/10.1002/tia2.20004</vt:lpwstr>
      </vt:variant>
      <vt:variant>
        <vt:lpwstr/>
      </vt:variant>
      <vt:variant>
        <vt:i4>1179728</vt:i4>
      </vt:variant>
      <vt:variant>
        <vt:i4>42</vt:i4>
      </vt:variant>
      <vt:variant>
        <vt:i4>0</vt:i4>
      </vt:variant>
      <vt:variant>
        <vt:i4>5</vt:i4>
      </vt:variant>
      <vt:variant>
        <vt:lpwstr>https://doi.org/10.1080/02602930701293231</vt:lpwstr>
      </vt:variant>
      <vt:variant>
        <vt:lpwstr/>
      </vt:variant>
      <vt:variant>
        <vt:i4>1900632</vt:i4>
      </vt:variant>
      <vt:variant>
        <vt:i4>39</vt:i4>
      </vt:variant>
      <vt:variant>
        <vt:i4>0</vt:i4>
      </vt:variant>
      <vt:variant>
        <vt:i4>5</vt:i4>
      </vt:variant>
      <vt:variant>
        <vt:lpwstr>https://doi.org/10.1080/02602930902862875</vt:lpwstr>
      </vt:variant>
      <vt:variant>
        <vt:lpwstr/>
      </vt:variant>
      <vt:variant>
        <vt:i4>1835102</vt:i4>
      </vt:variant>
      <vt:variant>
        <vt:i4>36</vt:i4>
      </vt:variant>
      <vt:variant>
        <vt:i4>0</vt:i4>
      </vt:variant>
      <vt:variant>
        <vt:i4>5</vt:i4>
      </vt:variant>
      <vt:variant>
        <vt:lpwstr>https://doi.org/10.1080/02602931003632399</vt:lpwstr>
      </vt:variant>
      <vt:variant>
        <vt:lpwstr/>
      </vt:variant>
      <vt:variant>
        <vt:i4>262161</vt:i4>
      </vt:variant>
      <vt:variant>
        <vt:i4>33</vt:i4>
      </vt:variant>
      <vt:variant>
        <vt:i4>0</vt:i4>
      </vt:variant>
      <vt:variant>
        <vt:i4>5</vt:i4>
      </vt:variant>
      <vt:variant>
        <vt:lpwstr>https://doi.org/10.1007/s10755-016-9368-5</vt:lpwstr>
      </vt:variant>
      <vt:variant>
        <vt:lpwstr/>
      </vt:variant>
      <vt:variant>
        <vt:i4>6684791</vt:i4>
      </vt:variant>
      <vt:variant>
        <vt:i4>30</vt:i4>
      </vt:variant>
      <vt:variant>
        <vt:i4>0</vt:i4>
      </vt:variant>
      <vt:variant>
        <vt:i4>5</vt:i4>
      </vt:variant>
      <vt:variant>
        <vt:lpwstr>https://doi.org/10.1037/stl0000052</vt:lpwstr>
      </vt:variant>
      <vt:variant>
        <vt:lpwstr/>
      </vt:variant>
      <vt:variant>
        <vt:i4>458825</vt:i4>
      </vt:variant>
      <vt:variant>
        <vt:i4>27</vt:i4>
      </vt:variant>
      <vt:variant>
        <vt:i4>0</vt:i4>
      </vt:variant>
      <vt:variant>
        <vt:i4>5</vt:i4>
      </vt:variant>
      <vt:variant>
        <vt:lpwstr>https://doi.org/10.1080/02602938.2013.831809</vt:lpwstr>
      </vt:variant>
      <vt:variant>
        <vt:lpwstr/>
      </vt:variant>
      <vt:variant>
        <vt:i4>5046366</vt:i4>
      </vt:variant>
      <vt:variant>
        <vt:i4>24</vt:i4>
      </vt:variant>
      <vt:variant>
        <vt:i4>0</vt:i4>
      </vt:variant>
      <vt:variant>
        <vt:i4>5</vt:i4>
      </vt:variant>
      <vt:variant>
        <vt:lpwstr>https://doi.org/10.1017/CBO9780511808098</vt:lpwstr>
      </vt:variant>
      <vt:variant>
        <vt:lpwstr/>
      </vt:variant>
      <vt:variant>
        <vt:i4>917570</vt:i4>
      </vt:variant>
      <vt:variant>
        <vt:i4>21</vt:i4>
      </vt:variant>
      <vt:variant>
        <vt:i4>0</vt:i4>
      </vt:variant>
      <vt:variant>
        <vt:i4>5</vt:i4>
      </vt:variant>
      <vt:variant>
        <vt:lpwstr>https://doi.org/10.1080/02602938.2016.1261083</vt:lpwstr>
      </vt:variant>
      <vt:variant>
        <vt:lpwstr/>
      </vt:variant>
      <vt:variant>
        <vt:i4>1572945</vt:i4>
      </vt:variant>
      <vt:variant>
        <vt:i4>18</vt:i4>
      </vt:variant>
      <vt:variant>
        <vt:i4>0</vt:i4>
      </vt:variant>
      <vt:variant>
        <vt:i4>5</vt:i4>
      </vt:variant>
      <vt:variant>
        <vt:lpwstr>https://doi.org/10.1080/02602930410001689171</vt:lpwstr>
      </vt:variant>
      <vt:variant>
        <vt:lpwstr/>
      </vt:variant>
      <vt:variant>
        <vt:i4>1441878</vt:i4>
      </vt:variant>
      <vt:variant>
        <vt:i4>15</vt:i4>
      </vt:variant>
      <vt:variant>
        <vt:i4>0</vt:i4>
      </vt:variant>
      <vt:variant>
        <vt:i4>5</vt:i4>
      </vt:variant>
      <vt:variant>
        <vt:lpwstr>https://doi.org/10.1080/08832320209599691</vt:lpwstr>
      </vt:variant>
      <vt:variant>
        <vt:lpwstr/>
      </vt:variant>
      <vt:variant>
        <vt:i4>655437</vt:i4>
      </vt:variant>
      <vt:variant>
        <vt:i4>12</vt:i4>
      </vt:variant>
      <vt:variant>
        <vt:i4>0</vt:i4>
      </vt:variant>
      <vt:variant>
        <vt:i4>5</vt:i4>
      </vt:variant>
      <vt:variant>
        <vt:lpwstr>https://doi.org/10.1080/02602938.2013.860950</vt:lpwstr>
      </vt:variant>
      <vt:variant>
        <vt:lpwstr/>
      </vt:variant>
      <vt:variant>
        <vt:i4>6488179</vt:i4>
      </vt:variant>
      <vt:variant>
        <vt:i4>9</vt:i4>
      </vt:variant>
      <vt:variant>
        <vt:i4>0</vt:i4>
      </vt:variant>
      <vt:variant>
        <vt:i4>5</vt:i4>
      </vt:variant>
      <vt:variant>
        <vt:lpwstr>https://doi.org/10.1037/stl0000017</vt:lpwstr>
      </vt:variant>
      <vt:variant>
        <vt:lpwstr/>
      </vt:variant>
      <vt:variant>
        <vt:i4>6684790</vt:i4>
      </vt:variant>
      <vt:variant>
        <vt:i4>6</vt:i4>
      </vt:variant>
      <vt:variant>
        <vt:i4>0</vt:i4>
      </vt:variant>
      <vt:variant>
        <vt:i4>5</vt:i4>
      </vt:variant>
      <vt:variant>
        <vt:lpwstr>https://doi.org/10.1037/stl0000042</vt:lpwstr>
      </vt:variant>
      <vt:variant>
        <vt:lpwstr/>
      </vt:variant>
      <vt:variant>
        <vt:i4>2097254</vt:i4>
      </vt:variant>
      <vt:variant>
        <vt:i4>3</vt:i4>
      </vt:variant>
      <vt:variant>
        <vt:i4>0</vt:i4>
      </vt:variant>
      <vt:variant>
        <vt:i4>5</vt:i4>
      </vt:variant>
      <vt:variant>
        <vt:lpwstr>https://doi.org/10.3200/JECE.37.1.21-37</vt:lpwstr>
      </vt:variant>
      <vt:variant>
        <vt:lpwstr/>
      </vt:variant>
      <vt:variant>
        <vt:i4>393256</vt:i4>
      </vt:variant>
      <vt:variant>
        <vt:i4>0</vt:i4>
      </vt:variant>
      <vt:variant>
        <vt:i4>0</vt:i4>
      </vt:variant>
      <vt:variant>
        <vt:i4>5</vt:i4>
      </vt:variant>
      <vt:variant>
        <vt:lpwstr>mailto:mandy.klatt@uni-leipzig.de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sample paper with annotations</dc:title>
  <dc:subject/>
  <dc:creator>Lotz, Christin</dc:creator>
  <cp:keywords/>
  <dc:description/>
  <cp:lastModifiedBy>Mandy Klatt</cp:lastModifiedBy>
  <cp:revision>2</cp:revision>
  <dcterms:created xsi:type="dcterms:W3CDTF">2025-01-23T13:47:00Z</dcterms:created>
  <dcterms:modified xsi:type="dcterms:W3CDTF">2025-01-23T13:47:00Z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09caa86a456d411acc7c2b59a9eed341c1b52f7dbf97d7a1ccc7274c161dbdcb</vt:lpwstr>
  </property>
  <property fmtid="{D5CDD505-2E9C-101B-9397-08002B2CF9AE}" pid="3" name="ZOTERO_PREF_1">
    <vt:lpwstr>&lt;data data-version="3" zotero-version="7.0.11"&gt;&lt;session id="gUaizjKr"/&gt;&lt;style id="http://www.zotero.org/styles/apa" locale="en-US" hasBibliography="1" bibliographyStyleHasBeenSet="1"/&gt;&lt;prefs&gt;&lt;pref name="fieldType" value="Field"/&gt;&lt;/prefs&gt;&lt;/data&gt;</vt:lpwstr>
  </property>
</Properties>
</file>