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1C2D7" w14:textId="3D715D4E" w:rsidR="0017154C" w:rsidRPr="00B76258" w:rsidRDefault="0017154C" w:rsidP="007C555E">
      <w:pPr>
        <w:tabs>
          <w:tab w:val="clear" w:pos="3068"/>
        </w:tabs>
        <w:ind w:firstLine="0"/>
        <w:rPr>
          <w:rFonts w:ascii="Times New Roman" w:hAnsi="Times New Roman" w:cs="Times New Roman"/>
          <w:color w:val="DBDBDB" w:themeColor="accent3" w:themeTint="66"/>
          <w:sz w:val="24"/>
          <w:szCs w:val="24"/>
        </w:rPr>
      </w:pPr>
    </w:p>
    <w:p w14:paraId="2C9C7997" w14:textId="16F2D040" w:rsidR="0017154C" w:rsidRPr="00B76258" w:rsidRDefault="0017154C" w:rsidP="007C555E">
      <w:pPr>
        <w:tabs>
          <w:tab w:val="clear" w:pos="3068"/>
        </w:tabs>
        <w:ind w:firstLine="0"/>
        <w:rPr>
          <w:rFonts w:ascii="Times New Roman" w:hAnsi="Times New Roman" w:cs="Times New Roman"/>
          <w:color w:val="DBDBDB" w:themeColor="accent3" w:themeTint="66"/>
          <w:sz w:val="24"/>
          <w:szCs w:val="24"/>
        </w:rPr>
      </w:pPr>
    </w:p>
    <w:p w14:paraId="4DCC8622" w14:textId="77777777" w:rsidR="007814B5" w:rsidRPr="007814B5" w:rsidRDefault="007814B5" w:rsidP="007814B5">
      <w:pPr>
        <w:pStyle w:val="berschrift1"/>
        <w:rPr>
          <w:rFonts w:ascii="Times New Roman" w:hAnsi="Times New Roman" w:cs="Times New Roman"/>
        </w:rPr>
      </w:pPr>
      <w:proofErr w:type="spellStart"/>
      <w:r w:rsidRPr="007814B5">
        <w:rPr>
          <w:rFonts w:ascii="Times New Roman" w:hAnsi="Times New Roman" w:cs="Times New Roman"/>
        </w:rPr>
        <w:t>Vorschlag</w:t>
      </w:r>
      <w:proofErr w:type="spellEnd"/>
      <w:r w:rsidRPr="007814B5">
        <w:rPr>
          <w:rFonts w:ascii="Times New Roman" w:hAnsi="Times New Roman" w:cs="Times New Roman"/>
        </w:rPr>
        <w:t xml:space="preserve"> 1: </w:t>
      </w:r>
    </w:p>
    <w:p w14:paraId="4559ED4F" w14:textId="4CBA3931" w:rsidR="007814B5" w:rsidRDefault="000A7D00" w:rsidP="006F0D88">
      <w:pPr>
        <w:pStyle w:val="Titel"/>
        <w:rPr>
          <w:rFonts w:ascii="Times New Roman" w:hAnsi="Times New Roman" w:cs="Times New Roman"/>
          <w:sz w:val="24"/>
          <w:szCs w:val="24"/>
        </w:rPr>
      </w:pPr>
      <w:r>
        <w:rPr>
          <w:rFonts w:ascii="Times New Roman" w:hAnsi="Times New Roman" w:cs="Times New Roman"/>
          <w:sz w:val="24"/>
          <w:szCs w:val="24"/>
        </w:rPr>
        <w:t xml:space="preserve">All </w:t>
      </w:r>
      <w:r w:rsidR="007814B5" w:rsidRPr="007814B5">
        <w:rPr>
          <w:rFonts w:ascii="Times New Roman" w:hAnsi="Times New Roman" w:cs="Times New Roman"/>
          <w:sz w:val="24"/>
          <w:szCs w:val="24"/>
        </w:rPr>
        <w:t>Eyes on the Classroom</w:t>
      </w:r>
      <w:r w:rsidR="00580D8C">
        <w:rPr>
          <w:rFonts w:ascii="Times New Roman" w:hAnsi="Times New Roman" w:cs="Times New Roman"/>
          <w:sz w:val="24"/>
          <w:szCs w:val="24"/>
        </w:rPr>
        <w:t xml:space="preserve"> </w:t>
      </w:r>
      <w:r w:rsidR="003A4EEE">
        <w:rPr>
          <w:rFonts w:ascii="Times New Roman" w:hAnsi="Times New Roman" w:cs="Times New Roman"/>
          <w:sz w:val="24"/>
          <w:szCs w:val="24"/>
        </w:rPr>
        <w:t>–</w:t>
      </w:r>
      <w:r w:rsidR="00580D8C">
        <w:rPr>
          <w:rFonts w:ascii="Times New Roman" w:hAnsi="Times New Roman" w:cs="Times New Roman"/>
          <w:sz w:val="24"/>
          <w:szCs w:val="24"/>
        </w:rPr>
        <w:t xml:space="preserve"> </w:t>
      </w:r>
      <w:r w:rsidR="007814B5" w:rsidRPr="007814B5">
        <w:rPr>
          <w:rFonts w:ascii="Times New Roman" w:hAnsi="Times New Roman" w:cs="Times New Roman"/>
          <w:sz w:val="24"/>
          <w:szCs w:val="24"/>
        </w:rPr>
        <w:t>How</w:t>
      </w:r>
      <w:r w:rsidR="003A4EEE">
        <w:rPr>
          <w:rFonts w:ascii="Times New Roman" w:hAnsi="Times New Roman" w:cs="Times New Roman"/>
          <w:sz w:val="24"/>
          <w:szCs w:val="24"/>
        </w:rPr>
        <w:t xml:space="preserve"> Teacher</w:t>
      </w:r>
      <w:r w:rsidR="007814B5" w:rsidRPr="007814B5">
        <w:rPr>
          <w:rFonts w:ascii="Times New Roman" w:hAnsi="Times New Roman" w:cs="Times New Roman"/>
          <w:sz w:val="24"/>
          <w:szCs w:val="24"/>
        </w:rPr>
        <w:t xml:space="preserve"> Expertise Shapes </w:t>
      </w:r>
      <w:r w:rsidR="00C732FE" w:rsidRPr="00C732FE">
        <w:rPr>
          <w:rFonts w:ascii="Times New Roman" w:hAnsi="Times New Roman" w:cs="Times New Roman"/>
          <w:sz w:val="24"/>
          <w:szCs w:val="24"/>
        </w:rPr>
        <w:t xml:space="preserve">Gaze Behavior </w:t>
      </w:r>
      <w:r w:rsidR="007814B5" w:rsidRPr="007814B5">
        <w:rPr>
          <w:rFonts w:ascii="Times New Roman" w:hAnsi="Times New Roman" w:cs="Times New Roman"/>
          <w:sz w:val="24"/>
          <w:szCs w:val="24"/>
        </w:rPr>
        <w:t xml:space="preserve">and </w:t>
      </w:r>
      <w:r w:rsidR="007814B5">
        <w:rPr>
          <w:rFonts w:ascii="Times New Roman" w:hAnsi="Times New Roman" w:cs="Times New Roman"/>
          <w:sz w:val="24"/>
          <w:szCs w:val="24"/>
        </w:rPr>
        <w:t xml:space="preserve">Classroom </w:t>
      </w:r>
      <w:r w:rsidR="007814B5" w:rsidRPr="007814B5">
        <w:rPr>
          <w:rFonts w:ascii="Times New Roman" w:hAnsi="Times New Roman" w:cs="Times New Roman"/>
          <w:sz w:val="24"/>
          <w:szCs w:val="24"/>
        </w:rPr>
        <w:t xml:space="preserve">Management </w:t>
      </w:r>
    </w:p>
    <w:p w14:paraId="1CE8A8D1" w14:textId="33BF259E" w:rsidR="007814B5" w:rsidRDefault="007814B5" w:rsidP="007814B5"/>
    <w:p w14:paraId="3CDE5870" w14:textId="35BF4246" w:rsidR="007814B5" w:rsidRPr="007814B5" w:rsidRDefault="007814B5" w:rsidP="007814B5">
      <w:pPr>
        <w:pStyle w:val="berschrift1"/>
        <w:rPr>
          <w:rFonts w:ascii="Times New Roman" w:hAnsi="Times New Roman" w:cs="Times New Roman"/>
        </w:rPr>
      </w:pPr>
      <w:proofErr w:type="spellStart"/>
      <w:r w:rsidRPr="007814B5">
        <w:rPr>
          <w:rFonts w:ascii="Times New Roman" w:hAnsi="Times New Roman" w:cs="Times New Roman"/>
        </w:rPr>
        <w:t>Vorschlag</w:t>
      </w:r>
      <w:proofErr w:type="spellEnd"/>
      <w:r w:rsidRPr="007814B5">
        <w:rPr>
          <w:rFonts w:ascii="Times New Roman" w:hAnsi="Times New Roman" w:cs="Times New Roman"/>
        </w:rPr>
        <w:t xml:space="preserve"> 2: </w:t>
      </w:r>
    </w:p>
    <w:p w14:paraId="7884E8B4" w14:textId="07E2EB87" w:rsidR="0017154C" w:rsidRPr="00C8444E" w:rsidRDefault="00006F14" w:rsidP="00C8444E">
      <w:pPr>
        <w:pStyle w:val="Titel"/>
        <w:rPr>
          <w:rFonts w:ascii="Times New Roman" w:hAnsi="Times New Roman" w:cs="Times New Roman"/>
          <w:sz w:val="24"/>
          <w:szCs w:val="24"/>
        </w:rPr>
      </w:pPr>
      <w:r>
        <w:rPr>
          <w:rFonts w:ascii="Times New Roman" w:hAnsi="Times New Roman" w:cs="Times New Roman"/>
          <w:sz w:val="24"/>
          <w:szCs w:val="24"/>
        </w:rPr>
        <w:t xml:space="preserve">Who Masters Classroom Disruptions </w:t>
      </w:r>
      <w:r w:rsidR="00580D8C">
        <w:rPr>
          <w:rFonts w:ascii="Times New Roman" w:hAnsi="Times New Roman" w:cs="Times New Roman"/>
          <w:sz w:val="24"/>
          <w:szCs w:val="24"/>
        </w:rPr>
        <w:t xml:space="preserve">- </w:t>
      </w:r>
      <w:r w:rsidR="006F0D88">
        <w:rPr>
          <w:rFonts w:ascii="Times New Roman" w:hAnsi="Times New Roman" w:cs="Times New Roman"/>
          <w:sz w:val="24"/>
          <w:szCs w:val="24"/>
        </w:rPr>
        <w:t xml:space="preserve">Expertise Differences in </w:t>
      </w:r>
      <w:r w:rsidR="004136DB" w:rsidRPr="006F0D88">
        <w:rPr>
          <w:rFonts w:ascii="Times New Roman" w:hAnsi="Times New Roman" w:cs="Times New Roman"/>
          <w:sz w:val="24"/>
          <w:szCs w:val="24"/>
        </w:rPr>
        <w:t>Class</w:t>
      </w:r>
      <w:r w:rsidR="004136DB">
        <w:rPr>
          <w:rFonts w:ascii="Times New Roman" w:hAnsi="Times New Roman" w:cs="Times New Roman"/>
          <w:sz w:val="24"/>
          <w:szCs w:val="24"/>
        </w:rPr>
        <w:t>room Management</w:t>
      </w:r>
      <w:r w:rsidR="00942613">
        <w:rPr>
          <w:rFonts w:ascii="Times New Roman" w:hAnsi="Times New Roman" w:cs="Times New Roman"/>
          <w:sz w:val="24"/>
          <w:szCs w:val="24"/>
        </w:rPr>
        <w:t xml:space="preserve"> </w:t>
      </w:r>
      <w:r w:rsidR="004136DB" w:rsidRPr="006F0D88">
        <w:rPr>
          <w:rFonts w:ascii="Times New Roman" w:hAnsi="Times New Roman" w:cs="Times New Roman"/>
          <w:sz w:val="24"/>
          <w:szCs w:val="24"/>
        </w:rPr>
        <w:t xml:space="preserve">and </w:t>
      </w:r>
      <w:r w:rsidR="00BE6A3D" w:rsidRPr="006F0D88">
        <w:rPr>
          <w:rFonts w:ascii="Times New Roman" w:hAnsi="Times New Roman" w:cs="Times New Roman"/>
          <w:sz w:val="24"/>
          <w:szCs w:val="24"/>
        </w:rPr>
        <w:t xml:space="preserve">Gaze </w:t>
      </w:r>
      <w:r w:rsidR="00A862D3">
        <w:rPr>
          <w:rFonts w:ascii="Times New Roman" w:hAnsi="Times New Roman" w:cs="Times New Roman"/>
          <w:sz w:val="24"/>
          <w:szCs w:val="24"/>
        </w:rPr>
        <w:t>Behavior</w:t>
      </w:r>
      <w:r w:rsidR="006F0D88" w:rsidRPr="006F0D88">
        <w:rPr>
          <w:rFonts w:ascii="Times New Roman" w:hAnsi="Times New Roman" w:cs="Times New Roman"/>
          <w:sz w:val="24"/>
          <w:szCs w:val="24"/>
        </w:rPr>
        <w:t xml:space="preserve"> </w:t>
      </w:r>
      <w:r w:rsidR="00124E6D">
        <w:rPr>
          <w:rFonts w:ascii="Times New Roman" w:hAnsi="Times New Roman" w:cs="Times New Roman"/>
          <w:sz w:val="24"/>
          <w:szCs w:val="24"/>
        </w:rPr>
        <w:t xml:space="preserve">in a Laboratory </w:t>
      </w:r>
      <w:r w:rsidR="00C8444E">
        <w:rPr>
          <w:rFonts w:ascii="Times New Roman" w:hAnsi="Times New Roman" w:cs="Times New Roman"/>
          <w:sz w:val="24"/>
          <w:szCs w:val="24"/>
        </w:rPr>
        <w:t>S</w:t>
      </w:r>
      <w:r w:rsidR="00124E6D">
        <w:rPr>
          <w:rFonts w:ascii="Times New Roman" w:hAnsi="Times New Roman" w:cs="Times New Roman"/>
          <w:sz w:val="24"/>
          <w:szCs w:val="24"/>
        </w:rPr>
        <w:t>etting</w:t>
      </w:r>
      <w:r w:rsidR="00660AEB" w:rsidRPr="006F0D88">
        <w:rPr>
          <w:rFonts w:ascii="Times New Roman" w:hAnsi="Times New Roman" w:cs="Times New Roman"/>
          <w:color w:val="DBDBDB" w:themeColor="accent3" w:themeTint="66"/>
          <w:sz w:val="24"/>
          <w:szCs w:val="24"/>
        </w:rPr>
        <w:br w:type="page"/>
      </w:r>
    </w:p>
    <w:p w14:paraId="3E30800D" w14:textId="77777777" w:rsidR="0017154C" w:rsidRPr="003C0037" w:rsidRDefault="0017154C" w:rsidP="007B42B7">
      <w:pPr>
        <w:pStyle w:val="berschrift1"/>
        <w:rPr>
          <w:rFonts w:ascii="Times New Roman" w:hAnsi="Times New Roman" w:cs="Times New Roman"/>
          <w:sz w:val="24"/>
          <w:szCs w:val="24"/>
        </w:rPr>
      </w:pPr>
      <w:r w:rsidRPr="003C0037">
        <w:rPr>
          <w:rFonts w:ascii="Times New Roman" w:hAnsi="Times New Roman" w:cs="Times New Roman"/>
          <w:sz w:val="24"/>
          <w:szCs w:val="24"/>
        </w:rPr>
        <w:lastRenderedPageBreak/>
        <w:t>Abstract</w:t>
      </w:r>
    </w:p>
    <w:p w14:paraId="39BB6F0E" w14:textId="77777777" w:rsidR="009D4694" w:rsidRDefault="009D4694" w:rsidP="007C555E">
      <w:pPr>
        <w:tabs>
          <w:tab w:val="clear" w:pos="3068"/>
        </w:tabs>
        <w:ind w:firstLine="0"/>
        <w:rPr>
          <w:rFonts w:ascii="Times New Roman" w:hAnsi="Times New Roman" w:cs="Times New Roman"/>
          <w:color w:val="DBDBDB" w:themeColor="accent3" w:themeTint="66"/>
          <w:sz w:val="24"/>
          <w:szCs w:val="24"/>
        </w:rPr>
      </w:pPr>
    </w:p>
    <w:p w14:paraId="2FED3746" w14:textId="5E6A93F8" w:rsidR="00E102C3" w:rsidRPr="00B76258" w:rsidRDefault="0017154C" w:rsidP="007C555E">
      <w:pPr>
        <w:tabs>
          <w:tab w:val="clear" w:pos="3068"/>
        </w:tabs>
        <w:ind w:firstLine="0"/>
        <w:rPr>
          <w:rFonts w:ascii="Times New Roman" w:hAnsi="Times New Roman" w:cs="Times New Roman"/>
          <w:color w:val="DBDBDB" w:themeColor="accent3" w:themeTint="66"/>
          <w:sz w:val="24"/>
          <w:szCs w:val="24"/>
        </w:rPr>
      </w:pPr>
      <w:r w:rsidRPr="00B76258">
        <w:rPr>
          <w:rFonts w:ascii="Times New Roman" w:hAnsi="Times New Roman" w:cs="Times New Roman"/>
          <w:color w:val="DBDBDB" w:themeColor="accent3" w:themeTint="66"/>
          <w:sz w:val="24"/>
          <w:szCs w:val="24"/>
        </w:rPr>
        <w:tab/>
      </w:r>
      <w:r w:rsidRPr="003C0037">
        <w:rPr>
          <w:rFonts w:ascii="Times New Roman" w:hAnsi="Times New Roman" w:cs="Times New Roman"/>
          <w:i/>
          <w:sz w:val="24"/>
          <w:szCs w:val="24"/>
        </w:rPr>
        <w:t>Keywords:</w:t>
      </w:r>
      <w:r w:rsidRPr="003C0037">
        <w:rPr>
          <w:rFonts w:ascii="Times New Roman" w:hAnsi="Times New Roman" w:cs="Times New Roman"/>
          <w:sz w:val="24"/>
          <w:szCs w:val="24"/>
        </w:rPr>
        <w:t xml:space="preserve"> </w:t>
      </w:r>
      <w:r w:rsidR="00814D53">
        <w:rPr>
          <w:rFonts w:ascii="Times New Roman" w:hAnsi="Times New Roman" w:cs="Times New Roman"/>
          <w:sz w:val="24"/>
          <w:szCs w:val="24"/>
        </w:rPr>
        <w:t xml:space="preserve">classroom management, </w:t>
      </w:r>
      <w:r w:rsidR="002353AB" w:rsidRPr="002353AB">
        <w:rPr>
          <w:rFonts w:ascii="Times New Roman" w:hAnsi="Times New Roman" w:cs="Times New Roman"/>
          <w:sz w:val="24"/>
          <w:szCs w:val="24"/>
        </w:rPr>
        <w:t xml:space="preserve">professional vision, </w:t>
      </w:r>
      <w:r w:rsidR="00814D53">
        <w:rPr>
          <w:rFonts w:ascii="Times New Roman" w:hAnsi="Times New Roman" w:cs="Times New Roman"/>
          <w:sz w:val="24"/>
          <w:szCs w:val="24"/>
        </w:rPr>
        <w:t xml:space="preserve">eye-tracking, </w:t>
      </w:r>
      <w:r w:rsidR="002353AB" w:rsidRPr="002353AB">
        <w:rPr>
          <w:rFonts w:ascii="Times New Roman" w:hAnsi="Times New Roman" w:cs="Times New Roman"/>
          <w:sz w:val="24"/>
          <w:szCs w:val="24"/>
        </w:rPr>
        <w:t xml:space="preserve">expertise differences, </w:t>
      </w:r>
      <w:r w:rsidR="002353AB">
        <w:rPr>
          <w:rFonts w:ascii="Times New Roman" w:hAnsi="Times New Roman" w:cs="Times New Roman"/>
          <w:sz w:val="24"/>
          <w:szCs w:val="24"/>
        </w:rPr>
        <w:t xml:space="preserve">managing </w:t>
      </w:r>
      <w:r w:rsidR="00B151C0" w:rsidRPr="002353AB">
        <w:rPr>
          <w:rFonts w:ascii="Times New Roman" w:hAnsi="Times New Roman" w:cs="Times New Roman"/>
          <w:sz w:val="24"/>
          <w:szCs w:val="24"/>
        </w:rPr>
        <w:t>classroom disruptions</w:t>
      </w:r>
      <w:r w:rsidR="00E102C3" w:rsidRPr="00B76258">
        <w:rPr>
          <w:rFonts w:ascii="Times New Roman" w:hAnsi="Times New Roman" w:cs="Times New Roman"/>
          <w:color w:val="DBDBDB" w:themeColor="accent3" w:themeTint="66"/>
          <w:sz w:val="24"/>
          <w:szCs w:val="24"/>
        </w:rPr>
        <w:br w:type="page"/>
      </w:r>
    </w:p>
    <w:p w14:paraId="3A6E430F" w14:textId="07B8D2A0" w:rsidR="00E102C3" w:rsidRDefault="00B31011" w:rsidP="004D7274">
      <w:pPr>
        <w:pStyle w:val="berschrift1"/>
        <w:numPr>
          <w:ilvl w:val="0"/>
          <w:numId w:val="23"/>
        </w:numPr>
        <w:rPr>
          <w:rFonts w:ascii="Times New Roman" w:hAnsi="Times New Roman" w:cs="Times New Roman"/>
          <w:sz w:val="24"/>
          <w:szCs w:val="24"/>
        </w:rPr>
      </w:pPr>
      <w:r w:rsidRPr="0039084A">
        <w:rPr>
          <w:rFonts w:ascii="Times New Roman" w:hAnsi="Times New Roman" w:cs="Times New Roman"/>
          <w:sz w:val="24"/>
          <w:szCs w:val="24"/>
        </w:rPr>
        <w:lastRenderedPageBreak/>
        <w:t>Introduction</w:t>
      </w:r>
    </w:p>
    <w:p w14:paraId="4E83D7A3" w14:textId="548B3F40" w:rsidR="003D434B" w:rsidRPr="003D434B" w:rsidRDefault="003D434B" w:rsidP="003D434B">
      <w:pPr>
        <w:rPr>
          <w:rFonts w:ascii="Times New Roman" w:hAnsi="Times New Roman" w:cs="Times New Roman"/>
          <w:sz w:val="24"/>
          <w:szCs w:val="22"/>
        </w:rPr>
      </w:pPr>
      <w:commentRangeStart w:id="0"/>
      <w:r w:rsidRPr="003D434B">
        <w:rPr>
          <w:rFonts w:ascii="Times New Roman" w:hAnsi="Times New Roman" w:cs="Times New Roman"/>
          <w:sz w:val="24"/>
          <w:szCs w:val="22"/>
        </w:rPr>
        <w:t xml:space="preserve">Professional vision – the ability to notice, interpret, and respond to relevant events in the classroom based on expert knowledge – is a key component of successful teaching (Goodwin, 1994; </w:t>
      </w:r>
      <w:proofErr w:type="spellStart"/>
      <w:r w:rsidRPr="003D434B">
        <w:rPr>
          <w:rFonts w:ascii="Times New Roman" w:hAnsi="Times New Roman" w:cs="Times New Roman"/>
          <w:sz w:val="24"/>
          <w:szCs w:val="22"/>
        </w:rPr>
        <w:t>Sherin</w:t>
      </w:r>
      <w:proofErr w:type="spellEnd"/>
      <w:r w:rsidRPr="003D434B">
        <w:rPr>
          <w:rFonts w:ascii="Times New Roman" w:hAnsi="Times New Roman" w:cs="Times New Roman"/>
          <w:sz w:val="24"/>
          <w:szCs w:val="22"/>
        </w:rPr>
        <w:t xml:space="preserve"> &amp; van Es, 2009). It links (strategic) knowledge with concrete action, anticipates challenges, and maintains effective instruction (Seidel &amp; </w:t>
      </w:r>
      <w:proofErr w:type="spellStart"/>
      <w:r w:rsidRPr="003D434B">
        <w:rPr>
          <w:rFonts w:ascii="Times New Roman" w:hAnsi="Times New Roman" w:cs="Times New Roman"/>
          <w:sz w:val="24"/>
          <w:szCs w:val="22"/>
        </w:rPr>
        <w:t>Stürmer</w:t>
      </w:r>
      <w:proofErr w:type="spellEnd"/>
      <w:r w:rsidRPr="003D434B">
        <w:rPr>
          <w:rFonts w:ascii="Times New Roman" w:hAnsi="Times New Roman" w:cs="Times New Roman"/>
          <w:sz w:val="24"/>
          <w:szCs w:val="22"/>
        </w:rPr>
        <w:t>, 2014). Closely related is situational awareness, which refers to the perception, comprehension, and projection of dynamic events (Endsley, 1995) and supports teachers’ capacity to monitor interactions and notice relevant events for pedagogical action (Miller, 2011).</w:t>
      </w:r>
      <w:commentRangeEnd w:id="0"/>
      <w:r w:rsidR="00A215F5">
        <w:rPr>
          <w:rStyle w:val="Kommentarzeichen"/>
        </w:rPr>
        <w:commentReference w:id="0"/>
      </w:r>
    </w:p>
    <w:p w14:paraId="63852EB7" w14:textId="7BAFF205" w:rsidR="003D434B" w:rsidRPr="003D434B" w:rsidRDefault="003D434B" w:rsidP="003D434B">
      <w:pPr>
        <w:rPr>
          <w:rFonts w:ascii="Times New Roman" w:hAnsi="Times New Roman" w:cs="Times New Roman"/>
          <w:sz w:val="24"/>
          <w:szCs w:val="22"/>
        </w:rPr>
      </w:pPr>
      <w:r w:rsidRPr="003D434B">
        <w:rPr>
          <w:rFonts w:ascii="Times New Roman" w:hAnsi="Times New Roman" w:cs="Times New Roman"/>
          <w:sz w:val="24"/>
          <w:szCs w:val="22"/>
        </w:rPr>
        <w:t xml:space="preserve">Despite the central role of professional vision and situational awareness in teaching expertise, the underlying attentional processes have long remained difficult to observe with traditional research methods. In this context, eye-tracking technology offers new opportunities by capturing teachers’ visual attention patterns during instruction (Dessus et al., 2016; van den </w:t>
      </w:r>
      <w:proofErr w:type="spellStart"/>
      <w:r w:rsidRPr="003D434B">
        <w:rPr>
          <w:rFonts w:ascii="Times New Roman" w:hAnsi="Times New Roman" w:cs="Times New Roman"/>
          <w:sz w:val="24"/>
          <w:szCs w:val="22"/>
        </w:rPr>
        <w:t>Bogert</w:t>
      </w:r>
      <w:proofErr w:type="spellEnd"/>
      <w:r w:rsidRPr="003D434B">
        <w:rPr>
          <w:rFonts w:ascii="Times New Roman" w:hAnsi="Times New Roman" w:cs="Times New Roman"/>
          <w:sz w:val="24"/>
          <w:szCs w:val="22"/>
        </w:rPr>
        <w:t>, 2016). Research indicates that expert teachers display more efficient and focused gaze patterns (</w:t>
      </w:r>
      <w:proofErr w:type="spellStart"/>
      <w:r w:rsidRPr="003D434B">
        <w:rPr>
          <w:rFonts w:ascii="Times New Roman" w:hAnsi="Times New Roman" w:cs="Times New Roman"/>
          <w:sz w:val="24"/>
          <w:szCs w:val="22"/>
        </w:rPr>
        <w:t>Gegenfurtner</w:t>
      </w:r>
      <w:proofErr w:type="spellEnd"/>
      <w:r w:rsidRPr="003D434B">
        <w:rPr>
          <w:rFonts w:ascii="Times New Roman" w:hAnsi="Times New Roman" w:cs="Times New Roman"/>
          <w:sz w:val="24"/>
          <w:szCs w:val="22"/>
        </w:rPr>
        <w:t xml:space="preserve"> et al., 2020; Wolff et al., 2016), suggesting a more accurate situational awareness (Miller, 2011). These findings highlight the potential of eye-tracking to deepen our understanding of how professional vision operates during real-time teaching.</w:t>
      </w:r>
    </w:p>
    <w:p w14:paraId="55DA531D" w14:textId="634E4F35" w:rsidR="00A31E1D" w:rsidRPr="00A31E1D" w:rsidRDefault="00766CD3" w:rsidP="00A31E1D">
      <w:pPr>
        <w:rPr>
          <w:rFonts w:ascii="Times New Roman" w:hAnsi="Times New Roman" w:cs="Times New Roman"/>
          <w:sz w:val="24"/>
          <w:szCs w:val="22"/>
        </w:rPr>
      </w:pPr>
      <w:r w:rsidRPr="00766CD3">
        <w:rPr>
          <w:rFonts w:ascii="Times New Roman" w:hAnsi="Times New Roman" w:cs="Times New Roman"/>
          <w:sz w:val="24"/>
          <w:szCs w:val="22"/>
        </w:rPr>
        <w:t xml:space="preserve">However, little is known about how teachers’ gaze patterns </w:t>
      </w:r>
      <w:r w:rsidR="00707C3B" w:rsidRPr="00707C3B">
        <w:rPr>
          <w:rFonts w:ascii="Times New Roman" w:hAnsi="Times New Roman" w:cs="Times New Roman"/>
          <w:sz w:val="24"/>
          <w:szCs w:val="22"/>
        </w:rPr>
        <w:t xml:space="preserve">relate </w:t>
      </w:r>
      <w:r w:rsidR="00707C3B">
        <w:rPr>
          <w:rFonts w:ascii="Times New Roman" w:hAnsi="Times New Roman" w:cs="Times New Roman"/>
          <w:sz w:val="24"/>
          <w:szCs w:val="22"/>
        </w:rPr>
        <w:t xml:space="preserve">to </w:t>
      </w:r>
      <w:r w:rsidRPr="00766CD3">
        <w:rPr>
          <w:rFonts w:ascii="Times New Roman" w:hAnsi="Times New Roman" w:cs="Times New Roman"/>
          <w:sz w:val="24"/>
          <w:szCs w:val="22"/>
        </w:rPr>
        <w:t>their strategic knowledge and management skills</w:t>
      </w:r>
      <w:r w:rsidR="000075B4">
        <w:rPr>
          <w:rFonts w:ascii="Times New Roman" w:hAnsi="Times New Roman" w:cs="Times New Roman"/>
          <w:sz w:val="24"/>
          <w:szCs w:val="22"/>
        </w:rPr>
        <w:t xml:space="preserve"> during classroom disruptions</w:t>
      </w:r>
      <w:r w:rsidR="00CF4C70">
        <w:rPr>
          <w:rFonts w:ascii="Times New Roman" w:hAnsi="Times New Roman" w:cs="Times New Roman"/>
          <w:sz w:val="24"/>
          <w:szCs w:val="22"/>
        </w:rPr>
        <w:t>,</w:t>
      </w:r>
      <w:r w:rsidR="00A31E1D" w:rsidRPr="00A31E1D">
        <w:rPr>
          <w:rFonts w:ascii="Times New Roman" w:hAnsi="Times New Roman" w:cs="Times New Roman"/>
          <w:sz w:val="24"/>
          <w:szCs w:val="22"/>
        </w:rPr>
        <w:t xml:space="preserve"> a highly relevant domain for teacher education and intervention development.</w:t>
      </w:r>
    </w:p>
    <w:p w14:paraId="6E5EE42B" w14:textId="33B355EE" w:rsidR="003D434B" w:rsidRPr="003D434B" w:rsidRDefault="003D434B" w:rsidP="003E4321">
      <w:pPr>
        <w:rPr>
          <w:rFonts w:ascii="Times New Roman" w:hAnsi="Times New Roman" w:cs="Times New Roman"/>
          <w:sz w:val="24"/>
          <w:szCs w:val="22"/>
        </w:rPr>
      </w:pPr>
      <w:r w:rsidRPr="003D434B">
        <w:rPr>
          <w:rFonts w:ascii="Times New Roman" w:hAnsi="Times New Roman" w:cs="Times New Roman"/>
          <w:sz w:val="24"/>
          <w:szCs w:val="22"/>
        </w:rPr>
        <w:t xml:space="preserve">Classroom disruptions, such as students chatting or nervously clicking pens, can significantly interfere with learning by consuming instructional time, reducing engagement, and impairing academic achievement (Keller, 2014; Chow et al., 2024; Kraft &amp; Monti-Nussbaum, 2021; Marder et al., 2023). Managing such disruptions poses a major challenge for beginning </w:t>
      </w:r>
      <w:r w:rsidRPr="003D434B">
        <w:rPr>
          <w:rFonts w:ascii="Times New Roman" w:hAnsi="Times New Roman" w:cs="Times New Roman"/>
          <w:sz w:val="24"/>
          <w:szCs w:val="22"/>
        </w:rPr>
        <w:lastRenderedPageBreak/>
        <w:t xml:space="preserve">teachers, who often feel ill-prepared – a consistent finding in international studies (e.g., Friedman, 2006; </w:t>
      </w:r>
      <w:proofErr w:type="spellStart"/>
      <w:r w:rsidRPr="003D434B">
        <w:rPr>
          <w:rFonts w:ascii="Times New Roman" w:hAnsi="Times New Roman" w:cs="Times New Roman"/>
          <w:sz w:val="24"/>
          <w:szCs w:val="22"/>
        </w:rPr>
        <w:t>Stokking</w:t>
      </w:r>
      <w:proofErr w:type="spellEnd"/>
      <w:r w:rsidRPr="003D434B">
        <w:rPr>
          <w:rFonts w:ascii="Times New Roman" w:hAnsi="Times New Roman" w:cs="Times New Roman"/>
          <w:sz w:val="24"/>
          <w:szCs w:val="22"/>
        </w:rPr>
        <w:t xml:space="preserve"> et al., 2003; </w:t>
      </w:r>
      <w:proofErr w:type="spellStart"/>
      <w:r w:rsidRPr="003D434B">
        <w:rPr>
          <w:rFonts w:ascii="Times New Roman" w:hAnsi="Times New Roman" w:cs="Times New Roman"/>
          <w:sz w:val="24"/>
          <w:szCs w:val="22"/>
        </w:rPr>
        <w:t>Veenman</w:t>
      </w:r>
      <w:proofErr w:type="spellEnd"/>
      <w:r w:rsidRPr="003D434B">
        <w:rPr>
          <w:rFonts w:ascii="Times New Roman" w:hAnsi="Times New Roman" w:cs="Times New Roman"/>
          <w:sz w:val="24"/>
          <w:szCs w:val="22"/>
        </w:rPr>
        <w:t>, 1984; Christ, 2004) – and a key factor in the so-called “reality shock” among novices (</w:t>
      </w:r>
      <w:proofErr w:type="spellStart"/>
      <w:r w:rsidRPr="003D434B">
        <w:rPr>
          <w:rFonts w:ascii="Times New Roman" w:hAnsi="Times New Roman" w:cs="Times New Roman"/>
          <w:sz w:val="24"/>
          <w:szCs w:val="22"/>
        </w:rPr>
        <w:t>Dicke</w:t>
      </w:r>
      <w:proofErr w:type="spellEnd"/>
      <w:r w:rsidRPr="003D434B">
        <w:rPr>
          <w:rFonts w:ascii="Times New Roman" w:hAnsi="Times New Roman" w:cs="Times New Roman"/>
          <w:sz w:val="24"/>
          <w:szCs w:val="22"/>
        </w:rPr>
        <w:t xml:space="preserve"> et al., 2015). Effective disruption management is essential for maintaining instructional quality (Helmke, 2022) and critical for safeguarding teachers’ health and well-being (Braun et al., 2022; </w:t>
      </w:r>
      <w:proofErr w:type="spellStart"/>
      <w:r w:rsidRPr="003D434B">
        <w:rPr>
          <w:rFonts w:ascii="Times New Roman" w:hAnsi="Times New Roman" w:cs="Times New Roman"/>
          <w:sz w:val="24"/>
          <w:szCs w:val="22"/>
        </w:rPr>
        <w:t>Dicke</w:t>
      </w:r>
      <w:proofErr w:type="spellEnd"/>
      <w:r w:rsidRPr="003D434B">
        <w:rPr>
          <w:rFonts w:ascii="Times New Roman" w:hAnsi="Times New Roman" w:cs="Times New Roman"/>
          <w:sz w:val="24"/>
          <w:szCs w:val="22"/>
        </w:rPr>
        <w:t xml:space="preserve"> et al., 2015).</w:t>
      </w:r>
    </w:p>
    <w:p w14:paraId="1F2950E6" w14:textId="4E52618B" w:rsidR="003D434B" w:rsidRDefault="003D434B" w:rsidP="003D434B">
      <w:pPr>
        <w:rPr>
          <w:rFonts w:ascii="Times New Roman" w:hAnsi="Times New Roman" w:cs="Times New Roman"/>
          <w:sz w:val="24"/>
          <w:szCs w:val="22"/>
        </w:rPr>
      </w:pPr>
      <w:r w:rsidRPr="003D434B">
        <w:rPr>
          <w:rFonts w:ascii="Times New Roman" w:hAnsi="Times New Roman" w:cs="Times New Roman"/>
          <w:sz w:val="24"/>
          <w:szCs w:val="22"/>
        </w:rPr>
        <w:t xml:space="preserve">This study addresses this research gap by examining differences between experienced and inexperienced teachers in a controlled micro-teaching </w:t>
      </w:r>
      <w:r w:rsidR="003E4321" w:rsidRPr="003E4321">
        <w:rPr>
          <w:rFonts w:ascii="Times New Roman" w:hAnsi="Times New Roman" w:cs="Times New Roman"/>
          <w:sz w:val="24"/>
          <w:szCs w:val="22"/>
        </w:rPr>
        <w:t xml:space="preserve">unit in which teachers were confronted with a series of scripted classroom disruptions. </w:t>
      </w:r>
      <w:r w:rsidRPr="003D434B">
        <w:rPr>
          <w:rFonts w:ascii="Times New Roman" w:hAnsi="Times New Roman" w:cs="Times New Roman"/>
          <w:sz w:val="24"/>
          <w:szCs w:val="22"/>
        </w:rPr>
        <w:t>Using a combination of eye-tracking and self-reports, it investigates how teachers distribute their visual attention, how quickly they notice different disruptions, and whether expertise is reflected in more efficient gaze patterns, lower perceived disruptiveness, higher confidence, and better strategic knowledge</w:t>
      </w:r>
      <w:r w:rsidR="006C67D2">
        <w:rPr>
          <w:rFonts w:ascii="Times New Roman" w:hAnsi="Times New Roman" w:cs="Times New Roman"/>
          <w:sz w:val="24"/>
          <w:szCs w:val="22"/>
        </w:rPr>
        <w:t xml:space="preserve"> in dealing with disruptions</w:t>
      </w:r>
      <w:r w:rsidRPr="003D434B">
        <w:rPr>
          <w:rFonts w:ascii="Times New Roman" w:hAnsi="Times New Roman" w:cs="Times New Roman"/>
          <w:sz w:val="24"/>
          <w:szCs w:val="22"/>
        </w:rPr>
        <w:t xml:space="preserve">. </w:t>
      </w:r>
      <w:commentRangeStart w:id="1"/>
      <w:r w:rsidRPr="003D434B">
        <w:rPr>
          <w:rFonts w:ascii="Times New Roman" w:hAnsi="Times New Roman" w:cs="Times New Roman"/>
          <w:sz w:val="24"/>
          <w:szCs w:val="22"/>
        </w:rPr>
        <w:t>The study aims to contribute to a deeper understanding of professional vision and situational awareness for effective classroom management.</w:t>
      </w:r>
      <w:commentRangeEnd w:id="1"/>
      <w:r w:rsidR="0016320D">
        <w:rPr>
          <w:rStyle w:val="Kommentarzeichen"/>
        </w:rPr>
        <w:commentReference w:id="1"/>
      </w:r>
    </w:p>
    <w:p w14:paraId="2DB281A8" w14:textId="6703921F" w:rsidR="001D1D25" w:rsidRPr="00CE5B3D" w:rsidRDefault="00CE5B3D" w:rsidP="00CE5B3D">
      <w:pPr>
        <w:pStyle w:val="berschrift1"/>
        <w:rPr>
          <w:rFonts w:ascii="Times New Roman" w:hAnsi="Times New Roman" w:cs="Times New Roman"/>
          <w:sz w:val="24"/>
          <w:szCs w:val="24"/>
        </w:rPr>
      </w:pPr>
      <w:r w:rsidRPr="00CE5B3D">
        <w:rPr>
          <w:rFonts w:ascii="Times New Roman" w:hAnsi="Times New Roman" w:cs="Times New Roman"/>
          <w:sz w:val="24"/>
          <w:szCs w:val="24"/>
        </w:rPr>
        <w:t xml:space="preserve">2. </w:t>
      </w:r>
      <w:r w:rsidR="001D1D25" w:rsidRPr="00CE5B3D">
        <w:rPr>
          <w:rFonts w:ascii="Times New Roman" w:hAnsi="Times New Roman" w:cs="Times New Roman"/>
          <w:sz w:val="24"/>
          <w:szCs w:val="24"/>
        </w:rPr>
        <w:t>Theor</w:t>
      </w:r>
      <w:r w:rsidR="0081654B" w:rsidRPr="00CE5B3D">
        <w:rPr>
          <w:rFonts w:ascii="Times New Roman" w:hAnsi="Times New Roman" w:cs="Times New Roman"/>
          <w:sz w:val="24"/>
          <w:szCs w:val="24"/>
        </w:rPr>
        <w:t>etical background</w:t>
      </w:r>
    </w:p>
    <w:p w14:paraId="181BEE38" w14:textId="418023A8" w:rsidR="00DB3686" w:rsidRPr="00DB3686" w:rsidRDefault="0081654B" w:rsidP="00DB3686">
      <w:pPr>
        <w:tabs>
          <w:tab w:val="clear" w:pos="3068"/>
        </w:tabs>
        <w:ind w:firstLine="0"/>
        <w:outlineLvl w:val="1"/>
        <w:rPr>
          <w:rFonts w:ascii="Times New Roman" w:hAnsi="Times New Roman" w:cs="Times New Roman"/>
          <w:b/>
          <w:sz w:val="24"/>
          <w:szCs w:val="24"/>
        </w:rPr>
      </w:pPr>
      <w:r>
        <w:rPr>
          <w:rFonts w:ascii="Times New Roman" w:hAnsi="Times New Roman" w:cs="Times New Roman"/>
          <w:b/>
          <w:sz w:val="24"/>
          <w:szCs w:val="24"/>
        </w:rPr>
        <w:t xml:space="preserve">2.1 </w:t>
      </w:r>
      <w:r w:rsidR="00DB3686" w:rsidRPr="00DB3686">
        <w:rPr>
          <w:rFonts w:ascii="Times New Roman" w:hAnsi="Times New Roman" w:cs="Times New Roman"/>
          <w:b/>
          <w:sz w:val="24"/>
          <w:szCs w:val="24"/>
        </w:rPr>
        <w:t xml:space="preserve">Competence </w:t>
      </w:r>
      <w:r w:rsidR="007C62A9" w:rsidRPr="00DB3686">
        <w:rPr>
          <w:rFonts w:ascii="Times New Roman" w:hAnsi="Times New Roman" w:cs="Times New Roman"/>
          <w:b/>
          <w:sz w:val="24"/>
          <w:szCs w:val="24"/>
        </w:rPr>
        <w:t>development in classroom disruption management</w:t>
      </w:r>
    </w:p>
    <w:p w14:paraId="412067B1" w14:textId="3315CDE2" w:rsidR="00A51E6E" w:rsidRPr="00A51E6E" w:rsidRDefault="00590B48" w:rsidP="00A51E6E">
      <w:pPr>
        <w:rPr>
          <w:rFonts w:ascii="Times New Roman" w:hAnsi="Times New Roman" w:cs="Times New Roman"/>
          <w:sz w:val="24"/>
          <w:szCs w:val="22"/>
        </w:rPr>
      </w:pPr>
      <w:r>
        <w:rPr>
          <w:rFonts w:ascii="Times New Roman" w:hAnsi="Times New Roman" w:cs="Times New Roman"/>
          <w:sz w:val="24"/>
          <w:szCs w:val="22"/>
        </w:rPr>
        <w:t>Managing</w:t>
      </w:r>
      <w:r w:rsidR="00A51E6E" w:rsidRPr="00A51E6E">
        <w:rPr>
          <w:rFonts w:ascii="Times New Roman" w:hAnsi="Times New Roman" w:cs="Times New Roman"/>
          <w:sz w:val="24"/>
          <w:szCs w:val="22"/>
        </w:rPr>
        <w:t xml:space="preserve"> classroom disruptions is a central component of </w:t>
      </w:r>
      <w:r w:rsidR="00C63342">
        <w:rPr>
          <w:rFonts w:ascii="Times New Roman" w:hAnsi="Times New Roman" w:cs="Times New Roman"/>
          <w:sz w:val="24"/>
          <w:szCs w:val="22"/>
        </w:rPr>
        <w:t xml:space="preserve">effective </w:t>
      </w:r>
      <w:r w:rsidR="00A51E6E" w:rsidRPr="00A51E6E">
        <w:rPr>
          <w:rFonts w:ascii="Times New Roman" w:hAnsi="Times New Roman" w:cs="Times New Roman"/>
          <w:sz w:val="24"/>
          <w:szCs w:val="22"/>
        </w:rPr>
        <w:t>classroom management and requires teachers to develop context-sensitive strategies for</w:t>
      </w:r>
      <w:r w:rsidR="009B20F3">
        <w:rPr>
          <w:rFonts w:ascii="Times New Roman" w:hAnsi="Times New Roman" w:cs="Times New Roman"/>
          <w:sz w:val="24"/>
          <w:szCs w:val="22"/>
        </w:rPr>
        <w:t xml:space="preserve"> noticing and</w:t>
      </w:r>
      <w:r w:rsidR="00A51E6E" w:rsidRPr="00A51E6E">
        <w:rPr>
          <w:rFonts w:ascii="Times New Roman" w:hAnsi="Times New Roman" w:cs="Times New Roman"/>
          <w:sz w:val="24"/>
          <w:szCs w:val="22"/>
        </w:rPr>
        <w:t xml:space="preserve"> responding to disruptive situations (Helmke, 2022). </w:t>
      </w:r>
      <w:r w:rsidR="008F3A7C">
        <w:rPr>
          <w:rFonts w:ascii="Times New Roman" w:hAnsi="Times New Roman" w:cs="Times New Roman"/>
          <w:sz w:val="24"/>
          <w:szCs w:val="22"/>
        </w:rPr>
        <w:t xml:space="preserve"> </w:t>
      </w:r>
      <w:r w:rsidR="00A51E6E" w:rsidRPr="00A51E6E">
        <w:rPr>
          <w:rFonts w:ascii="Times New Roman" w:hAnsi="Times New Roman" w:cs="Times New Roman"/>
          <w:sz w:val="24"/>
          <w:szCs w:val="22"/>
        </w:rPr>
        <w:t>Effective disruption management depends on the ability to deal with the simultaneity and complexity of classroom events (Doyle, 1980), which demands a high level of</w:t>
      </w:r>
      <w:r w:rsidR="00D4672B">
        <w:rPr>
          <w:rFonts w:ascii="Times New Roman" w:hAnsi="Times New Roman" w:cs="Times New Roman"/>
          <w:sz w:val="24"/>
          <w:szCs w:val="22"/>
        </w:rPr>
        <w:t xml:space="preserve"> knowledge and</w:t>
      </w:r>
      <w:r w:rsidR="00A51E6E" w:rsidRPr="00A51E6E">
        <w:rPr>
          <w:rFonts w:ascii="Times New Roman" w:hAnsi="Times New Roman" w:cs="Times New Roman"/>
          <w:sz w:val="24"/>
          <w:szCs w:val="22"/>
        </w:rPr>
        <w:t xml:space="preserve"> situational awareness.</w:t>
      </w:r>
    </w:p>
    <w:p w14:paraId="2C0EF7A1" w14:textId="2007D666" w:rsidR="00C356A7" w:rsidRDefault="00093260" w:rsidP="00630FC4">
      <w:pPr>
        <w:rPr>
          <w:rFonts w:ascii="Times New Roman" w:hAnsi="Times New Roman" w:cs="Times New Roman"/>
          <w:sz w:val="24"/>
          <w:szCs w:val="22"/>
        </w:rPr>
      </w:pPr>
      <w:r w:rsidRPr="00093260">
        <w:rPr>
          <w:rFonts w:ascii="Times New Roman" w:hAnsi="Times New Roman" w:cs="Times New Roman"/>
          <w:sz w:val="24"/>
          <w:szCs w:val="22"/>
        </w:rPr>
        <w:t>Effectively addressing classroom disruptions requires teachers to maintain situational awareness by continuously monitoring their environment for behaviors that may interfere with the learning process (Miller, 2011).</w:t>
      </w:r>
      <w:r>
        <w:rPr>
          <w:rFonts w:ascii="Times New Roman" w:hAnsi="Times New Roman" w:cs="Times New Roman"/>
          <w:sz w:val="24"/>
          <w:szCs w:val="22"/>
        </w:rPr>
        <w:t xml:space="preserve"> </w:t>
      </w:r>
      <w:r w:rsidR="00241AC9" w:rsidRPr="00241AC9">
        <w:rPr>
          <w:rFonts w:ascii="Times New Roman" w:hAnsi="Times New Roman" w:cs="Times New Roman"/>
          <w:sz w:val="24"/>
          <w:szCs w:val="22"/>
        </w:rPr>
        <w:t xml:space="preserve">Figure 1 presents a simplified model that illustrates how </w:t>
      </w:r>
      <w:r w:rsidR="00681C06">
        <w:rPr>
          <w:rFonts w:ascii="Times New Roman" w:hAnsi="Times New Roman" w:cs="Times New Roman"/>
          <w:sz w:val="24"/>
          <w:szCs w:val="22"/>
        </w:rPr>
        <w:lastRenderedPageBreak/>
        <w:t>k</w:t>
      </w:r>
      <w:r w:rsidR="00CA73AC">
        <w:rPr>
          <w:rFonts w:ascii="Times New Roman" w:hAnsi="Times New Roman" w:cs="Times New Roman"/>
          <w:sz w:val="24"/>
          <w:szCs w:val="22"/>
        </w:rPr>
        <w:t>n</w:t>
      </w:r>
      <w:r w:rsidR="00681C06">
        <w:rPr>
          <w:rFonts w:ascii="Times New Roman" w:hAnsi="Times New Roman" w:cs="Times New Roman"/>
          <w:sz w:val="24"/>
          <w:szCs w:val="22"/>
        </w:rPr>
        <w:t>owledge</w:t>
      </w:r>
      <w:r w:rsidR="00241AC9" w:rsidRPr="00241AC9">
        <w:rPr>
          <w:rFonts w:ascii="Times New Roman" w:hAnsi="Times New Roman" w:cs="Times New Roman"/>
          <w:sz w:val="24"/>
          <w:szCs w:val="22"/>
        </w:rPr>
        <w:t xml:space="preserve"> </w:t>
      </w:r>
      <w:r w:rsidR="00CA73AC">
        <w:rPr>
          <w:rFonts w:ascii="Times New Roman" w:hAnsi="Times New Roman" w:cs="Times New Roman"/>
          <w:sz w:val="24"/>
          <w:szCs w:val="22"/>
        </w:rPr>
        <w:t>interacts</w:t>
      </w:r>
      <w:r w:rsidR="00241AC9" w:rsidRPr="00241AC9">
        <w:rPr>
          <w:rFonts w:ascii="Times New Roman" w:hAnsi="Times New Roman" w:cs="Times New Roman"/>
          <w:sz w:val="24"/>
          <w:szCs w:val="22"/>
        </w:rPr>
        <w:t xml:space="preserve"> with perception processes</w:t>
      </w:r>
      <w:r w:rsidR="00683A9F">
        <w:rPr>
          <w:rFonts w:ascii="Times New Roman" w:hAnsi="Times New Roman" w:cs="Times New Roman"/>
          <w:sz w:val="24"/>
          <w:szCs w:val="22"/>
        </w:rPr>
        <w:t xml:space="preserve"> – </w:t>
      </w:r>
      <w:r w:rsidR="00241AC9" w:rsidRPr="00241AC9">
        <w:rPr>
          <w:rFonts w:ascii="Times New Roman" w:hAnsi="Times New Roman" w:cs="Times New Roman"/>
          <w:sz w:val="24"/>
          <w:szCs w:val="22"/>
        </w:rPr>
        <w:t xml:space="preserve">conceptualized as </w:t>
      </w:r>
      <w:r w:rsidR="00241AC9" w:rsidRPr="00241AC9">
        <w:rPr>
          <w:rFonts w:ascii="Times New Roman" w:hAnsi="Times New Roman" w:cs="Times New Roman"/>
          <w:i/>
          <w:iCs/>
          <w:sz w:val="24"/>
          <w:szCs w:val="22"/>
        </w:rPr>
        <w:t>professional vision</w:t>
      </w:r>
      <w:r w:rsidR="00683A9F">
        <w:rPr>
          <w:rFonts w:ascii="Times New Roman" w:hAnsi="Times New Roman" w:cs="Times New Roman"/>
          <w:sz w:val="24"/>
          <w:szCs w:val="22"/>
        </w:rPr>
        <w:t xml:space="preserve"> – </w:t>
      </w:r>
      <w:r w:rsidR="00241AC9" w:rsidRPr="00241AC9">
        <w:rPr>
          <w:rFonts w:ascii="Times New Roman" w:hAnsi="Times New Roman" w:cs="Times New Roman"/>
          <w:sz w:val="24"/>
          <w:szCs w:val="22"/>
        </w:rPr>
        <w:t xml:space="preserve">and </w:t>
      </w:r>
      <w:r w:rsidR="00CA73AC">
        <w:rPr>
          <w:rFonts w:ascii="Times New Roman" w:hAnsi="Times New Roman" w:cs="Times New Roman"/>
          <w:sz w:val="24"/>
          <w:szCs w:val="22"/>
        </w:rPr>
        <w:t>leads</w:t>
      </w:r>
      <w:r w:rsidR="00241AC9" w:rsidRPr="00241AC9">
        <w:rPr>
          <w:rFonts w:ascii="Times New Roman" w:hAnsi="Times New Roman" w:cs="Times New Roman"/>
          <w:sz w:val="24"/>
          <w:szCs w:val="22"/>
        </w:rPr>
        <w:t xml:space="preserve"> to observable teaching behavior. This model is adapted from the competence-to-performance transformation framework proposed by</w:t>
      </w:r>
      <w:r w:rsidR="00241AC9">
        <w:rPr>
          <w:rFonts w:ascii="Times New Roman" w:hAnsi="Times New Roman" w:cs="Times New Roman"/>
          <w:sz w:val="24"/>
          <w:szCs w:val="22"/>
        </w:rPr>
        <w:t xml:space="preserve"> </w:t>
      </w:r>
      <w:r w:rsidR="002E1A0C">
        <w:rPr>
          <w:rFonts w:ascii="Times New Roman" w:hAnsi="Times New Roman" w:cs="Times New Roman"/>
          <w:sz w:val="24"/>
          <w:szCs w:val="22"/>
        </w:rPr>
        <w:fldChar w:fldCharType="begin"/>
      </w:r>
      <w:r w:rsidR="00FB591E">
        <w:rPr>
          <w:rFonts w:ascii="Times New Roman" w:hAnsi="Times New Roman" w:cs="Times New Roman"/>
          <w:sz w:val="24"/>
          <w:szCs w:val="22"/>
        </w:rPr>
        <w:instrText xml:space="preserve"> ADDIN ZOTERO_ITEM CSL_CITATION {"citationID":"ZdSHVcNw","properties":{"formattedCitation":"(Bl\\uc0\\u246{}meke et al., 2015)","plainCitation":"(Blömeke et al., 2015)","dontUpdate":true,"noteIndex":0},"citationItems":[{"id":1050,"uris":["http://zotero.org/groups/5349517/items/NEW7Q865"],"itemData":{"id":1050,"type":"article-journal","abstract":"In this paper, the state of research on the assessment of competencies in higher education is reviewed. Fundamental conceptual and methodological issues are clarified by showing that current controversies are built on misleading dichotomies. By systematically sketching conceptual controversies, competing competence definitions are unpacked (analytic/trait vs. holistic/real-world performance) and commonplaces are identified. Disagreements are also highlighted. Similarly, competing statistical approaches to assessing competencies, namely item-response theory (latent trait) versus generalizability theory (sampling error variance), are unpacked. The resulting framework moves beyond dichotomies and shows how the different approaches complement each other. Competence is viewed along a continuum from traits that underlie perception, interpretation, and decision-making skills, which in turn give rise to observed behavior in real-world situations. Statistical approaches are also viewed along a continuum from linear to nonlinear models that serve different purposes. Item response theory (IRT) models may be used for scaling item responses and modeling structural relations, and generalizability theory (GT) models pinpoint sources of measurement error variance, thereby enabling the design of reliable measurements. The proposed framework suggests multiple new research studies and may serve as a 'grand' structural model. (PsycInfo Database Record (c) 2024 APA, all rights reserved)","container-title":"Zeitschrift für Psychologie","DOI":"10.1027/2151-2604/a000194","ISSN":"2190-8370","issue":"1","journalAbbreviation":"Zeitschrift für Psychologie","language":"eng","note":"publisher: Hogrefe Publishing","page":"3-13","source":"EBSCOhost","title":"Beyond dichotomies: Competence viewed as a continuum.","title-short":"Beyond dichotomies","volume":"223","author":[{"family":"Blömeke","given":"Sigrid"},{"family":"Gustafsson","given":"Jan-Eric"},{"family":"Shavelson","given":"Richard J."}],"issued":{"date-parts":[["2015",1,1]]}}}],"schema":"https://github.com/citation-style-language/schema/raw/master/csl-citation.json"} </w:instrText>
      </w:r>
      <w:r w:rsidR="002E1A0C">
        <w:rPr>
          <w:rFonts w:ascii="Times New Roman" w:hAnsi="Times New Roman" w:cs="Times New Roman"/>
          <w:sz w:val="24"/>
          <w:szCs w:val="22"/>
        </w:rPr>
        <w:fldChar w:fldCharType="separate"/>
      </w:r>
      <w:r w:rsidR="002E1A0C" w:rsidRPr="00630FC4">
        <w:rPr>
          <w:rFonts w:ascii="Times New Roman" w:hAnsi="Times New Roman" w:cs="Times New Roman"/>
          <w:sz w:val="24"/>
          <w:szCs w:val="22"/>
        </w:rPr>
        <w:t>Blömeke et al. (2015)</w:t>
      </w:r>
      <w:r w:rsidR="002E1A0C">
        <w:rPr>
          <w:rFonts w:ascii="Times New Roman" w:hAnsi="Times New Roman" w:cs="Times New Roman"/>
          <w:sz w:val="24"/>
          <w:szCs w:val="22"/>
        </w:rPr>
        <w:fldChar w:fldCharType="end"/>
      </w:r>
      <w:r w:rsidR="005F0BE0">
        <w:rPr>
          <w:rFonts w:ascii="Times New Roman" w:hAnsi="Times New Roman" w:cs="Times New Roman"/>
          <w:sz w:val="24"/>
          <w:szCs w:val="22"/>
        </w:rPr>
        <w:t xml:space="preserve"> </w:t>
      </w:r>
      <w:r w:rsidR="001C6737" w:rsidRPr="001C6737">
        <w:rPr>
          <w:rFonts w:ascii="Times New Roman" w:hAnsi="Times New Roman" w:cs="Times New Roman"/>
          <w:sz w:val="24"/>
          <w:szCs w:val="22"/>
        </w:rPr>
        <w:t xml:space="preserve">and further developed by </w:t>
      </w:r>
      <w:r w:rsidR="005F0BE0">
        <w:rPr>
          <w:rFonts w:ascii="Times New Roman" w:hAnsi="Times New Roman" w:cs="Times New Roman"/>
          <w:sz w:val="24"/>
          <w:szCs w:val="22"/>
        </w:rPr>
        <w:fldChar w:fldCharType="begin"/>
      </w:r>
      <w:r w:rsidR="00FB591E">
        <w:rPr>
          <w:rFonts w:ascii="Times New Roman" w:hAnsi="Times New Roman" w:cs="Times New Roman"/>
          <w:sz w:val="24"/>
          <w:szCs w:val="22"/>
        </w:rPr>
        <w:instrText xml:space="preserve"> ADDIN ZOTERO_ITEM CSL_CITATION {"citationID":"riz7V6qz","properties":{"formattedCitation":"(Grub, 2023)","plainCitation":"(Grub, 2023)","dontUpdate":true,"noteIndex":0},"citationItems":[{"id":795,"uris":["http://zotero.org/groups/5349517/items/YQHR8HZ3"],"itemData":{"id":795,"type":"thesis","abstract":"A (prospective) teacher needs certain competencies to meet the multitasking requirements of teaching in a classroom, especially knowledge about proactive, effective classroom management and a good eye for everything that is happening in the classroom. Only by quickly recognizing relevant cues to potentially disruptive events can a teacher deal with them adequately. Yet the teacher must be able to block out events that are irrelevant to the lesson. Competence in professional vision, which links knowledge and action in teaching, involves two sub-processes: noticing, a basal process of perception that involves identifying relevant events, and reasoning, a process that builds on noticing and can be described as the ability to use knowledge about learning and teaching to derive adequate conclusions from what is seen. Most research on (prospective) teachers' professional vision based on subjective tests (e.g., video analysis, questionnaires, or interviews) has focused on the process of reasoning, whereas few studies have addressed the basal process of noticing, i.e., recognizing potential confounding events. Process-based methods such as eye tracking are particularly suitable for the direct and continuous recording of the basal process of perception. Eye tracking enables conclusions to be drawn about the cognitive perception processes of (prospective) teachers and integrates both spatial and temporal information on the allocation of attention. The methodological book chapter forthcoming in Teacher Professional Vision: Theoretical and Methodological Advances provides more detail on how eye tracking can be used and the challenges it presents. Eye-tracking studies in other domains have shown that novices and experts differ in their gaze behavior. Preliminary educational research regarding (novice) teachers also suggests that novice and expert teachers differ in their ability to detect potential classroom disruptions. The knowledge base underlying perception is better organized in experts and thus positively influences perception. Knowledge influencing professional vision is stored in so-called schemata and can be triggered and influenced by factors such as prior knowledge. For example, professional vision may vary depending on the schema activated or depend on a given task instruction focusing on a particular aspect of the material. Therefore, it can be assumed that professional vision can be positively influenced by training and feedback interventions. Although effective programs exist to train and support (prospective) teachers in the use of professional vision, they consume considerable time and resources. The aim of the thesis was to investigate teachers’ professional vision, especially in the area of classroom management, in two ways: implementing an online experiment within the framework of the restrictions on scientific activities due to the COVID-19 pandemic and using eye tracking as a process-based measurement method in a laboratory setting. I performed the work as follows. First, I conducted a systematic literature review to assess the state of the research on (prospective) teachers' professional vision based on process-based eye-tracking studies. For this purpose, I performed a literature search for the period from 1999 to 2019, identifying a total of 12 studies were identified. These studies were aggregated and integrated and showed relatively stable differences between experts and novices for most of the parameters investigated but used very heterogeneous methods and samples. Based on this, two empirical studies were designed to shed more light on the competence of professional vision. Study I, conducted online, examined the extent to which knowledge as an objective measure of expertise affects student teachers' professional vision. I assessed both noticing (the accuracy and velocity of the perception of potential classroom disruptions) and reasoning (the depth of analysis revealed by verbalizations related to detected disruptions). The results of Study I showed that expertise tested by an economical knowledge test as a performance-based criterion affects prospective teachers’ professional vision of (potential) teaching disruptions. The more knowledge the students had, the faster and more accurately they detected potential disturbances in the video vignettes (noticing). However, being more knowledgeable about pedagogical-psychological action did not lead to a deeper analysis (reasoning) of the events. In Study II I used eye tracking as a process-based method to assess whether the differences reported in previous studies in professional vision expertise between student teachers and experienced teachers in monitoring and/or disruption-specific gaze behavior (noticing) could be replicated. Contrary to our hypotheses, I could not replicate expertise differences in eye-tracking parameters in a quasi-randomized experiment. Parameters measuring classroom monitoring gaze behavior regarding the whole classroom scene and event-based gaze behavior (especially that related to potential or actual teaching disruptions) were similar in student teachers and experienced teachers. In both Study I and Study II, I investigated how effectively an economical, independent, task-specific instructional method could replicate the results of efficient but costly and resource-intensive training or feedback interventions. I hypothesized that minimal instructional support could positively influence novices' gaze behavior and thus possibly compensate for differences in expertise in professional vision. Study I found no effect of a minimal intervention on students' professional vision, whereas Study II—which used the process-based recording method of eye tracking—showed that specific instruction led to changes in gaze behavior in both students and experienced teachers. Novice and expert teachers exhibited more fixations, suggesting more effective scanning and monitoring behavior. Overall, the results show that reinforcing the teaching of knowledge about relevant aspects of classroom management at the university is important, as it helps novice teachers take their first steps in the process of teaching and learning, which are often perceived as particularly challenging (Study I). In addition, Study II shows that further studies and research projects are needed to determine the extent to which and, especially, under which conditions differences in expertise-dependent looking behavior in the classroom can be found. Only a plausible, theoretically based research landscape in which studies produce homogeneous results will permit the development of meaningful interventions for teacher education and training in the medium term and their establishment in the university learning setting.","genre":"doctoralThesis","language":"en","note":"Accepted: 2023-05-23T06:32:32Z\nDOI: 10.22028/D291-39788","publisher":"Saarländische Universitäts- und Landesbibliothek","source":"publikationen.sulb.uni-saarland.de","title":"PRONOEA - Professional vision of novice and expert teachers","URL":"https://publikationen.sulb.uni-saarland.de/handle/20.500.11880/35868","author":[{"family":"Grub","given":"Ann-Sophie"}],"accessed":{"date-parts":[["2024",10,18]]},"issued":{"date-parts":[["2023"]]}}}],"schema":"https://github.com/citation-style-language/schema/raw/master/csl-citation.json"} </w:instrText>
      </w:r>
      <w:r w:rsidR="005F0BE0">
        <w:rPr>
          <w:rFonts w:ascii="Times New Roman" w:hAnsi="Times New Roman" w:cs="Times New Roman"/>
          <w:sz w:val="24"/>
          <w:szCs w:val="22"/>
        </w:rPr>
        <w:fldChar w:fldCharType="separate"/>
      </w:r>
      <w:r w:rsidR="005F0BE0" w:rsidRPr="005F0BE0">
        <w:rPr>
          <w:rFonts w:ascii="Times New Roman" w:hAnsi="Times New Roman" w:cs="Times New Roman"/>
          <w:sz w:val="24"/>
        </w:rPr>
        <w:t>Grub</w:t>
      </w:r>
      <w:r w:rsidR="005F0BE0">
        <w:rPr>
          <w:rFonts w:ascii="Times New Roman" w:hAnsi="Times New Roman" w:cs="Times New Roman"/>
          <w:sz w:val="24"/>
        </w:rPr>
        <w:t xml:space="preserve"> (</w:t>
      </w:r>
      <w:r w:rsidR="005F0BE0" w:rsidRPr="005F0BE0">
        <w:rPr>
          <w:rFonts w:ascii="Times New Roman" w:hAnsi="Times New Roman" w:cs="Times New Roman"/>
          <w:sz w:val="24"/>
        </w:rPr>
        <w:t>2023)</w:t>
      </w:r>
      <w:r w:rsidR="005F0BE0">
        <w:rPr>
          <w:rFonts w:ascii="Times New Roman" w:hAnsi="Times New Roman" w:cs="Times New Roman"/>
          <w:sz w:val="24"/>
          <w:szCs w:val="22"/>
        </w:rPr>
        <w:fldChar w:fldCharType="end"/>
      </w:r>
      <w:r w:rsidR="00EE32DA">
        <w:rPr>
          <w:rFonts w:ascii="Times New Roman" w:hAnsi="Times New Roman" w:cs="Times New Roman"/>
          <w:sz w:val="24"/>
          <w:szCs w:val="22"/>
        </w:rPr>
        <w:t>.</w:t>
      </w:r>
    </w:p>
    <w:p w14:paraId="56014A91" w14:textId="77777777" w:rsidR="005343E9" w:rsidRPr="005343E9" w:rsidRDefault="005343E9" w:rsidP="00F403DD">
      <w:pPr>
        <w:ind w:firstLine="0"/>
        <w:rPr>
          <w:rFonts w:ascii="Times New Roman" w:hAnsi="Times New Roman" w:cs="Times New Roman"/>
          <w:b/>
          <w:bCs/>
          <w:sz w:val="24"/>
          <w:szCs w:val="22"/>
        </w:rPr>
      </w:pPr>
      <w:r w:rsidRPr="005343E9">
        <w:rPr>
          <w:rFonts w:ascii="Times New Roman" w:hAnsi="Times New Roman" w:cs="Times New Roman"/>
          <w:b/>
          <w:bCs/>
          <w:sz w:val="24"/>
          <w:szCs w:val="22"/>
        </w:rPr>
        <w:t xml:space="preserve">Figure 1 </w:t>
      </w:r>
    </w:p>
    <w:p w14:paraId="5CDFCAF3" w14:textId="33C4E347" w:rsidR="007F6EAE" w:rsidRDefault="006676AA" w:rsidP="006676AA">
      <w:pPr>
        <w:ind w:firstLine="0"/>
        <w:rPr>
          <w:rFonts w:ascii="Times New Roman" w:hAnsi="Times New Roman" w:cs="Times New Roman"/>
          <w:i/>
          <w:iCs/>
          <w:sz w:val="24"/>
          <w:szCs w:val="22"/>
        </w:rPr>
      </w:pPr>
      <w:commentRangeStart w:id="2"/>
      <w:commentRangeStart w:id="3"/>
      <w:r w:rsidRPr="006676AA">
        <w:rPr>
          <w:rFonts w:ascii="Times New Roman" w:hAnsi="Times New Roman" w:cs="Times New Roman"/>
          <w:i/>
          <w:iCs/>
          <w:sz w:val="24"/>
          <w:szCs w:val="22"/>
        </w:rPr>
        <w:t xml:space="preserve">Model of Professional Competence in Classroom </w:t>
      </w:r>
      <w:r>
        <w:rPr>
          <w:rFonts w:ascii="Times New Roman" w:hAnsi="Times New Roman" w:cs="Times New Roman"/>
          <w:i/>
          <w:iCs/>
          <w:sz w:val="24"/>
          <w:szCs w:val="22"/>
        </w:rPr>
        <w:t xml:space="preserve">Disruption </w:t>
      </w:r>
      <w:r w:rsidRPr="006676AA">
        <w:rPr>
          <w:rFonts w:ascii="Times New Roman" w:hAnsi="Times New Roman" w:cs="Times New Roman"/>
          <w:i/>
          <w:iCs/>
          <w:sz w:val="24"/>
          <w:szCs w:val="22"/>
        </w:rPr>
        <w:t>Management</w:t>
      </w:r>
      <w:r>
        <w:rPr>
          <w:rFonts w:ascii="Times New Roman" w:hAnsi="Times New Roman" w:cs="Times New Roman"/>
          <w:i/>
          <w:iCs/>
          <w:sz w:val="24"/>
          <w:szCs w:val="22"/>
        </w:rPr>
        <w:t xml:space="preserve"> </w:t>
      </w:r>
      <w:r w:rsidR="00F7080A">
        <w:rPr>
          <w:rFonts w:ascii="Times New Roman" w:hAnsi="Times New Roman" w:cs="Times New Roman"/>
          <w:i/>
          <w:iCs/>
          <w:sz w:val="24"/>
          <w:szCs w:val="22"/>
        </w:rPr>
        <w:t>(</w:t>
      </w:r>
      <w:r w:rsidR="00F7080A" w:rsidRPr="00F7080A">
        <w:rPr>
          <w:rFonts w:ascii="Times New Roman" w:hAnsi="Times New Roman" w:cs="Times New Roman"/>
          <w:i/>
          <w:iCs/>
          <w:sz w:val="24"/>
          <w:szCs w:val="22"/>
        </w:rPr>
        <w:t xml:space="preserve">Adapted </w:t>
      </w:r>
      <w:r w:rsidR="00F7080A" w:rsidRPr="00DD3A5A">
        <w:rPr>
          <w:rFonts w:ascii="Times New Roman" w:hAnsi="Times New Roman" w:cs="Times New Roman"/>
          <w:i/>
          <w:iCs/>
          <w:sz w:val="24"/>
          <w:szCs w:val="22"/>
        </w:rPr>
        <w:t xml:space="preserve">From </w:t>
      </w:r>
      <w:r w:rsidR="00DD3A5A" w:rsidRPr="00DD3A5A">
        <w:rPr>
          <w:rFonts w:ascii="Times New Roman" w:hAnsi="Times New Roman" w:cs="Times New Roman"/>
          <w:i/>
          <w:iCs/>
          <w:sz w:val="24"/>
          <w:szCs w:val="22"/>
        </w:rPr>
        <w:fldChar w:fldCharType="begin"/>
      </w:r>
      <w:r w:rsidR="00FB591E">
        <w:rPr>
          <w:rFonts w:ascii="Times New Roman" w:hAnsi="Times New Roman" w:cs="Times New Roman"/>
          <w:i/>
          <w:iCs/>
          <w:sz w:val="24"/>
          <w:szCs w:val="22"/>
        </w:rPr>
        <w:instrText xml:space="preserve"> ADDIN ZOTERO_ITEM CSL_CITATION {"citationID":"cPDvgyr6","properties":{"formattedCitation":"(Bl\\uc0\\u246{}meke et al., 2015)","plainCitation":"(Blömeke et al., 2015)","dontUpdate":true,"noteIndex":0},"citationItems":[{"id":1050,"uris":["http://zotero.org/groups/5349517/items/NEW7Q865"],"itemData":{"id":1050,"type":"article-journal","abstract":"In this paper, the state of research on the assessment of competencies in higher education is reviewed. Fundamental conceptual and methodological issues are clarified by showing that current controversies are built on misleading dichotomies. By systematically sketching conceptual controversies, competing competence definitions are unpacked (analytic/trait vs. holistic/real-world performance) and commonplaces are identified. Disagreements are also highlighted. Similarly, competing statistical approaches to assessing competencies, namely item-response theory (latent trait) versus generalizability theory (sampling error variance), are unpacked. The resulting framework moves beyond dichotomies and shows how the different approaches complement each other. Competence is viewed along a continuum from traits that underlie perception, interpretation, and decision-making skills, which in turn give rise to observed behavior in real-world situations. Statistical approaches are also viewed along a continuum from linear to nonlinear models that serve different purposes. Item response theory (IRT) models may be used for scaling item responses and modeling structural relations, and generalizability theory (GT) models pinpoint sources of measurement error variance, thereby enabling the design of reliable measurements. The proposed framework suggests multiple new research studies and may serve as a 'grand' structural model. (PsycInfo Database Record (c) 2024 APA, all rights reserved)","container-title":"Zeitschrift für Psychologie","DOI":"10.1027/2151-2604/a000194","ISSN":"2190-8370","issue":"1","journalAbbreviation":"Zeitschrift für Psychologie","language":"eng","note":"publisher: Hogrefe Publishing","page":"3-13","source":"EBSCOhost","title":"Beyond dichotomies: Competence viewed as a continuum.","title-short":"Beyond dichotomies","volume":"223","author":[{"family":"Blömeke","given":"Sigrid"},{"family":"Gustafsson","given":"Jan-Eric"},{"family":"Shavelson","given":"Richard J."}],"issued":{"date-parts":[["2015",1,1]]}}}],"schema":"https://github.com/citation-style-language/schema/raw/master/csl-citation.json"} </w:instrText>
      </w:r>
      <w:r w:rsidR="00DD3A5A" w:rsidRPr="00DD3A5A">
        <w:rPr>
          <w:rFonts w:ascii="Times New Roman" w:hAnsi="Times New Roman" w:cs="Times New Roman"/>
          <w:i/>
          <w:iCs/>
          <w:sz w:val="24"/>
          <w:szCs w:val="22"/>
        </w:rPr>
        <w:fldChar w:fldCharType="separate"/>
      </w:r>
      <w:r w:rsidR="00DD3A5A" w:rsidRPr="00DD3A5A">
        <w:rPr>
          <w:rFonts w:ascii="Times New Roman" w:hAnsi="Times New Roman" w:cs="Times New Roman"/>
          <w:i/>
          <w:iCs/>
          <w:sz w:val="24"/>
          <w:szCs w:val="24"/>
        </w:rPr>
        <w:t>Blömeke et al. (2015)</w:t>
      </w:r>
      <w:r w:rsidR="00DD3A5A" w:rsidRPr="00DD3A5A">
        <w:rPr>
          <w:rFonts w:ascii="Times New Roman" w:hAnsi="Times New Roman" w:cs="Times New Roman"/>
          <w:i/>
          <w:iCs/>
          <w:sz w:val="24"/>
          <w:szCs w:val="22"/>
        </w:rPr>
        <w:fldChar w:fldCharType="end"/>
      </w:r>
      <w:r w:rsidR="001C12C0">
        <w:rPr>
          <w:rFonts w:ascii="Times New Roman" w:hAnsi="Times New Roman" w:cs="Times New Roman"/>
          <w:i/>
          <w:iCs/>
          <w:sz w:val="24"/>
          <w:szCs w:val="22"/>
        </w:rPr>
        <w:t xml:space="preserve"> and </w:t>
      </w:r>
      <w:r w:rsidR="001C12C0" w:rsidRPr="001C12C0">
        <w:rPr>
          <w:rFonts w:ascii="Times New Roman" w:hAnsi="Times New Roman" w:cs="Times New Roman"/>
          <w:i/>
          <w:iCs/>
          <w:sz w:val="24"/>
          <w:szCs w:val="22"/>
        </w:rPr>
        <w:fldChar w:fldCharType="begin"/>
      </w:r>
      <w:r w:rsidR="00CD18FE">
        <w:rPr>
          <w:rFonts w:ascii="Times New Roman" w:hAnsi="Times New Roman" w:cs="Times New Roman"/>
          <w:i/>
          <w:iCs/>
          <w:sz w:val="24"/>
          <w:szCs w:val="22"/>
        </w:rPr>
        <w:instrText xml:space="preserve"> ADDIN ZOTERO_ITEM CSL_CITATION {"citationID":"uV5XPgcj","properties":{"formattedCitation":"(Grub, 2023)","plainCitation":"(Grub, 2023)","dontUpdate":true,"noteIndex":0},"citationItems":[{"id":795,"uris":["http://zotero.org/groups/5349517/items/YQHR8HZ3"],"itemData":{"id":795,"type":"thesis","abstract":"A (prospective) teacher needs certain competencies to meet the multitasking requirements of teaching in a classroom, especially knowledge about proactive, effective classroom management and a good eye for everything that is happening in the classroom. Only by quickly recognizing relevant cues to potentially disruptive events can a teacher deal with them adequately. Yet the teacher must be able to block out events that are irrelevant to the lesson. Competence in professional vision, which links knowledge and action in teaching, involves two sub-processes: noticing, a basal process of perception that involves identifying relevant events, and reasoning, a process that builds on noticing and can be described as the ability to use knowledge about learning and teaching to derive adequate conclusions from what is seen. Most research on (prospective) teachers' professional vision based on subjective tests (e.g., video analysis, questionnaires, or interviews) has focused on the process of reasoning, whereas few studies have addressed the basal process of noticing, i.e., recognizing potential confounding events. Process-based methods such as eye tracking are particularly suitable for the direct and continuous recording of the basal process of perception. Eye tracking enables conclusions to be drawn about the cognitive perception processes of (prospective) teachers and integrates both spatial and temporal information on the allocation of attention. The methodological book chapter forthcoming in Teacher Professional Vision: Theoretical and Methodological Advances provides more detail on how eye tracking can be used and the challenges it presents. Eye-tracking studies in other domains have shown that novices and experts differ in their gaze behavior. Preliminary educational research regarding (novice) teachers also suggests that novice and expert teachers differ in their ability to detect potential classroom disruptions. The knowledge base underlying perception is better organized in experts and thus positively influences perception. Knowledge influencing professional vision is stored in so-called schemata and can be triggered and influenced by factors such as prior knowledge. For example, professional vision may vary depending on the schema activated or depend on a given task instruction focusing on a particular aspect of the material. Therefore, it can be assumed that professional vision can be positively influenced by training and feedback interventions. Although effective programs exist to train and support (prospective) teachers in the use of professional vision, they consume considerable time and resources. The aim of the thesis was to investigate teachers’ professional vision, especially in the area of classroom management, in two ways: implementing an online experiment within the framework of the restrictions on scientific activities due to the COVID-19 pandemic and using eye tracking as a process-based measurement method in a laboratory setting. I performed the work as follows. First, I conducted a systematic literature review to assess the state of the research on (prospective) teachers' professional vision based on process-based eye-tracking studies. For this purpose, I performed a literature search for the period from 1999 to 2019, identifying a total of 12 studies were identified. These studies were aggregated and integrated and showed relatively stable differences between experts and novices for most of the parameters investigated but used very heterogeneous methods and samples. Based on this, two empirical studies were designed to shed more light on the competence of professional vision. Study I, conducted online, examined the extent to which knowledge as an objective measure of expertise affects student teachers' professional vision. I assessed both noticing (the accuracy and velocity of the perception of potential classroom disruptions) and reasoning (the depth of analysis revealed by verbalizations related to detected disruptions). The results of Study I showed that expertise tested by an economical knowledge test as a performance-based criterion affects prospective teachers’ professional vision of (potential) teaching disruptions. The more knowledge the students had, the faster and more accurately they detected potential disturbances in the video vignettes (noticing). However, being more knowledgeable about pedagogical-psychological action did not lead to a deeper analysis (reasoning) of the events. In Study II I used eye tracking as a process-based method to assess whether the differences reported in previous studies in professional vision expertise between student teachers and experienced teachers in monitoring and/or disruption-specific gaze behavior (noticing) could be replicated. Contrary to our hypotheses, I could not replicate expertise differences in eye-tracking parameters in a quasi-randomized experiment. Parameters measuring classroom monitoring gaze behavior regarding the whole classroom scene and event-based gaze behavior (especially that related to potential or actual teaching disruptions) were similar in student teachers and experienced teachers. In both Study I and Study II, I investigated how effectively an economical, independent, task-specific instructional method could replicate the results of efficient but costly and resource-intensive training or feedback interventions. I hypothesized that minimal instructional support could positively influence novices' gaze behavior and thus possibly compensate for differences in expertise in professional vision. Study I found no effect of a minimal intervention on students' professional vision, whereas Study II—which used the process-based recording method of eye tracking—showed that specific instruction led to changes in gaze behavior in both students and experienced teachers. Novice and expert teachers exhibited more fixations, suggesting more effective scanning and monitoring behavior. Overall, the results show that reinforcing the teaching of knowledge about relevant aspects of classroom management at the university is important, as it helps novice teachers take their first steps in the process of teaching and learning, which are often perceived as particularly challenging (Study I). In addition, Study II shows that further studies and research projects are needed to determine the extent to which and, especially, under which conditions differences in expertise-dependent looking behavior in the classroom can be found. Only a plausible, theoretically based research landscape in which studies produce homogeneous results will permit the development of meaningful interventions for teacher education and training in the medium term and their establishment in the university learning setting.","genre":"doctoralThesis","language":"en","note":"Accepted: 2023-05-23T06:32:32Z\nDOI: 10.22028/D291-39788","publisher":"Saarländische Universitäts- und Landesbibliothek","source":"publikationen.sulb.uni-saarland.de","title":"PRONOEA - Professional vision of novice and expert teachers","URL":"https://publikationen.sulb.uni-saarland.de/handle/20.500.11880/35868","author":[{"family":"Grub","given":"Ann-Sophie"}],"accessed":{"date-parts":[["2024",10,18]]},"issued":{"date-parts":[["2023"]]}}}],"schema":"https://github.com/citation-style-language/schema/raw/master/csl-citation.json"} </w:instrText>
      </w:r>
      <w:r w:rsidR="001C12C0" w:rsidRPr="001C12C0">
        <w:rPr>
          <w:rFonts w:ascii="Times New Roman" w:hAnsi="Times New Roman" w:cs="Times New Roman"/>
          <w:i/>
          <w:iCs/>
          <w:sz w:val="24"/>
          <w:szCs w:val="22"/>
        </w:rPr>
        <w:fldChar w:fldCharType="separate"/>
      </w:r>
      <w:r w:rsidR="001C12C0" w:rsidRPr="001C12C0">
        <w:rPr>
          <w:rFonts w:ascii="Times New Roman" w:hAnsi="Times New Roman" w:cs="Times New Roman"/>
          <w:i/>
          <w:iCs/>
          <w:sz w:val="24"/>
        </w:rPr>
        <w:t>Grub (2023)</w:t>
      </w:r>
      <w:r w:rsidR="001C12C0" w:rsidRPr="001C12C0">
        <w:rPr>
          <w:rFonts w:ascii="Times New Roman" w:hAnsi="Times New Roman" w:cs="Times New Roman"/>
          <w:i/>
          <w:iCs/>
          <w:sz w:val="24"/>
          <w:szCs w:val="22"/>
        </w:rPr>
        <w:fldChar w:fldCharType="end"/>
      </w:r>
      <w:r w:rsidR="00F7080A" w:rsidRPr="001C12C0">
        <w:rPr>
          <w:rFonts w:ascii="Times New Roman" w:hAnsi="Times New Roman" w:cs="Times New Roman"/>
          <w:i/>
          <w:iCs/>
          <w:sz w:val="24"/>
          <w:szCs w:val="22"/>
        </w:rPr>
        <w:t>,</w:t>
      </w:r>
      <w:r w:rsidR="00F7080A" w:rsidRPr="00F7080A">
        <w:rPr>
          <w:rFonts w:ascii="Times New Roman" w:hAnsi="Times New Roman" w:cs="Times New Roman"/>
          <w:i/>
          <w:iCs/>
          <w:sz w:val="24"/>
          <w:szCs w:val="22"/>
        </w:rPr>
        <w:t xml:space="preserve"> Modified by The Authors)</w:t>
      </w:r>
      <w:commentRangeEnd w:id="2"/>
      <w:r w:rsidR="005E276B">
        <w:rPr>
          <w:rStyle w:val="Kommentarzeichen"/>
        </w:rPr>
        <w:commentReference w:id="2"/>
      </w:r>
      <w:commentRangeEnd w:id="3"/>
      <w:r w:rsidR="00FB58DD">
        <w:rPr>
          <w:rStyle w:val="Kommentarzeichen"/>
        </w:rPr>
        <w:commentReference w:id="3"/>
      </w:r>
    </w:p>
    <w:p w14:paraId="2FD639A0" w14:textId="639D4366" w:rsidR="005343E9" w:rsidRDefault="005343E9" w:rsidP="003C7AC7">
      <w:pPr>
        <w:ind w:firstLine="0"/>
        <w:rPr>
          <w:rFonts w:ascii="Times New Roman" w:hAnsi="Times New Roman" w:cs="Times New Roman"/>
          <w:sz w:val="24"/>
          <w:szCs w:val="22"/>
        </w:rPr>
      </w:pPr>
    </w:p>
    <w:p w14:paraId="6C08E0E7" w14:textId="662CD556" w:rsidR="00703654" w:rsidRDefault="000D7DBB" w:rsidP="00703654">
      <w:pPr>
        <w:rPr>
          <w:rFonts w:ascii="Times New Roman" w:hAnsi="Times New Roman" w:cs="Times New Roman"/>
          <w:sz w:val="24"/>
          <w:szCs w:val="22"/>
        </w:rPr>
      </w:pPr>
      <w:r>
        <w:rPr>
          <w:rFonts w:ascii="Times New Roman" w:hAnsi="Times New Roman" w:cs="Times New Roman"/>
          <w:sz w:val="24"/>
          <w:szCs w:val="22"/>
        </w:rPr>
        <w:t xml:space="preserve">As shown in Figure 1, </w:t>
      </w:r>
      <w:r w:rsidR="00297CAA">
        <w:rPr>
          <w:rFonts w:ascii="Times New Roman" w:hAnsi="Times New Roman" w:cs="Times New Roman"/>
          <w:sz w:val="24"/>
          <w:szCs w:val="22"/>
        </w:rPr>
        <w:t xml:space="preserve">teachers’ </w:t>
      </w:r>
      <w:r w:rsidR="00975D8B">
        <w:rPr>
          <w:rFonts w:ascii="Times New Roman" w:hAnsi="Times New Roman" w:cs="Times New Roman"/>
          <w:sz w:val="24"/>
          <w:szCs w:val="22"/>
        </w:rPr>
        <w:t xml:space="preserve">knowledge, such as </w:t>
      </w:r>
      <w:r w:rsidR="00D17F5E">
        <w:rPr>
          <w:rFonts w:ascii="Times New Roman" w:hAnsi="Times New Roman" w:cs="Times New Roman"/>
          <w:sz w:val="24"/>
          <w:szCs w:val="22"/>
        </w:rPr>
        <w:t xml:space="preserve">strategic knowledge of classroom management, is essential for managing classroom disruptions, as it involves professional judgment in </w:t>
      </w:r>
      <w:r w:rsidR="0087616E">
        <w:rPr>
          <w:rFonts w:ascii="Times New Roman" w:hAnsi="Times New Roman" w:cs="Times New Roman"/>
          <w:sz w:val="24"/>
          <w:szCs w:val="22"/>
        </w:rPr>
        <w:t xml:space="preserve">identifying </w:t>
      </w:r>
      <w:r w:rsidR="00F745DD">
        <w:rPr>
          <w:rFonts w:ascii="Times New Roman" w:hAnsi="Times New Roman" w:cs="Times New Roman"/>
          <w:sz w:val="24"/>
          <w:szCs w:val="22"/>
        </w:rPr>
        <w:t>disruptions that need intervention and</w:t>
      </w:r>
      <w:r w:rsidR="0087616E">
        <w:rPr>
          <w:rFonts w:ascii="Times New Roman" w:hAnsi="Times New Roman" w:cs="Times New Roman"/>
          <w:sz w:val="24"/>
          <w:szCs w:val="22"/>
        </w:rPr>
        <w:t xml:space="preserve"> </w:t>
      </w:r>
      <w:r w:rsidR="00D17F5E">
        <w:rPr>
          <w:rFonts w:ascii="Times New Roman" w:hAnsi="Times New Roman" w:cs="Times New Roman"/>
          <w:sz w:val="24"/>
          <w:szCs w:val="22"/>
        </w:rPr>
        <w:t>selecting appropriate responses within complex and</w:t>
      </w:r>
      <w:r w:rsidR="00975D8B" w:rsidRPr="00975D8B">
        <w:rPr>
          <w:rFonts w:ascii="Times New Roman" w:hAnsi="Times New Roman" w:cs="Times New Roman"/>
          <w:sz w:val="24"/>
          <w:szCs w:val="22"/>
        </w:rPr>
        <w:t xml:space="preserve"> ambiguous situations (Gold &amp; </w:t>
      </w:r>
      <w:proofErr w:type="spellStart"/>
      <w:r w:rsidR="00975D8B" w:rsidRPr="00975D8B">
        <w:rPr>
          <w:rFonts w:ascii="Times New Roman" w:hAnsi="Times New Roman" w:cs="Times New Roman"/>
          <w:sz w:val="24"/>
          <w:szCs w:val="22"/>
        </w:rPr>
        <w:t>Holodynski</w:t>
      </w:r>
      <w:proofErr w:type="spellEnd"/>
      <w:r w:rsidR="00975D8B" w:rsidRPr="00975D8B">
        <w:rPr>
          <w:rFonts w:ascii="Times New Roman" w:hAnsi="Times New Roman" w:cs="Times New Roman"/>
          <w:sz w:val="24"/>
          <w:szCs w:val="22"/>
        </w:rPr>
        <w:t xml:space="preserve">, 2015; </w:t>
      </w:r>
      <w:proofErr w:type="spellStart"/>
      <w:r w:rsidR="00975D8B" w:rsidRPr="00975D8B">
        <w:rPr>
          <w:rFonts w:ascii="Times New Roman" w:hAnsi="Times New Roman" w:cs="Times New Roman"/>
          <w:sz w:val="24"/>
          <w:szCs w:val="22"/>
        </w:rPr>
        <w:t>Fenstermacher</w:t>
      </w:r>
      <w:proofErr w:type="spellEnd"/>
      <w:r w:rsidR="00975D8B" w:rsidRPr="00975D8B">
        <w:rPr>
          <w:rFonts w:ascii="Times New Roman" w:hAnsi="Times New Roman" w:cs="Times New Roman"/>
          <w:sz w:val="24"/>
          <w:szCs w:val="22"/>
        </w:rPr>
        <w:t xml:space="preserve">, 1994). </w:t>
      </w:r>
      <w:r w:rsidR="009A4ED5" w:rsidRPr="009A4ED5">
        <w:rPr>
          <w:rFonts w:ascii="Times New Roman" w:hAnsi="Times New Roman" w:cs="Times New Roman"/>
          <w:sz w:val="24"/>
          <w:szCs w:val="22"/>
        </w:rPr>
        <w:t xml:space="preserve">As a core element of instructional competence (Barth, 2017; D’Agostino &amp; </w:t>
      </w:r>
      <w:proofErr w:type="spellStart"/>
      <w:r w:rsidR="009A4ED5" w:rsidRPr="009A4ED5">
        <w:rPr>
          <w:rFonts w:ascii="Times New Roman" w:hAnsi="Times New Roman" w:cs="Times New Roman"/>
          <w:sz w:val="24"/>
          <w:szCs w:val="22"/>
        </w:rPr>
        <w:t>VanWinkle</w:t>
      </w:r>
      <w:proofErr w:type="spellEnd"/>
      <w:r w:rsidR="009A4ED5" w:rsidRPr="009A4ED5">
        <w:rPr>
          <w:rFonts w:ascii="Times New Roman" w:hAnsi="Times New Roman" w:cs="Times New Roman"/>
          <w:sz w:val="24"/>
          <w:szCs w:val="22"/>
        </w:rPr>
        <w:t xml:space="preserve">, 2007; </w:t>
      </w:r>
      <w:proofErr w:type="spellStart"/>
      <w:r w:rsidR="009A4ED5" w:rsidRPr="009A4ED5">
        <w:rPr>
          <w:rFonts w:ascii="Times New Roman" w:hAnsi="Times New Roman" w:cs="Times New Roman"/>
          <w:sz w:val="24"/>
          <w:szCs w:val="22"/>
        </w:rPr>
        <w:t>Kunter</w:t>
      </w:r>
      <w:proofErr w:type="spellEnd"/>
      <w:r w:rsidR="009A4ED5" w:rsidRPr="009A4ED5">
        <w:rPr>
          <w:rFonts w:ascii="Times New Roman" w:hAnsi="Times New Roman" w:cs="Times New Roman"/>
          <w:sz w:val="24"/>
          <w:szCs w:val="22"/>
        </w:rPr>
        <w:t xml:space="preserve"> et al., 2011; Voss et al., 2014), it </w:t>
      </w:r>
      <w:r w:rsidR="005437DB">
        <w:rPr>
          <w:rFonts w:ascii="Times New Roman" w:hAnsi="Times New Roman" w:cs="Times New Roman"/>
          <w:sz w:val="24"/>
          <w:szCs w:val="22"/>
        </w:rPr>
        <w:t>enables teachers to weigh alternative courses of action and choose strategies that maintain instructional flow while effectively addressing disruptions</w:t>
      </w:r>
      <w:r w:rsidR="009A4ED5" w:rsidRPr="009A4ED5">
        <w:rPr>
          <w:rFonts w:ascii="Times New Roman" w:hAnsi="Times New Roman" w:cs="Times New Roman"/>
          <w:sz w:val="24"/>
          <w:szCs w:val="22"/>
        </w:rPr>
        <w:t>. This form of knowledge evolves through practical experiences, where declarative knowledge about classroom management is gradually transformed into procedural and situationally applicable expertise (</w:t>
      </w:r>
      <w:proofErr w:type="spellStart"/>
      <w:r w:rsidR="009A4ED5" w:rsidRPr="009A4ED5">
        <w:rPr>
          <w:rFonts w:ascii="Times New Roman" w:hAnsi="Times New Roman" w:cs="Times New Roman"/>
          <w:sz w:val="24"/>
          <w:szCs w:val="22"/>
        </w:rPr>
        <w:t>Blömeke</w:t>
      </w:r>
      <w:proofErr w:type="spellEnd"/>
      <w:r w:rsidR="009A4ED5" w:rsidRPr="009A4ED5">
        <w:rPr>
          <w:rFonts w:ascii="Times New Roman" w:hAnsi="Times New Roman" w:cs="Times New Roman"/>
          <w:sz w:val="24"/>
          <w:szCs w:val="22"/>
        </w:rPr>
        <w:t xml:space="preserve"> et al., 2022; </w:t>
      </w:r>
      <w:proofErr w:type="spellStart"/>
      <w:r w:rsidR="009A4ED5" w:rsidRPr="009A4ED5">
        <w:rPr>
          <w:rFonts w:ascii="Times New Roman" w:hAnsi="Times New Roman" w:cs="Times New Roman"/>
          <w:sz w:val="24"/>
          <w:szCs w:val="22"/>
        </w:rPr>
        <w:t>Rauner</w:t>
      </w:r>
      <w:proofErr w:type="spellEnd"/>
      <w:r w:rsidR="009A4ED5" w:rsidRPr="009A4ED5">
        <w:rPr>
          <w:rFonts w:ascii="Times New Roman" w:hAnsi="Times New Roman" w:cs="Times New Roman"/>
          <w:sz w:val="24"/>
          <w:szCs w:val="22"/>
        </w:rPr>
        <w:t xml:space="preserve">, 2005). </w:t>
      </w:r>
      <w:r w:rsidR="00616F62" w:rsidRPr="00616F62">
        <w:rPr>
          <w:rFonts w:ascii="Times New Roman" w:hAnsi="Times New Roman" w:cs="Times New Roman"/>
          <w:sz w:val="24"/>
          <w:szCs w:val="22"/>
        </w:rPr>
        <w:t>An example of strategic classroom management knowledge is a teacher’s understanding that a subtle, non-disruptive intervention</w:t>
      </w:r>
      <w:r w:rsidR="004F441E">
        <w:rPr>
          <w:rFonts w:ascii="Times New Roman" w:hAnsi="Times New Roman" w:cs="Times New Roman"/>
          <w:sz w:val="24"/>
          <w:szCs w:val="22"/>
        </w:rPr>
        <w:t xml:space="preserve">, </w:t>
      </w:r>
      <w:r w:rsidR="00616F62" w:rsidRPr="00616F62">
        <w:rPr>
          <w:rFonts w:ascii="Times New Roman" w:hAnsi="Times New Roman" w:cs="Times New Roman"/>
          <w:sz w:val="24"/>
          <w:szCs w:val="22"/>
        </w:rPr>
        <w:t>such as calling on a student to participate or using eye contact</w:t>
      </w:r>
      <w:r w:rsidR="004F441E">
        <w:rPr>
          <w:rFonts w:ascii="Times New Roman" w:hAnsi="Times New Roman" w:cs="Times New Roman"/>
          <w:sz w:val="24"/>
          <w:szCs w:val="22"/>
        </w:rPr>
        <w:t xml:space="preserve">, </w:t>
      </w:r>
      <w:r w:rsidR="00616F62" w:rsidRPr="00616F62">
        <w:rPr>
          <w:rFonts w:ascii="Times New Roman" w:hAnsi="Times New Roman" w:cs="Times New Roman"/>
          <w:sz w:val="24"/>
          <w:szCs w:val="22"/>
        </w:rPr>
        <w:t xml:space="preserve">is more effective than a direct reprimand when addressing a student quietly distracting a peer during a presentation. According to Gold and </w:t>
      </w:r>
      <w:proofErr w:type="spellStart"/>
      <w:r w:rsidR="00616F62" w:rsidRPr="00616F62">
        <w:rPr>
          <w:rFonts w:ascii="Times New Roman" w:hAnsi="Times New Roman" w:cs="Times New Roman"/>
          <w:sz w:val="24"/>
          <w:szCs w:val="22"/>
        </w:rPr>
        <w:t>Holodynski</w:t>
      </w:r>
      <w:proofErr w:type="spellEnd"/>
      <w:r w:rsidR="00616F62" w:rsidRPr="00616F62">
        <w:rPr>
          <w:rFonts w:ascii="Times New Roman" w:hAnsi="Times New Roman" w:cs="Times New Roman"/>
          <w:sz w:val="24"/>
          <w:szCs w:val="22"/>
        </w:rPr>
        <w:t xml:space="preserve"> (2015), such knowledge reflects the teacher’s ability to maintain </w:t>
      </w:r>
      <w:r w:rsidR="00616F62" w:rsidRPr="00616F62">
        <w:rPr>
          <w:rFonts w:ascii="Times New Roman" w:hAnsi="Times New Roman" w:cs="Times New Roman"/>
          <w:sz w:val="24"/>
          <w:szCs w:val="22"/>
        </w:rPr>
        <w:lastRenderedPageBreak/>
        <w:t>instructional flow while addressing misbehavior, demonstrating a context-sensitive application of strategies rather than the rigid use of generic rules</w:t>
      </w:r>
      <w:commentRangeStart w:id="4"/>
      <w:r w:rsidR="0083469A">
        <w:rPr>
          <w:rFonts w:ascii="Times New Roman" w:hAnsi="Times New Roman" w:cs="Times New Roman"/>
          <w:sz w:val="24"/>
          <w:szCs w:val="22"/>
        </w:rPr>
        <w:t>.</w:t>
      </w:r>
      <w:r w:rsidR="0083469A" w:rsidRPr="0083469A">
        <w:rPr>
          <w:rFonts w:ascii="Times New Roman" w:hAnsi="Times New Roman" w:cs="Times New Roman"/>
          <w:sz w:val="24"/>
          <w:szCs w:val="22"/>
        </w:rPr>
        <w:t xml:space="preserve"> </w:t>
      </w:r>
      <w:commentRangeEnd w:id="4"/>
      <w:r w:rsidR="00B417A9">
        <w:rPr>
          <w:rStyle w:val="Kommentarzeichen"/>
        </w:rPr>
        <w:commentReference w:id="4"/>
      </w:r>
    </w:p>
    <w:p w14:paraId="7ADE94C7" w14:textId="7F1ACFF4" w:rsidR="00C666B3" w:rsidRDefault="0037151C" w:rsidP="00C27E85">
      <w:pPr>
        <w:rPr>
          <w:rFonts w:ascii="Times New Roman" w:hAnsi="Times New Roman" w:cs="Times New Roman"/>
          <w:sz w:val="24"/>
          <w:szCs w:val="22"/>
        </w:rPr>
      </w:pPr>
      <w:r w:rsidRPr="0037151C">
        <w:rPr>
          <w:rFonts w:ascii="Times New Roman" w:hAnsi="Times New Roman" w:cs="Times New Roman"/>
          <w:i/>
          <w:iCs/>
          <w:sz w:val="24"/>
          <w:szCs w:val="22"/>
        </w:rPr>
        <w:t>Professional vision</w:t>
      </w:r>
      <w:r w:rsidRPr="0037151C">
        <w:rPr>
          <w:rFonts w:ascii="Times New Roman" w:hAnsi="Times New Roman" w:cs="Times New Roman"/>
          <w:sz w:val="24"/>
          <w:szCs w:val="22"/>
        </w:rPr>
        <w:t xml:space="preserve"> serves as a crucial mediating </w:t>
      </w:r>
      <w:r w:rsidR="00C21D02">
        <w:rPr>
          <w:rFonts w:ascii="Times New Roman" w:hAnsi="Times New Roman" w:cs="Times New Roman"/>
          <w:sz w:val="24"/>
          <w:szCs w:val="22"/>
        </w:rPr>
        <w:t>process</w:t>
      </w:r>
      <w:r w:rsidRPr="0037151C">
        <w:rPr>
          <w:rFonts w:ascii="Times New Roman" w:hAnsi="Times New Roman" w:cs="Times New Roman"/>
          <w:sz w:val="24"/>
          <w:szCs w:val="22"/>
        </w:rPr>
        <w:t xml:space="preserve"> between teachers</w:t>
      </w:r>
      <w:r>
        <w:rPr>
          <w:rFonts w:ascii="Times New Roman" w:hAnsi="Times New Roman" w:cs="Times New Roman"/>
          <w:sz w:val="24"/>
          <w:szCs w:val="22"/>
        </w:rPr>
        <w:t>’</w:t>
      </w:r>
      <w:r w:rsidRPr="0037151C">
        <w:rPr>
          <w:rFonts w:ascii="Times New Roman" w:hAnsi="Times New Roman" w:cs="Times New Roman"/>
          <w:sz w:val="24"/>
          <w:szCs w:val="22"/>
        </w:rPr>
        <w:t xml:space="preserve"> </w:t>
      </w:r>
      <w:r w:rsidR="00BF206A">
        <w:rPr>
          <w:rFonts w:ascii="Times New Roman" w:hAnsi="Times New Roman" w:cs="Times New Roman"/>
          <w:sz w:val="24"/>
          <w:szCs w:val="22"/>
        </w:rPr>
        <w:t xml:space="preserve">strategic </w:t>
      </w:r>
      <w:r w:rsidR="00C21D02">
        <w:rPr>
          <w:rFonts w:ascii="Times New Roman" w:hAnsi="Times New Roman" w:cs="Times New Roman"/>
          <w:sz w:val="24"/>
          <w:szCs w:val="22"/>
        </w:rPr>
        <w:t>knowledge</w:t>
      </w:r>
      <w:r w:rsidRPr="0037151C">
        <w:rPr>
          <w:rFonts w:ascii="Times New Roman" w:hAnsi="Times New Roman" w:cs="Times New Roman"/>
          <w:sz w:val="24"/>
          <w:szCs w:val="22"/>
        </w:rPr>
        <w:t xml:space="preserve"> </w:t>
      </w:r>
      <w:r w:rsidR="00BF206A">
        <w:rPr>
          <w:rFonts w:ascii="Times New Roman" w:hAnsi="Times New Roman" w:cs="Times New Roman"/>
          <w:sz w:val="24"/>
          <w:szCs w:val="22"/>
        </w:rPr>
        <w:t xml:space="preserve">about classroom disruption management </w:t>
      </w:r>
      <w:r w:rsidRPr="0037151C">
        <w:rPr>
          <w:rFonts w:ascii="Times New Roman" w:hAnsi="Times New Roman" w:cs="Times New Roman"/>
          <w:sz w:val="24"/>
          <w:szCs w:val="22"/>
        </w:rPr>
        <w:t xml:space="preserve">and their </w:t>
      </w:r>
      <w:r w:rsidR="00BF206A">
        <w:rPr>
          <w:rFonts w:ascii="Times New Roman" w:hAnsi="Times New Roman" w:cs="Times New Roman"/>
          <w:sz w:val="24"/>
          <w:szCs w:val="22"/>
        </w:rPr>
        <w:t>student-directed</w:t>
      </w:r>
      <w:commentRangeStart w:id="5"/>
      <w:r w:rsidRPr="0037151C">
        <w:rPr>
          <w:rFonts w:ascii="Times New Roman" w:hAnsi="Times New Roman" w:cs="Times New Roman"/>
          <w:sz w:val="24"/>
          <w:szCs w:val="22"/>
        </w:rPr>
        <w:t xml:space="preserve"> behavior</w:t>
      </w:r>
      <w:commentRangeEnd w:id="5"/>
      <w:r w:rsidR="00B20A56">
        <w:rPr>
          <w:rStyle w:val="Kommentarzeichen"/>
        </w:rPr>
        <w:commentReference w:id="5"/>
      </w:r>
      <w:r w:rsidR="008957CB">
        <w:rPr>
          <w:rFonts w:ascii="Times New Roman" w:hAnsi="Times New Roman" w:cs="Times New Roman"/>
          <w:sz w:val="24"/>
          <w:szCs w:val="22"/>
        </w:rPr>
        <w:t xml:space="preserve"> </w:t>
      </w:r>
      <w:r w:rsidR="00C27E85">
        <w:rPr>
          <w:rFonts w:ascii="Times New Roman" w:hAnsi="Times New Roman" w:cs="Times New Roman"/>
          <w:sz w:val="24"/>
          <w:szCs w:val="22"/>
        </w:rPr>
        <w:t>(</w:t>
      </w:r>
      <w:r w:rsidR="006237C6" w:rsidRPr="006237C6">
        <w:rPr>
          <w:rFonts w:ascii="Times New Roman" w:hAnsi="Times New Roman" w:cs="Times New Roman"/>
          <w:sz w:val="24"/>
          <w:szCs w:val="22"/>
        </w:rPr>
        <w:t xml:space="preserve">Gold et al., 2020; </w:t>
      </w:r>
      <w:proofErr w:type="spellStart"/>
      <w:r w:rsidR="006237C6" w:rsidRPr="006237C6">
        <w:rPr>
          <w:rFonts w:ascii="Times New Roman" w:hAnsi="Times New Roman" w:cs="Times New Roman"/>
          <w:sz w:val="24"/>
          <w:szCs w:val="22"/>
        </w:rPr>
        <w:t>Oellers</w:t>
      </w:r>
      <w:proofErr w:type="spellEnd"/>
      <w:r w:rsidR="006237C6" w:rsidRPr="006237C6">
        <w:rPr>
          <w:rFonts w:ascii="Times New Roman" w:hAnsi="Times New Roman" w:cs="Times New Roman"/>
          <w:sz w:val="24"/>
          <w:szCs w:val="22"/>
        </w:rPr>
        <w:t xml:space="preserve"> et al., 2024</w:t>
      </w:r>
      <w:r w:rsidR="006237C6">
        <w:rPr>
          <w:rFonts w:ascii="Times New Roman" w:hAnsi="Times New Roman" w:cs="Times New Roman"/>
          <w:sz w:val="24"/>
          <w:szCs w:val="22"/>
        </w:rPr>
        <w:t>)</w:t>
      </w:r>
      <w:r w:rsidRPr="0037151C">
        <w:rPr>
          <w:rFonts w:ascii="Times New Roman" w:hAnsi="Times New Roman" w:cs="Times New Roman"/>
          <w:sz w:val="24"/>
          <w:szCs w:val="22"/>
        </w:rPr>
        <w:t xml:space="preserve">. Originally introduced by Goodwin (1994) and adapted to teacher education by </w:t>
      </w:r>
      <w:proofErr w:type="spellStart"/>
      <w:r w:rsidRPr="0037151C">
        <w:rPr>
          <w:rFonts w:ascii="Times New Roman" w:hAnsi="Times New Roman" w:cs="Times New Roman"/>
          <w:sz w:val="24"/>
          <w:szCs w:val="22"/>
        </w:rPr>
        <w:t>Sherin</w:t>
      </w:r>
      <w:proofErr w:type="spellEnd"/>
      <w:r w:rsidRPr="0037151C">
        <w:rPr>
          <w:rFonts w:ascii="Times New Roman" w:hAnsi="Times New Roman" w:cs="Times New Roman"/>
          <w:sz w:val="24"/>
          <w:szCs w:val="22"/>
        </w:rPr>
        <w:t xml:space="preserve"> (2007), professional vision </w:t>
      </w:r>
      <w:r w:rsidR="00BF206A">
        <w:rPr>
          <w:rFonts w:ascii="Times New Roman" w:hAnsi="Times New Roman" w:cs="Times New Roman"/>
          <w:sz w:val="24"/>
          <w:szCs w:val="22"/>
        </w:rPr>
        <w:t>refers to</w:t>
      </w:r>
      <w:r w:rsidRPr="0037151C">
        <w:rPr>
          <w:rFonts w:ascii="Times New Roman" w:hAnsi="Times New Roman" w:cs="Times New Roman"/>
          <w:sz w:val="24"/>
          <w:szCs w:val="22"/>
        </w:rPr>
        <w:t xml:space="preserve"> the ability to selectively perceive classroom events and interpret them based on pedagogical knowledge (Van Es &amp; </w:t>
      </w:r>
      <w:proofErr w:type="spellStart"/>
      <w:r w:rsidRPr="0037151C">
        <w:rPr>
          <w:rFonts w:ascii="Times New Roman" w:hAnsi="Times New Roman" w:cs="Times New Roman"/>
          <w:sz w:val="24"/>
          <w:szCs w:val="22"/>
        </w:rPr>
        <w:t>Sherin</w:t>
      </w:r>
      <w:proofErr w:type="spellEnd"/>
      <w:r w:rsidRPr="0037151C">
        <w:rPr>
          <w:rFonts w:ascii="Times New Roman" w:hAnsi="Times New Roman" w:cs="Times New Roman"/>
          <w:sz w:val="24"/>
          <w:szCs w:val="22"/>
        </w:rPr>
        <w:t>, 2002).</w:t>
      </w:r>
      <w:r w:rsidR="00ED270B">
        <w:rPr>
          <w:rFonts w:ascii="Times New Roman" w:hAnsi="Times New Roman" w:cs="Times New Roman"/>
          <w:sz w:val="24"/>
          <w:szCs w:val="22"/>
        </w:rPr>
        <w:t xml:space="preserve"> </w:t>
      </w:r>
      <w:r w:rsidR="00B90881">
        <w:rPr>
          <w:rFonts w:ascii="Times New Roman" w:hAnsi="Times New Roman" w:cs="Times New Roman"/>
          <w:sz w:val="24"/>
          <w:szCs w:val="22"/>
        </w:rPr>
        <w:t>In the</w:t>
      </w:r>
      <w:r w:rsidRPr="0037151C">
        <w:rPr>
          <w:rFonts w:ascii="Times New Roman" w:hAnsi="Times New Roman" w:cs="Times New Roman"/>
          <w:sz w:val="24"/>
          <w:szCs w:val="22"/>
        </w:rPr>
        <w:t xml:space="preserve"> initial stage</w:t>
      </w:r>
      <w:r w:rsidR="00BA0AF2">
        <w:rPr>
          <w:rFonts w:ascii="Times New Roman" w:hAnsi="Times New Roman" w:cs="Times New Roman"/>
          <w:sz w:val="24"/>
          <w:szCs w:val="22"/>
        </w:rPr>
        <w:t xml:space="preserve"> </w:t>
      </w:r>
      <w:r w:rsidR="00D71524">
        <w:rPr>
          <w:rFonts w:ascii="Times New Roman" w:hAnsi="Times New Roman" w:cs="Times New Roman"/>
          <w:sz w:val="24"/>
          <w:szCs w:val="22"/>
        </w:rPr>
        <w:t xml:space="preserve">of </w:t>
      </w:r>
      <w:r w:rsidR="006D1417">
        <w:rPr>
          <w:rFonts w:ascii="Times New Roman" w:hAnsi="Times New Roman" w:cs="Times New Roman"/>
          <w:sz w:val="24"/>
          <w:szCs w:val="22"/>
        </w:rPr>
        <w:t>professional vision</w:t>
      </w:r>
      <w:r w:rsidR="00677355">
        <w:rPr>
          <w:rFonts w:ascii="Times New Roman" w:hAnsi="Times New Roman" w:cs="Times New Roman"/>
          <w:sz w:val="24"/>
          <w:szCs w:val="22"/>
        </w:rPr>
        <w:t xml:space="preserve"> of our model</w:t>
      </w:r>
      <w:r w:rsidR="00C666B3">
        <w:rPr>
          <w:rFonts w:ascii="Times New Roman" w:hAnsi="Times New Roman" w:cs="Times New Roman"/>
          <w:sz w:val="24"/>
          <w:szCs w:val="22"/>
        </w:rPr>
        <w:t>,</w:t>
      </w:r>
      <w:r w:rsidR="006D1417">
        <w:rPr>
          <w:rFonts w:ascii="Times New Roman" w:hAnsi="Times New Roman" w:cs="Times New Roman"/>
          <w:sz w:val="24"/>
          <w:szCs w:val="22"/>
        </w:rPr>
        <w:t xml:space="preserve"> </w:t>
      </w:r>
      <w:r w:rsidR="00C666B3" w:rsidRPr="005E276B">
        <w:rPr>
          <w:rFonts w:ascii="Times New Roman" w:hAnsi="Times New Roman" w:cs="Times New Roman"/>
          <w:i/>
          <w:iCs/>
          <w:sz w:val="24"/>
          <w:szCs w:val="22"/>
        </w:rPr>
        <w:t>gaze efficiency</w:t>
      </w:r>
      <w:r w:rsidR="00C666B3" w:rsidRPr="00C666B3">
        <w:rPr>
          <w:rFonts w:ascii="Times New Roman" w:hAnsi="Times New Roman" w:cs="Times New Roman"/>
          <w:sz w:val="24"/>
          <w:szCs w:val="22"/>
        </w:rPr>
        <w:t xml:space="preserve"> refers to the teacher’s ability to </w:t>
      </w:r>
      <w:r w:rsidR="00C666B3" w:rsidRPr="005E276B">
        <w:rPr>
          <w:rFonts w:ascii="Times New Roman" w:hAnsi="Times New Roman" w:cs="Times New Roman"/>
          <w:i/>
          <w:iCs/>
          <w:sz w:val="24"/>
          <w:szCs w:val="22"/>
        </w:rPr>
        <w:t>visually scan</w:t>
      </w:r>
      <w:r w:rsidR="00C666B3" w:rsidRPr="00C666B3">
        <w:rPr>
          <w:rFonts w:ascii="Times New Roman" w:hAnsi="Times New Roman" w:cs="Times New Roman"/>
          <w:sz w:val="24"/>
          <w:szCs w:val="22"/>
        </w:rPr>
        <w:t xml:space="preserve"> the classroom </w:t>
      </w:r>
      <w:r w:rsidR="00346072">
        <w:rPr>
          <w:rFonts w:ascii="Times New Roman" w:hAnsi="Times New Roman" w:cs="Times New Roman"/>
          <w:sz w:val="24"/>
          <w:szCs w:val="22"/>
        </w:rPr>
        <w:t>efficiently and purposefully</w:t>
      </w:r>
      <w:r w:rsidR="0016499C">
        <w:rPr>
          <w:rFonts w:ascii="Times New Roman" w:hAnsi="Times New Roman" w:cs="Times New Roman"/>
          <w:sz w:val="24"/>
          <w:szCs w:val="22"/>
        </w:rPr>
        <w:t xml:space="preserve"> </w:t>
      </w:r>
      <w:r w:rsidR="00B43512">
        <w:rPr>
          <w:rFonts w:ascii="Times New Roman" w:hAnsi="Times New Roman" w:cs="Times New Roman"/>
          <w:sz w:val="24"/>
          <w:szCs w:val="22"/>
        </w:rPr>
        <w:t>(</w:t>
      </w:r>
      <w:r w:rsidR="00B43512" w:rsidRPr="00B43512">
        <w:rPr>
          <w:rFonts w:ascii="Times New Roman" w:hAnsi="Times New Roman" w:cs="Times New Roman"/>
          <w:sz w:val="24"/>
          <w:szCs w:val="22"/>
        </w:rPr>
        <w:t>Cortina et al., 2015; McIntyre, 2016; Dessus et al., 2016; Huang, 2018</w:t>
      </w:r>
      <w:r w:rsidR="00B43512">
        <w:rPr>
          <w:rFonts w:ascii="Times New Roman" w:hAnsi="Times New Roman" w:cs="Times New Roman"/>
          <w:sz w:val="24"/>
          <w:szCs w:val="22"/>
        </w:rPr>
        <w:t xml:space="preserve">; </w:t>
      </w:r>
      <w:proofErr w:type="spellStart"/>
      <w:r w:rsidR="00B43512">
        <w:rPr>
          <w:rFonts w:ascii="Times New Roman" w:hAnsi="Times New Roman" w:cs="Times New Roman"/>
          <w:sz w:val="24"/>
          <w:szCs w:val="22"/>
        </w:rPr>
        <w:t>Gegenfurtner</w:t>
      </w:r>
      <w:proofErr w:type="spellEnd"/>
      <w:r w:rsidR="00B43512">
        <w:rPr>
          <w:rFonts w:ascii="Times New Roman" w:hAnsi="Times New Roman" w:cs="Times New Roman"/>
          <w:sz w:val="24"/>
          <w:szCs w:val="22"/>
        </w:rPr>
        <w:t>, 2020)</w:t>
      </w:r>
      <w:r w:rsidR="0016499C">
        <w:rPr>
          <w:rFonts w:ascii="Times New Roman" w:hAnsi="Times New Roman" w:cs="Times New Roman"/>
          <w:sz w:val="24"/>
          <w:szCs w:val="22"/>
        </w:rPr>
        <w:t xml:space="preserve">, </w:t>
      </w:r>
      <w:r w:rsidR="0016499C" w:rsidRPr="0016499C">
        <w:rPr>
          <w:rFonts w:ascii="Times New Roman" w:hAnsi="Times New Roman" w:cs="Times New Roman"/>
          <w:sz w:val="24"/>
          <w:szCs w:val="22"/>
        </w:rPr>
        <w:t>showing high situational awareness</w:t>
      </w:r>
      <w:commentRangeStart w:id="6"/>
      <w:r w:rsidR="00C666B3" w:rsidRPr="00C666B3">
        <w:rPr>
          <w:rFonts w:ascii="Times New Roman" w:hAnsi="Times New Roman" w:cs="Times New Roman"/>
          <w:sz w:val="24"/>
          <w:szCs w:val="22"/>
        </w:rPr>
        <w:t xml:space="preserve">. </w:t>
      </w:r>
      <w:commentRangeEnd w:id="6"/>
      <w:r w:rsidR="005E276B">
        <w:rPr>
          <w:rStyle w:val="Kommentarzeichen"/>
        </w:rPr>
        <w:commentReference w:id="6"/>
      </w:r>
      <w:r w:rsidR="0009631F">
        <w:rPr>
          <w:rFonts w:ascii="Times New Roman" w:hAnsi="Times New Roman" w:cs="Times New Roman"/>
          <w:sz w:val="24"/>
          <w:szCs w:val="22"/>
        </w:rPr>
        <w:t>T</w:t>
      </w:r>
      <w:r w:rsidR="00FE1697" w:rsidRPr="00FE1697">
        <w:rPr>
          <w:rFonts w:ascii="Times New Roman" w:hAnsi="Times New Roman" w:cs="Times New Roman"/>
          <w:sz w:val="24"/>
          <w:szCs w:val="22"/>
        </w:rPr>
        <w:t>eacher</w:t>
      </w:r>
      <w:r w:rsidR="006744B6">
        <w:rPr>
          <w:rFonts w:ascii="Times New Roman" w:hAnsi="Times New Roman" w:cs="Times New Roman"/>
          <w:sz w:val="24"/>
          <w:szCs w:val="22"/>
        </w:rPr>
        <w:t xml:space="preserve">s </w:t>
      </w:r>
      <w:r w:rsidR="00FE1697" w:rsidRPr="00FE1697">
        <w:rPr>
          <w:rFonts w:ascii="Times New Roman" w:hAnsi="Times New Roman" w:cs="Times New Roman"/>
          <w:sz w:val="24"/>
          <w:szCs w:val="22"/>
        </w:rPr>
        <w:t>with high gaze efficiency may regularly shift their gaze between students and quickly detect a student in the corner disengaging by looking away and fidgeting. Because teachers</w:t>
      </w:r>
      <w:r w:rsidR="006744B6">
        <w:rPr>
          <w:rFonts w:ascii="Times New Roman" w:hAnsi="Times New Roman" w:cs="Times New Roman"/>
          <w:sz w:val="24"/>
          <w:szCs w:val="22"/>
        </w:rPr>
        <w:t>’</w:t>
      </w:r>
      <w:r w:rsidR="00FE1697" w:rsidRPr="00FE1697">
        <w:rPr>
          <w:rFonts w:ascii="Times New Roman" w:hAnsi="Times New Roman" w:cs="Times New Roman"/>
          <w:sz w:val="24"/>
          <w:szCs w:val="22"/>
        </w:rPr>
        <w:t xml:space="preserve"> attention is not overly fixated on one area or object, but flexibly distributed, they </w:t>
      </w:r>
      <w:r w:rsidR="006744B6">
        <w:rPr>
          <w:rFonts w:ascii="Times New Roman" w:hAnsi="Times New Roman" w:cs="Times New Roman"/>
          <w:sz w:val="24"/>
          <w:szCs w:val="22"/>
        </w:rPr>
        <w:t>can</w:t>
      </w:r>
      <w:r w:rsidR="00FE1697" w:rsidRPr="00FE1697">
        <w:rPr>
          <w:rFonts w:ascii="Times New Roman" w:hAnsi="Times New Roman" w:cs="Times New Roman"/>
          <w:sz w:val="24"/>
          <w:szCs w:val="22"/>
        </w:rPr>
        <w:t xml:space="preserve"> respond before the behavior develops into a broader disruption</w:t>
      </w:r>
      <w:r w:rsidR="007472E3">
        <w:rPr>
          <w:rFonts w:ascii="Times New Roman" w:hAnsi="Times New Roman" w:cs="Times New Roman"/>
          <w:sz w:val="24"/>
          <w:szCs w:val="22"/>
        </w:rPr>
        <w:t>.</w:t>
      </w:r>
      <w:r w:rsidR="00FE1697" w:rsidRPr="00FE1697">
        <w:rPr>
          <w:rFonts w:ascii="Times New Roman" w:hAnsi="Times New Roman" w:cs="Times New Roman"/>
          <w:sz w:val="24"/>
          <w:szCs w:val="22"/>
        </w:rPr>
        <w:t xml:space="preserve"> </w:t>
      </w:r>
      <w:r w:rsidR="00F22725">
        <w:rPr>
          <w:rFonts w:ascii="Times New Roman" w:hAnsi="Times New Roman" w:cs="Times New Roman"/>
          <w:sz w:val="24"/>
          <w:szCs w:val="22"/>
        </w:rPr>
        <w:t>Thus</w:t>
      </w:r>
      <w:r w:rsidR="00C666B3" w:rsidRPr="00C666B3">
        <w:rPr>
          <w:rFonts w:ascii="Times New Roman" w:hAnsi="Times New Roman" w:cs="Times New Roman"/>
          <w:sz w:val="24"/>
          <w:szCs w:val="22"/>
        </w:rPr>
        <w:t xml:space="preserve">, gaze efficiency reflects an important facet of professional vision that enables teachers to </w:t>
      </w:r>
      <w:r w:rsidR="00BF0534" w:rsidRPr="00C666B3">
        <w:rPr>
          <w:rFonts w:ascii="Times New Roman" w:hAnsi="Times New Roman" w:cs="Times New Roman"/>
          <w:sz w:val="24"/>
          <w:szCs w:val="22"/>
        </w:rPr>
        <w:t>early</w:t>
      </w:r>
      <w:r w:rsidR="00BF0534">
        <w:rPr>
          <w:rFonts w:ascii="Times New Roman" w:hAnsi="Times New Roman" w:cs="Times New Roman"/>
          <w:sz w:val="24"/>
          <w:szCs w:val="22"/>
        </w:rPr>
        <w:t xml:space="preserve"> </w:t>
      </w:r>
      <w:r w:rsidR="00C666B3" w:rsidRPr="00C666B3">
        <w:rPr>
          <w:rFonts w:ascii="Times New Roman" w:hAnsi="Times New Roman" w:cs="Times New Roman"/>
          <w:sz w:val="24"/>
          <w:szCs w:val="22"/>
        </w:rPr>
        <w:t>perceive relevant classroom events</w:t>
      </w:r>
      <w:r w:rsidR="005E276B">
        <w:rPr>
          <w:rFonts w:ascii="Times New Roman" w:hAnsi="Times New Roman" w:cs="Times New Roman"/>
          <w:sz w:val="24"/>
          <w:szCs w:val="22"/>
        </w:rPr>
        <w:t>, such as classroom disruptions,</w:t>
      </w:r>
      <w:r w:rsidR="00C666B3" w:rsidRPr="00C666B3">
        <w:rPr>
          <w:rFonts w:ascii="Times New Roman" w:hAnsi="Times New Roman" w:cs="Times New Roman"/>
          <w:sz w:val="24"/>
          <w:szCs w:val="22"/>
        </w:rPr>
        <w:t xml:space="preserve"> supporting proactive classroom management</w:t>
      </w:r>
      <w:r w:rsidR="00B43512">
        <w:rPr>
          <w:rFonts w:ascii="Times New Roman" w:hAnsi="Times New Roman" w:cs="Times New Roman"/>
          <w:sz w:val="24"/>
          <w:szCs w:val="22"/>
        </w:rPr>
        <w:t xml:space="preserve"> </w:t>
      </w:r>
      <w:r w:rsidR="007A6646" w:rsidRPr="00CD18FE">
        <w:rPr>
          <w:rFonts w:ascii="Times New Roman" w:hAnsi="Times New Roman" w:cs="Times New Roman"/>
          <w:sz w:val="24"/>
          <w:szCs w:val="22"/>
        </w:rPr>
        <w:t>(Grub et al., 2020)</w:t>
      </w:r>
      <w:r w:rsidR="007A6646">
        <w:rPr>
          <w:rFonts w:ascii="Times New Roman" w:hAnsi="Times New Roman" w:cs="Times New Roman"/>
          <w:sz w:val="24"/>
          <w:szCs w:val="22"/>
        </w:rPr>
        <w:t>.</w:t>
      </w:r>
    </w:p>
    <w:p w14:paraId="1817A2F0" w14:textId="71263886" w:rsidR="00857ED1" w:rsidRDefault="0016499C" w:rsidP="00857ED1">
      <w:pPr>
        <w:rPr>
          <w:rFonts w:ascii="Times New Roman" w:hAnsi="Times New Roman" w:cs="Times New Roman"/>
          <w:sz w:val="24"/>
          <w:szCs w:val="22"/>
        </w:rPr>
      </w:pPr>
      <w:r w:rsidRPr="0016499C">
        <w:rPr>
          <w:rFonts w:ascii="Times New Roman" w:hAnsi="Times New Roman" w:cs="Times New Roman"/>
          <w:i/>
          <w:iCs/>
          <w:sz w:val="24"/>
          <w:szCs w:val="22"/>
        </w:rPr>
        <w:t>K</w:t>
      </w:r>
      <w:r w:rsidR="00A667B3" w:rsidRPr="0016499C">
        <w:rPr>
          <w:rFonts w:ascii="Times New Roman" w:hAnsi="Times New Roman" w:cs="Times New Roman"/>
          <w:i/>
          <w:iCs/>
          <w:sz w:val="24"/>
          <w:szCs w:val="22"/>
        </w:rPr>
        <w:t>nowledge</w:t>
      </w:r>
      <w:r w:rsidR="00A667B3" w:rsidRPr="00A667B3">
        <w:rPr>
          <w:rFonts w:ascii="Times New Roman" w:hAnsi="Times New Roman" w:cs="Times New Roman"/>
          <w:i/>
          <w:iCs/>
          <w:sz w:val="24"/>
          <w:szCs w:val="22"/>
        </w:rPr>
        <w:t>-based noticing</w:t>
      </w:r>
      <w:r w:rsidR="00A667B3" w:rsidRPr="00A667B3">
        <w:rPr>
          <w:rFonts w:ascii="Times New Roman" w:hAnsi="Times New Roman" w:cs="Times New Roman"/>
          <w:sz w:val="24"/>
          <w:szCs w:val="22"/>
        </w:rPr>
        <w:t xml:space="preserve"> refers to the teacher’s ability to </w:t>
      </w:r>
      <w:r w:rsidR="0081730B">
        <w:rPr>
          <w:rFonts w:ascii="Times New Roman" w:hAnsi="Times New Roman" w:cs="Times New Roman"/>
          <w:sz w:val="24"/>
          <w:szCs w:val="22"/>
        </w:rPr>
        <w:t>perceive disruptions and</w:t>
      </w:r>
      <w:r w:rsidR="00A667B3" w:rsidRPr="00A667B3">
        <w:rPr>
          <w:rFonts w:ascii="Times New Roman" w:hAnsi="Times New Roman" w:cs="Times New Roman"/>
          <w:sz w:val="24"/>
          <w:szCs w:val="22"/>
        </w:rPr>
        <w:t xml:space="preserve"> recognize </w:t>
      </w:r>
      <w:r w:rsidR="000650BA">
        <w:rPr>
          <w:rFonts w:ascii="Times New Roman" w:hAnsi="Times New Roman" w:cs="Times New Roman"/>
          <w:sz w:val="24"/>
          <w:szCs w:val="22"/>
        </w:rPr>
        <w:t>their</w:t>
      </w:r>
      <w:r w:rsidR="00A667B3" w:rsidRPr="00A667B3">
        <w:rPr>
          <w:rFonts w:ascii="Times New Roman" w:hAnsi="Times New Roman" w:cs="Times New Roman"/>
          <w:sz w:val="24"/>
          <w:szCs w:val="22"/>
        </w:rPr>
        <w:t xml:space="preserve"> pedagogical significance</w:t>
      </w:r>
      <w:r w:rsidR="00A667B3">
        <w:rPr>
          <w:rFonts w:ascii="Times New Roman" w:hAnsi="Times New Roman" w:cs="Times New Roman"/>
          <w:sz w:val="24"/>
          <w:szCs w:val="22"/>
        </w:rPr>
        <w:t>. F</w:t>
      </w:r>
      <w:r w:rsidR="00A667B3" w:rsidRPr="00A667B3">
        <w:rPr>
          <w:rFonts w:ascii="Times New Roman" w:hAnsi="Times New Roman" w:cs="Times New Roman"/>
          <w:sz w:val="24"/>
          <w:szCs w:val="22"/>
        </w:rPr>
        <w:t xml:space="preserve">or instance, interpreting the student’s fidgeting not merely as restlessness, but as an early sign of cognitive disengagement from the task (van Es &amp; </w:t>
      </w:r>
      <w:proofErr w:type="spellStart"/>
      <w:r w:rsidR="00A667B3" w:rsidRPr="00A667B3">
        <w:rPr>
          <w:rFonts w:ascii="Times New Roman" w:hAnsi="Times New Roman" w:cs="Times New Roman"/>
          <w:sz w:val="24"/>
          <w:szCs w:val="22"/>
        </w:rPr>
        <w:t>Sherin</w:t>
      </w:r>
      <w:proofErr w:type="spellEnd"/>
      <w:r w:rsidR="00A667B3" w:rsidRPr="00A667B3">
        <w:rPr>
          <w:rFonts w:ascii="Times New Roman" w:hAnsi="Times New Roman" w:cs="Times New Roman"/>
          <w:sz w:val="24"/>
          <w:szCs w:val="22"/>
        </w:rPr>
        <w:t>, 2002; König et al., 2022). This process goes beyond passive observation and is guided by the teacher’s prior knowledge and experience (</w:t>
      </w:r>
      <w:proofErr w:type="spellStart"/>
      <w:r w:rsidR="00A667B3" w:rsidRPr="00A667B3">
        <w:rPr>
          <w:rFonts w:ascii="Times New Roman" w:hAnsi="Times New Roman" w:cs="Times New Roman"/>
          <w:sz w:val="24"/>
          <w:szCs w:val="22"/>
        </w:rPr>
        <w:t>Sherin</w:t>
      </w:r>
      <w:proofErr w:type="spellEnd"/>
      <w:r w:rsidR="00A667B3" w:rsidRPr="00A667B3">
        <w:rPr>
          <w:rFonts w:ascii="Times New Roman" w:hAnsi="Times New Roman" w:cs="Times New Roman"/>
          <w:sz w:val="24"/>
          <w:szCs w:val="22"/>
        </w:rPr>
        <w:t xml:space="preserve"> et al., 2011), allowing them to filter what is relevant in the moment.</w:t>
      </w:r>
    </w:p>
    <w:p w14:paraId="1E37C520" w14:textId="7D117247" w:rsidR="00A667B3" w:rsidRPr="00A667B3" w:rsidRDefault="00EA7B5A" w:rsidP="00EA7B5A">
      <w:pPr>
        <w:rPr>
          <w:rFonts w:ascii="Times New Roman" w:hAnsi="Times New Roman" w:cs="Times New Roman"/>
          <w:sz w:val="24"/>
          <w:szCs w:val="22"/>
        </w:rPr>
      </w:pPr>
      <w:r>
        <w:rPr>
          <w:rFonts w:ascii="Times New Roman" w:hAnsi="Times New Roman" w:cs="Times New Roman"/>
          <w:sz w:val="24"/>
          <w:szCs w:val="22"/>
        </w:rPr>
        <w:lastRenderedPageBreak/>
        <w:t xml:space="preserve"> </w:t>
      </w:r>
      <w:r w:rsidR="00857ED1" w:rsidRPr="001B7F0B">
        <w:rPr>
          <w:rFonts w:ascii="Times New Roman" w:hAnsi="Times New Roman" w:cs="Times New Roman"/>
          <w:sz w:val="24"/>
          <w:szCs w:val="22"/>
        </w:rPr>
        <w:t xml:space="preserve">Together, </w:t>
      </w:r>
      <w:commentRangeStart w:id="7"/>
      <w:r w:rsidR="00857ED1" w:rsidRPr="001B7F0B">
        <w:rPr>
          <w:rFonts w:ascii="Times New Roman" w:hAnsi="Times New Roman" w:cs="Times New Roman"/>
          <w:sz w:val="24"/>
          <w:szCs w:val="22"/>
        </w:rPr>
        <w:t xml:space="preserve">these </w:t>
      </w:r>
      <w:r w:rsidR="00857ED1">
        <w:rPr>
          <w:rFonts w:ascii="Times New Roman" w:hAnsi="Times New Roman" w:cs="Times New Roman"/>
          <w:sz w:val="24"/>
          <w:szCs w:val="22"/>
        </w:rPr>
        <w:t>two</w:t>
      </w:r>
      <w:r w:rsidR="00857ED1" w:rsidRPr="001B7F0B">
        <w:rPr>
          <w:rFonts w:ascii="Times New Roman" w:hAnsi="Times New Roman" w:cs="Times New Roman"/>
          <w:sz w:val="24"/>
          <w:szCs w:val="22"/>
        </w:rPr>
        <w:t xml:space="preserve"> processes</w:t>
      </w:r>
      <w:r w:rsidR="00857ED1">
        <w:rPr>
          <w:rFonts w:ascii="Times New Roman" w:hAnsi="Times New Roman" w:cs="Times New Roman"/>
          <w:sz w:val="24"/>
          <w:szCs w:val="22"/>
        </w:rPr>
        <w:t xml:space="preserve"> </w:t>
      </w:r>
      <w:commentRangeEnd w:id="7"/>
      <w:r w:rsidR="00857ED1">
        <w:rPr>
          <w:rStyle w:val="Kommentarzeichen"/>
        </w:rPr>
        <w:commentReference w:id="7"/>
      </w:r>
      <w:r w:rsidR="00857ED1">
        <w:rPr>
          <w:rFonts w:ascii="Times New Roman" w:hAnsi="Times New Roman" w:cs="Times New Roman"/>
          <w:sz w:val="24"/>
          <w:szCs w:val="22"/>
        </w:rPr>
        <w:t xml:space="preserve">– </w:t>
      </w:r>
      <w:r w:rsidR="00857ED1" w:rsidRPr="001B7F0B">
        <w:rPr>
          <w:rFonts w:ascii="Times New Roman" w:hAnsi="Times New Roman" w:cs="Times New Roman"/>
          <w:sz w:val="24"/>
          <w:szCs w:val="22"/>
        </w:rPr>
        <w:t>visual scanning</w:t>
      </w:r>
      <w:r w:rsidR="00857ED1">
        <w:rPr>
          <w:rFonts w:ascii="Times New Roman" w:hAnsi="Times New Roman" w:cs="Times New Roman"/>
          <w:sz w:val="24"/>
          <w:szCs w:val="22"/>
        </w:rPr>
        <w:t xml:space="preserve"> and</w:t>
      </w:r>
      <w:r w:rsidR="00857ED1" w:rsidRPr="001B7F0B">
        <w:rPr>
          <w:rFonts w:ascii="Times New Roman" w:hAnsi="Times New Roman" w:cs="Times New Roman"/>
          <w:sz w:val="24"/>
          <w:szCs w:val="22"/>
        </w:rPr>
        <w:t xml:space="preserve"> knowledge-based noticing</w:t>
      </w:r>
      <w:r w:rsidR="00857ED1">
        <w:rPr>
          <w:rFonts w:ascii="Times New Roman" w:hAnsi="Times New Roman" w:cs="Times New Roman"/>
          <w:sz w:val="24"/>
          <w:szCs w:val="22"/>
        </w:rPr>
        <w:t xml:space="preserve"> – </w:t>
      </w:r>
      <w:r w:rsidR="00857ED1" w:rsidRPr="001B7F0B">
        <w:rPr>
          <w:rFonts w:ascii="Times New Roman" w:hAnsi="Times New Roman" w:cs="Times New Roman"/>
          <w:sz w:val="24"/>
          <w:szCs w:val="22"/>
        </w:rPr>
        <w:t>form a dynamic cycle in which teachers continuously observe the classroom, interpret what they see through the lens of their professional knowledge, and decide how to act accordingly.</w:t>
      </w:r>
      <w:r w:rsidR="00857ED1">
        <w:rPr>
          <w:rFonts w:ascii="Times New Roman" w:hAnsi="Times New Roman" w:cs="Times New Roman"/>
          <w:sz w:val="24"/>
          <w:szCs w:val="22"/>
        </w:rPr>
        <w:t xml:space="preserve"> </w:t>
      </w:r>
      <w:r w:rsidR="00857ED1" w:rsidRPr="0099753A">
        <w:rPr>
          <w:rFonts w:ascii="Times New Roman" w:hAnsi="Times New Roman" w:cs="Times New Roman"/>
          <w:sz w:val="24"/>
          <w:szCs w:val="22"/>
        </w:rPr>
        <w:t xml:space="preserve">They bridge the gap between </w:t>
      </w:r>
      <w:r w:rsidR="00857ED1">
        <w:rPr>
          <w:rFonts w:ascii="Times New Roman" w:hAnsi="Times New Roman" w:cs="Times New Roman"/>
          <w:sz w:val="24"/>
          <w:szCs w:val="22"/>
        </w:rPr>
        <w:t>(strategic)</w:t>
      </w:r>
      <w:r w:rsidR="00857ED1" w:rsidRPr="0099753A">
        <w:rPr>
          <w:rFonts w:ascii="Times New Roman" w:hAnsi="Times New Roman" w:cs="Times New Roman"/>
          <w:sz w:val="24"/>
          <w:szCs w:val="22"/>
        </w:rPr>
        <w:t xml:space="preserve"> knowledge and visible classroom action and are therefore pivotal for the development and demonstration of professional teaching competence.</w:t>
      </w:r>
    </w:p>
    <w:p w14:paraId="30A05A79" w14:textId="24C8F5DC" w:rsidR="00711454" w:rsidRDefault="00711454" w:rsidP="00C97DA1">
      <w:pPr>
        <w:rPr>
          <w:rFonts w:ascii="Times New Roman" w:hAnsi="Times New Roman" w:cs="Times New Roman"/>
          <w:sz w:val="24"/>
          <w:szCs w:val="22"/>
        </w:rPr>
      </w:pPr>
      <w:r w:rsidRPr="00711454">
        <w:rPr>
          <w:rFonts w:ascii="Times New Roman" w:hAnsi="Times New Roman" w:cs="Times New Roman"/>
          <w:sz w:val="24"/>
          <w:szCs w:val="22"/>
        </w:rPr>
        <w:t xml:space="preserve">The third component of our model, </w:t>
      </w:r>
      <w:r w:rsidRPr="00711454">
        <w:rPr>
          <w:rFonts w:ascii="Times New Roman" w:hAnsi="Times New Roman" w:cs="Times New Roman"/>
          <w:i/>
          <w:iCs/>
          <w:sz w:val="24"/>
          <w:szCs w:val="22"/>
        </w:rPr>
        <w:t>knowledge-based reasoning</w:t>
      </w:r>
      <w:r w:rsidRPr="00711454">
        <w:rPr>
          <w:rFonts w:ascii="Times New Roman" w:hAnsi="Times New Roman" w:cs="Times New Roman"/>
          <w:sz w:val="24"/>
          <w:szCs w:val="22"/>
        </w:rPr>
        <w:t xml:space="preserve">, describes how teachers draw on their professional knowledge to decide how to act upon what they have noticed (van Es &amp; </w:t>
      </w:r>
      <w:proofErr w:type="spellStart"/>
      <w:r w:rsidRPr="00711454">
        <w:rPr>
          <w:rFonts w:ascii="Times New Roman" w:hAnsi="Times New Roman" w:cs="Times New Roman"/>
          <w:sz w:val="24"/>
          <w:szCs w:val="22"/>
        </w:rPr>
        <w:t>Sherin</w:t>
      </w:r>
      <w:proofErr w:type="spellEnd"/>
      <w:r w:rsidRPr="00711454">
        <w:rPr>
          <w:rFonts w:ascii="Times New Roman" w:hAnsi="Times New Roman" w:cs="Times New Roman"/>
          <w:sz w:val="24"/>
          <w:szCs w:val="22"/>
        </w:rPr>
        <w:t xml:space="preserve">, 2002; Gibson &amp; Ross, 2016). This process involves two key evaluative steps: </w:t>
      </w:r>
      <w:r w:rsidRPr="00711454">
        <w:rPr>
          <w:rFonts w:ascii="Times New Roman" w:hAnsi="Times New Roman" w:cs="Times New Roman"/>
          <w:i/>
          <w:iCs/>
          <w:sz w:val="24"/>
          <w:szCs w:val="22"/>
        </w:rPr>
        <w:t>disruption evaluation</w:t>
      </w:r>
      <w:r w:rsidRPr="00711454">
        <w:rPr>
          <w:rFonts w:ascii="Times New Roman" w:hAnsi="Times New Roman" w:cs="Times New Roman"/>
          <w:sz w:val="24"/>
          <w:szCs w:val="22"/>
        </w:rPr>
        <w:t xml:space="preserve">, where teachers assess the severity and instructional relevance of the observed behavior, and </w:t>
      </w:r>
      <w:r w:rsidRPr="00711454">
        <w:rPr>
          <w:rFonts w:ascii="Times New Roman" w:hAnsi="Times New Roman" w:cs="Times New Roman"/>
          <w:i/>
          <w:iCs/>
          <w:sz w:val="24"/>
          <w:szCs w:val="22"/>
        </w:rPr>
        <w:t>resource evaluation</w:t>
      </w:r>
      <w:r w:rsidRPr="00711454">
        <w:rPr>
          <w:rFonts w:ascii="Times New Roman" w:hAnsi="Times New Roman" w:cs="Times New Roman"/>
          <w:sz w:val="24"/>
          <w:szCs w:val="22"/>
        </w:rPr>
        <w:t>, in which they consider their perceived capacity to deal with the situation effectively – for example, how confident, experienced, or emotionally composed they feel in that moment (cf. Van Dick, 2006; Lazarus, 1990). Based on these evaluations, teachers select a response strategy that fits the situation. For example, upon noticing a student quietly whispering to a peer during a class discussion, a teacher may evaluate the behavior as mildly disruptive yet manageable. If they feel confident and in control</w:t>
      </w:r>
      <w:r w:rsidR="00416EEA">
        <w:rPr>
          <w:rFonts w:ascii="Times New Roman" w:hAnsi="Times New Roman" w:cs="Times New Roman"/>
          <w:sz w:val="24"/>
          <w:szCs w:val="22"/>
        </w:rPr>
        <w:t>,</w:t>
      </w:r>
      <w:r w:rsidRPr="00711454">
        <w:rPr>
          <w:rFonts w:ascii="Times New Roman" w:hAnsi="Times New Roman" w:cs="Times New Roman"/>
          <w:sz w:val="24"/>
          <w:szCs w:val="22"/>
        </w:rPr>
        <w:t xml:space="preserve"> for instance, due to prior experience with similar situations</w:t>
      </w:r>
      <w:r w:rsidR="00416EEA">
        <w:rPr>
          <w:rFonts w:ascii="Times New Roman" w:hAnsi="Times New Roman" w:cs="Times New Roman"/>
          <w:sz w:val="24"/>
          <w:szCs w:val="22"/>
        </w:rPr>
        <w:t>,</w:t>
      </w:r>
      <w:r w:rsidRPr="00711454">
        <w:rPr>
          <w:rFonts w:ascii="Times New Roman" w:hAnsi="Times New Roman" w:cs="Times New Roman"/>
          <w:sz w:val="24"/>
          <w:szCs w:val="22"/>
        </w:rPr>
        <w:t xml:space="preserve"> they might choose a subtle, non-verbal response such as making eye contact or briefly pausing near the student’s desk, thus redirecting attention without interrupting the flow of the lesson.</w:t>
      </w:r>
    </w:p>
    <w:p w14:paraId="71EB75F9" w14:textId="7613EEE8" w:rsidR="00C97DA1" w:rsidRPr="00C97DA1" w:rsidRDefault="00C97DA1" w:rsidP="00C97DA1">
      <w:pPr>
        <w:rPr>
          <w:rFonts w:ascii="Times New Roman" w:hAnsi="Times New Roman" w:cs="Times New Roman"/>
          <w:sz w:val="24"/>
          <w:szCs w:val="22"/>
        </w:rPr>
      </w:pPr>
      <w:commentRangeStart w:id="8"/>
      <w:r w:rsidRPr="00C97DA1">
        <w:rPr>
          <w:rFonts w:ascii="Times New Roman" w:hAnsi="Times New Roman" w:cs="Times New Roman"/>
          <w:sz w:val="24"/>
          <w:szCs w:val="22"/>
        </w:rPr>
        <w:t xml:space="preserve">The </w:t>
      </w:r>
      <w:r w:rsidR="00904B3B">
        <w:rPr>
          <w:rFonts w:ascii="Times New Roman" w:hAnsi="Times New Roman" w:cs="Times New Roman"/>
          <w:sz w:val="24"/>
          <w:szCs w:val="22"/>
        </w:rPr>
        <w:t>fourth</w:t>
      </w:r>
      <w:r w:rsidRPr="00C97DA1">
        <w:rPr>
          <w:rFonts w:ascii="Times New Roman" w:hAnsi="Times New Roman" w:cs="Times New Roman"/>
          <w:sz w:val="24"/>
          <w:szCs w:val="22"/>
        </w:rPr>
        <w:t xml:space="preserve"> component of the model, </w:t>
      </w:r>
      <w:r w:rsidRPr="00C97DA1">
        <w:rPr>
          <w:rFonts w:ascii="Times New Roman" w:hAnsi="Times New Roman" w:cs="Times New Roman"/>
          <w:i/>
          <w:iCs/>
          <w:sz w:val="24"/>
          <w:szCs w:val="22"/>
        </w:rPr>
        <w:t>student-directed behavior</w:t>
      </w:r>
      <w:r w:rsidRPr="00C97DA1">
        <w:rPr>
          <w:rFonts w:ascii="Times New Roman" w:hAnsi="Times New Roman" w:cs="Times New Roman"/>
          <w:sz w:val="24"/>
          <w:szCs w:val="22"/>
        </w:rPr>
        <w:t xml:space="preserve">, refers to the </w:t>
      </w:r>
      <w:r w:rsidR="00904B3B">
        <w:rPr>
          <w:rFonts w:ascii="Times New Roman" w:hAnsi="Times New Roman" w:cs="Times New Roman"/>
          <w:sz w:val="24"/>
          <w:szCs w:val="22"/>
        </w:rPr>
        <w:t>(</w:t>
      </w:r>
      <w:r w:rsidRPr="00C97DA1">
        <w:rPr>
          <w:rFonts w:ascii="Times New Roman" w:hAnsi="Times New Roman" w:cs="Times New Roman"/>
          <w:sz w:val="24"/>
          <w:szCs w:val="22"/>
        </w:rPr>
        <w:t>visible</w:t>
      </w:r>
      <w:r w:rsidR="00904B3B">
        <w:rPr>
          <w:rFonts w:ascii="Times New Roman" w:hAnsi="Times New Roman" w:cs="Times New Roman"/>
          <w:sz w:val="24"/>
          <w:szCs w:val="22"/>
        </w:rPr>
        <w:t>)</w:t>
      </w:r>
      <w:r w:rsidRPr="00C97DA1">
        <w:rPr>
          <w:rFonts w:ascii="Times New Roman" w:hAnsi="Times New Roman" w:cs="Times New Roman"/>
          <w:sz w:val="24"/>
          <w:szCs w:val="22"/>
        </w:rPr>
        <w:t xml:space="preserve"> application of classroom management strategies, such as the effective reaction to classroom disruptions. </w:t>
      </w:r>
      <w:commentRangeEnd w:id="8"/>
      <w:r w:rsidR="00651B8E">
        <w:rPr>
          <w:rStyle w:val="Kommentarzeichen"/>
        </w:rPr>
        <w:commentReference w:id="8"/>
      </w:r>
      <w:r w:rsidRPr="00C97DA1">
        <w:rPr>
          <w:rFonts w:ascii="Times New Roman" w:hAnsi="Times New Roman" w:cs="Times New Roman"/>
          <w:sz w:val="24"/>
          <w:szCs w:val="22"/>
        </w:rPr>
        <w:t>In this regard, reactive strategies play a central role</w:t>
      </w:r>
      <w:r>
        <w:rPr>
          <w:rFonts w:ascii="Times New Roman" w:hAnsi="Times New Roman" w:cs="Times New Roman"/>
          <w:sz w:val="24"/>
          <w:szCs w:val="22"/>
        </w:rPr>
        <w:t xml:space="preserve">, </w:t>
      </w:r>
      <w:r w:rsidRPr="00C97DA1">
        <w:rPr>
          <w:rFonts w:ascii="Times New Roman" w:hAnsi="Times New Roman" w:cs="Times New Roman"/>
          <w:sz w:val="24"/>
          <w:szCs w:val="22"/>
        </w:rPr>
        <w:t>particularly in addressing Low-Level Classroom Disruptions (LLCDs), which refer to minor, non-threatening, and often passive behaviors</w:t>
      </w:r>
      <w:r>
        <w:rPr>
          <w:rFonts w:ascii="Times New Roman" w:hAnsi="Times New Roman" w:cs="Times New Roman"/>
          <w:sz w:val="24"/>
          <w:szCs w:val="22"/>
        </w:rPr>
        <w:t xml:space="preserve">, such as chatting, fidgeting, or engaging in </w:t>
      </w:r>
      <w:r w:rsidRPr="00C97DA1">
        <w:rPr>
          <w:rFonts w:ascii="Times New Roman" w:hAnsi="Times New Roman" w:cs="Times New Roman"/>
          <w:sz w:val="24"/>
          <w:szCs w:val="22"/>
        </w:rPr>
        <w:t>off-task activities (Cogswell et al., 2020).</w:t>
      </w:r>
      <w:r>
        <w:rPr>
          <w:rFonts w:ascii="Times New Roman" w:hAnsi="Times New Roman" w:cs="Times New Roman"/>
          <w:sz w:val="24"/>
          <w:szCs w:val="22"/>
        </w:rPr>
        <w:t xml:space="preserve"> </w:t>
      </w:r>
      <w:r w:rsidRPr="00C97DA1">
        <w:rPr>
          <w:rFonts w:ascii="Times New Roman" w:hAnsi="Times New Roman" w:cs="Times New Roman"/>
          <w:sz w:val="24"/>
          <w:szCs w:val="22"/>
        </w:rPr>
        <w:lastRenderedPageBreak/>
        <w:t>Though low in severity, LLCDs are perceived by teachers as particularly burdensome (</w:t>
      </w:r>
      <w:proofErr w:type="spellStart"/>
      <w:r w:rsidRPr="00C97DA1">
        <w:rPr>
          <w:rFonts w:ascii="Times New Roman" w:hAnsi="Times New Roman" w:cs="Times New Roman"/>
          <w:sz w:val="24"/>
          <w:szCs w:val="22"/>
        </w:rPr>
        <w:t>Wheldall</w:t>
      </w:r>
      <w:proofErr w:type="spellEnd"/>
      <w:r w:rsidRPr="00C97DA1">
        <w:rPr>
          <w:rFonts w:ascii="Times New Roman" w:hAnsi="Times New Roman" w:cs="Times New Roman"/>
          <w:sz w:val="24"/>
          <w:szCs w:val="22"/>
        </w:rPr>
        <w:t xml:space="preserve"> &amp; Merrett, 1988) and can cumulatively interfere with instructional flow and reduce students’ active learning time (Helmke, 2007; Levin, 2010; Meyer, 2018).</w:t>
      </w:r>
    </w:p>
    <w:p w14:paraId="7119B901" w14:textId="7562974B" w:rsidR="00C97DA1" w:rsidRPr="00C97DA1" w:rsidRDefault="00285801" w:rsidP="00C97DA1">
      <w:pPr>
        <w:rPr>
          <w:rFonts w:ascii="Times New Roman" w:hAnsi="Times New Roman" w:cs="Times New Roman"/>
          <w:sz w:val="24"/>
          <w:szCs w:val="22"/>
        </w:rPr>
      </w:pPr>
      <w:r>
        <w:rPr>
          <w:rFonts w:ascii="Times New Roman" w:hAnsi="Times New Roman" w:cs="Times New Roman"/>
          <w:sz w:val="24"/>
          <w:szCs w:val="22"/>
        </w:rPr>
        <w:t>Effective</w:t>
      </w:r>
      <w:commentRangeStart w:id="9"/>
      <w:r w:rsidR="00C97DA1" w:rsidRPr="00C97DA1">
        <w:rPr>
          <w:rFonts w:ascii="Times New Roman" w:hAnsi="Times New Roman" w:cs="Times New Roman"/>
          <w:sz w:val="24"/>
          <w:szCs w:val="22"/>
        </w:rPr>
        <w:t xml:space="preserve"> disruption management aims to eliminate disturbances swiftly and with minimal interference to instruction, allowing the lesson to continue with as little interruption as possible (Lohmann, 2014).</w:t>
      </w:r>
      <w:r w:rsidR="007417C5">
        <w:rPr>
          <w:rFonts w:ascii="Times New Roman" w:hAnsi="Times New Roman" w:cs="Times New Roman"/>
          <w:sz w:val="24"/>
          <w:szCs w:val="22"/>
        </w:rPr>
        <w:t xml:space="preserve"> A</w:t>
      </w:r>
      <w:r w:rsidR="00C97DA1" w:rsidRPr="00C97DA1">
        <w:rPr>
          <w:rFonts w:ascii="Times New Roman" w:hAnsi="Times New Roman" w:cs="Times New Roman"/>
          <w:sz w:val="24"/>
          <w:szCs w:val="22"/>
        </w:rPr>
        <w:t xml:space="preserve">s every intervention </w:t>
      </w:r>
      <w:r w:rsidR="007417C5">
        <w:rPr>
          <w:rFonts w:ascii="Times New Roman" w:hAnsi="Times New Roman" w:cs="Times New Roman"/>
          <w:sz w:val="24"/>
          <w:szCs w:val="22"/>
        </w:rPr>
        <w:t xml:space="preserve">potentially </w:t>
      </w:r>
      <w:r w:rsidR="00C97DA1" w:rsidRPr="00C97DA1">
        <w:rPr>
          <w:rFonts w:ascii="Times New Roman" w:hAnsi="Times New Roman" w:cs="Times New Roman"/>
          <w:sz w:val="24"/>
          <w:szCs w:val="22"/>
        </w:rPr>
        <w:t xml:space="preserve">constitutes a disruption itself, responses must be minimal and context-sensitive (Levin, 2010; </w:t>
      </w:r>
      <w:proofErr w:type="spellStart"/>
      <w:r w:rsidR="00C97DA1" w:rsidRPr="00C97DA1">
        <w:rPr>
          <w:rFonts w:ascii="Times New Roman" w:hAnsi="Times New Roman" w:cs="Times New Roman"/>
          <w:sz w:val="24"/>
          <w:szCs w:val="22"/>
        </w:rPr>
        <w:t>Wettstein</w:t>
      </w:r>
      <w:proofErr w:type="spellEnd"/>
      <w:r w:rsidR="00C97DA1" w:rsidRPr="00C97DA1">
        <w:rPr>
          <w:rFonts w:ascii="Times New Roman" w:hAnsi="Times New Roman" w:cs="Times New Roman"/>
          <w:sz w:val="24"/>
          <w:szCs w:val="22"/>
        </w:rPr>
        <w:t xml:space="preserve"> &amp; Scherzinger, 2022). Nonverbal strategies</w:t>
      </w:r>
      <w:r w:rsidR="005A713E">
        <w:rPr>
          <w:rFonts w:ascii="Times New Roman" w:hAnsi="Times New Roman" w:cs="Times New Roman"/>
          <w:sz w:val="24"/>
          <w:szCs w:val="22"/>
        </w:rPr>
        <w:t xml:space="preserve">, </w:t>
      </w:r>
      <w:r w:rsidR="00C97DA1" w:rsidRPr="00C97DA1">
        <w:rPr>
          <w:rFonts w:ascii="Times New Roman" w:hAnsi="Times New Roman" w:cs="Times New Roman"/>
          <w:sz w:val="24"/>
          <w:szCs w:val="22"/>
        </w:rPr>
        <w:t>such as proximity, eye contact, or gestures</w:t>
      </w:r>
      <w:r w:rsidR="005A713E">
        <w:rPr>
          <w:rFonts w:ascii="Times New Roman" w:hAnsi="Times New Roman" w:cs="Times New Roman"/>
          <w:sz w:val="24"/>
          <w:szCs w:val="22"/>
        </w:rPr>
        <w:t xml:space="preserve">, </w:t>
      </w:r>
      <w:r w:rsidR="00C97DA1" w:rsidRPr="00C97DA1">
        <w:rPr>
          <w:rFonts w:ascii="Times New Roman" w:hAnsi="Times New Roman" w:cs="Times New Roman"/>
          <w:sz w:val="24"/>
          <w:szCs w:val="22"/>
        </w:rPr>
        <w:t>are particularly effective in managing mild disruptions (</w:t>
      </w:r>
      <w:proofErr w:type="spellStart"/>
      <w:r w:rsidR="00C97DA1" w:rsidRPr="00C97DA1">
        <w:rPr>
          <w:rFonts w:ascii="Times New Roman" w:hAnsi="Times New Roman" w:cs="Times New Roman"/>
          <w:sz w:val="24"/>
          <w:szCs w:val="22"/>
        </w:rPr>
        <w:t>Kounin</w:t>
      </w:r>
      <w:proofErr w:type="spellEnd"/>
      <w:r w:rsidR="00C97DA1" w:rsidRPr="00C97DA1">
        <w:rPr>
          <w:rFonts w:ascii="Times New Roman" w:hAnsi="Times New Roman" w:cs="Times New Roman"/>
          <w:sz w:val="24"/>
          <w:szCs w:val="22"/>
        </w:rPr>
        <w:t xml:space="preserve"> &amp; Gump, 1958; </w:t>
      </w:r>
      <w:proofErr w:type="spellStart"/>
      <w:r w:rsidR="00C97DA1" w:rsidRPr="00C97DA1">
        <w:rPr>
          <w:rFonts w:ascii="Times New Roman" w:hAnsi="Times New Roman" w:cs="Times New Roman"/>
          <w:sz w:val="24"/>
          <w:szCs w:val="22"/>
        </w:rPr>
        <w:t>Nolting</w:t>
      </w:r>
      <w:proofErr w:type="spellEnd"/>
      <w:r w:rsidR="00C97DA1" w:rsidRPr="00C97DA1">
        <w:rPr>
          <w:rFonts w:ascii="Times New Roman" w:hAnsi="Times New Roman" w:cs="Times New Roman"/>
          <w:sz w:val="24"/>
          <w:szCs w:val="22"/>
        </w:rPr>
        <w:t xml:space="preserve">, 2013; Keller, 2008). When verbal intervention is required, it should be brief, specific, and behavior-focused (Levin, 2010; </w:t>
      </w:r>
      <w:proofErr w:type="spellStart"/>
      <w:r w:rsidR="00C97DA1" w:rsidRPr="00C97DA1">
        <w:rPr>
          <w:rFonts w:ascii="Times New Roman" w:hAnsi="Times New Roman" w:cs="Times New Roman"/>
          <w:sz w:val="24"/>
          <w:szCs w:val="22"/>
        </w:rPr>
        <w:t>Nolting</w:t>
      </w:r>
      <w:proofErr w:type="spellEnd"/>
      <w:r w:rsidR="00C97DA1" w:rsidRPr="00C97DA1">
        <w:rPr>
          <w:rFonts w:ascii="Times New Roman" w:hAnsi="Times New Roman" w:cs="Times New Roman"/>
          <w:sz w:val="24"/>
          <w:szCs w:val="22"/>
        </w:rPr>
        <w:t>, 2013; Wahl, Weinert &amp; Huber, 1984).</w:t>
      </w:r>
      <w:commentRangeEnd w:id="9"/>
      <w:r w:rsidR="00E00343">
        <w:rPr>
          <w:rStyle w:val="Kommentarzeichen"/>
        </w:rPr>
        <w:commentReference w:id="9"/>
      </w:r>
    </w:p>
    <w:p w14:paraId="1BB0347A" w14:textId="15D38475" w:rsidR="00F71AF7" w:rsidRDefault="00FA218A" w:rsidP="001C4829">
      <w:pPr>
        <w:rPr>
          <w:rFonts w:ascii="Times New Roman" w:hAnsi="Times New Roman" w:cs="Times New Roman"/>
          <w:sz w:val="24"/>
          <w:szCs w:val="22"/>
        </w:rPr>
      </w:pPr>
      <w:r w:rsidRPr="00FA218A">
        <w:rPr>
          <w:rFonts w:ascii="Times New Roman" w:hAnsi="Times New Roman" w:cs="Times New Roman"/>
          <w:sz w:val="24"/>
          <w:szCs w:val="22"/>
        </w:rPr>
        <w:t xml:space="preserve">In summary, professional vision represents the pivotal </w:t>
      </w:r>
      <w:r>
        <w:rPr>
          <w:rFonts w:ascii="Times New Roman" w:hAnsi="Times New Roman" w:cs="Times New Roman"/>
          <w:sz w:val="24"/>
          <w:szCs w:val="22"/>
        </w:rPr>
        <w:t>cognitive and attentional</w:t>
      </w:r>
      <w:r w:rsidRPr="00FA218A">
        <w:rPr>
          <w:rFonts w:ascii="Times New Roman" w:hAnsi="Times New Roman" w:cs="Times New Roman"/>
          <w:sz w:val="24"/>
          <w:szCs w:val="22"/>
        </w:rPr>
        <w:t xml:space="preserve"> process that enables teachers to translate their professional knowledge into context-sensitive action (</w:t>
      </w:r>
      <w:proofErr w:type="spellStart"/>
      <w:r w:rsidRPr="00FA218A">
        <w:rPr>
          <w:rFonts w:ascii="Times New Roman" w:hAnsi="Times New Roman" w:cs="Times New Roman"/>
          <w:sz w:val="24"/>
          <w:szCs w:val="22"/>
        </w:rPr>
        <w:t>Sherin</w:t>
      </w:r>
      <w:proofErr w:type="spellEnd"/>
      <w:r w:rsidRPr="00FA218A">
        <w:rPr>
          <w:rFonts w:ascii="Times New Roman" w:hAnsi="Times New Roman" w:cs="Times New Roman"/>
          <w:sz w:val="24"/>
          <w:szCs w:val="22"/>
        </w:rPr>
        <w:t>, 2007; Gold et al., 2020). It serves as an interpretive filter through which classroom situations</w:t>
      </w:r>
      <w:r>
        <w:rPr>
          <w:rFonts w:ascii="Times New Roman" w:hAnsi="Times New Roman" w:cs="Times New Roman"/>
          <w:sz w:val="24"/>
          <w:szCs w:val="22"/>
        </w:rPr>
        <w:t>,</w:t>
      </w:r>
      <w:r w:rsidRPr="00FA218A">
        <w:rPr>
          <w:rFonts w:ascii="Times New Roman" w:hAnsi="Times New Roman" w:cs="Times New Roman"/>
          <w:sz w:val="24"/>
          <w:szCs w:val="22"/>
        </w:rPr>
        <w:t xml:space="preserve"> such as low-level disruptions</w:t>
      </w:r>
      <w:r>
        <w:rPr>
          <w:rFonts w:ascii="Times New Roman" w:hAnsi="Times New Roman" w:cs="Times New Roman"/>
          <w:sz w:val="24"/>
          <w:szCs w:val="22"/>
        </w:rPr>
        <w:t>,</w:t>
      </w:r>
      <w:r w:rsidRPr="00FA218A">
        <w:rPr>
          <w:rFonts w:ascii="Times New Roman" w:hAnsi="Times New Roman" w:cs="Times New Roman"/>
          <w:sz w:val="24"/>
          <w:szCs w:val="22"/>
        </w:rPr>
        <w:t xml:space="preserve"> are perceived, evaluated, and acted upon in a pedagogically appropriate manner (van Es &amp; </w:t>
      </w:r>
      <w:proofErr w:type="spellStart"/>
      <w:r w:rsidRPr="00FA218A">
        <w:rPr>
          <w:rFonts w:ascii="Times New Roman" w:hAnsi="Times New Roman" w:cs="Times New Roman"/>
          <w:sz w:val="24"/>
          <w:szCs w:val="22"/>
        </w:rPr>
        <w:t>Sherin</w:t>
      </w:r>
      <w:proofErr w:type="spellEnd"/>
      <w:r w:rsidRPr="00FA218A">
        <w:rPr>
          <w:rFonts w:ascii="Times New Roman" w:hAnsi="Times New Roman" w:cs="Times New Roman"/>
          <w:sz w:val="24"/>
          <w:szCs w:val="22"/>
        </w:rPr>
        <w:t xml:space="preserve">, 2002; Seidel &amp; </w:t>
      </w:r>
      <w:proofErr w:type="spellStart"/>
      <w:r w:rsidRPr="00FA218A">
        <w:rPr>
          <w:rFonts w:ascii="Times New Roman" w:hAnsi="Times New Roman" w:cs="Times New Roman"/>
          <w:sz w:val="24"/>
          <w:szCs w:val="22"/>
        </w:rPr>
        <w:t>Stürmer</w:t>
      </w:r>
      <w:proofErr w:type="spellEnd"/>
      <w:r w:rsidRPr="00FA218A">
        <w:rPr>
          <w:rFonts w:ascii="Times New Roman" w:hAnsi="Times New Roman" w:cs="Times New Roman"/>
          <w:sz w:val="24"/>
          <w:szCs w:val="22"/>
        </w:rPr>
        <w:t>, 2014). Without the ability to notice and interpret relevant classroom events in light of professional knowledge, instructional decisions remain disconnected from the situational demands of real-time teaching (</w:t>
      </w:r>
      <w:proofErr w:type="spellStart"/>
      <w:r w:rsidRPr="00FA218A">
        <w:rPr>
          <w:rFonts w:ascii="Times New Roman" w:hAnsi="Times New Roman" w:cs="Times New Roman"/>
          <w:sz w:val="24"/>
          <w:szCs w:val="22"/>
        </w:rPr>
        <w:t>Blömeke</w:t>
      </w:r>
      <w:proofErr w:type="spellEnd"/>
      <w:r w:rsidRPr="00FA218A">
        <w:rPr>
          <w:rFonts w:ascii="Times New Roman" w:hAnsi="Times New Roman" w:cs="Times New Roman"/>
          <w:sz w:val="24"/>
          <w:szCs w:val="22"/>
        </w:rPr>
        <w:t xml:space="preserve"> et al., 2015). As such, professional vision is not simply a by-product of expertise but a core mechanism through which teachers make sense of dynamic classroom environments and regulate their actions accordingly. Understanding the role of professional vision in this process is essential for designing effective teacher education and professional development programs. </w:t>
      </w:r>
      <w:r>
        <w:rPr>
          <w:rFonts w:ascii="Times New Roman" w:hAnsi="Times New Roman" w:cs="Times New Roman"/>
          <w:sz w:val="24"/>
          <w:szCs w:val="22"/>
        </w:rPr>
        <w:t xml:space="preserve">In </w:t>
      </w:r>
      <w:r>
        <w:rPr>
          <w:rFonts w:ascii="Times New Roman" w:hAnsi="Times New Roman" w:cs="Times New Roman"/>
          <w:sz w:val="24"/>
          <w:szCs w:val="22"/>
        </w:rPr>
        <w:lastRenderedPageBreak/>
        <w:t>order to</w:t>
      </w:r>
      <w:r w:rsidRPr="00FA218A">
        <w:rPr>
          <w:rFonts w:ascii="Times New Roman" w:hAnsi="Times New Roman" w:cs="Times New Roman"/>
          <w:sz w:val="24"/>
          <w:szCs w:val="22"/>
        </w:rPr>
        <w:t xml:space="preserve"> do so, it is necessary to investigate how professional vision functions across varying levels of teaching experience</w:t>
      </w:r>
      <w:r w:rsidR="000A5FFE">
        <w:rPr>
          <w:rFonts w:ascii="Times New Roman" w:hAnsi="Times New Roman" w:cs="Times New Roman"/>
          <w:sz w:val="24"/>
          <w:szCs w:val="22"/>
        </w:rPr>
        <w:t>,</w:t>
      </w:r>
      <w:r w:rsidRPr="00FA218A">
        <w:rPr>
          <w:rFonts w:ascii="Times New Roman" w:hAnsi="Times New Roman" w:cs="Times New Roman"/>
          <w:sz w:val="24"/>
          <w:szCs w:val="22"/>
        </w:rPr>
        <w:t xml:space="preserve"> and how it might be specifically supported and strengthened</w:t>
      </w:r>
      <w:commentRangeStart w:id="10"/>
      <w:r w:rsidR="00F71AF7" w:rsidRPr="00F71AF7">
        <w:rPr>
          <w:rFonts w:ascii="Times New Roman" w:hAnsi="Times New Roman" w:cs="Times New Roman"/>
          <w:sz w:val="24"/>
          <w:szCs w:val="22"/>
        </w:rPr>
        <w:t>.</w:t>
      </w:r>
      <w:commentRangeEnd w:id="10"/>
      <w:r w:rsidR="00E00343">
        <w:rPr>
          <w:rStyle w:val="Kommentarzeichen"/>
        </w:rPr>
        <w:commentReference w:id="10"/>
      </w:r>
    </w:p>
    <w:p w14:paraId="799F9A54" w14:textId="3FA06318" w:rsidR="00A65C17" w:rsidRDefault="007C62A9" w:rsidP="006B67A9">
      <w:pPr>
        <w:pStyle w:val="berschrift2"/>
        <w:rPr>
          <w:rFonts w:ascii="Times New Roman" w:hAnsi="Times New Roman" w:cs="Times New Roman"/>
          <w:sz w:val="24"/>
          <w:szCs w:val="24"/>
        </w:rPr>
      </w:pPr>
      <w:r>
        <w:rPr>
          <w:rFonts w:ascii="Times New Roman" w:hAnsi="Times New Roman" w:cs="Times New Roman"/>
          <w:sz w:val="24"/>
          <w:szCs w:val="24"/>
        </w:rPr>
        <w:t xml:space="preserve">2.2 </w:t>
      </w:r>
      <w:commentRangeStart w:id="11"/>
      <w:r w:rsidR="0036594D">
        <w:rPr>
          <w:rFonts w:ascii="Times New Roman" w:hAnsi="Times New Roman" w:cs="Times New Roman"/>
          <w:sz w:val="24"/>
          <w:szCs w:val="24"/>
        </w:rPr>
        <w:t xml:space="preserve">Expertise </w:t>
      </w:r>
      <w:r>
        <w:rPr>
          <w:rFonts w:ascii="Times New Roman" w:hAnsi="Times New Roman" w:cs="Times New Roman"/>
          <w:sz w:val="24"/>
          <w:szCs w:val="24"/>
        </w:rPr>
        <w:t xml:space="preserve">differences in </w:t>
      </w:r>
      <w:r w:rsidRPr="00901AE5">
        <w:rPr>
          <w:rFonts w:ascii="Times New Roman" w:hAnsi="Times New Roman" w:cs="Times New Roman"/>
          <w:sz w:val="24"/>
          <w:szCs w:val="24"/>
        </w:rPr>
        <w:t xml:space="preserve">classroom </w:t>
      </w:r>
      <w:r>
        <w:rPr>
          <w:rFonts w:ascii="Times New Roman" w:hAnsi="Times New Roman" w:cs="Times New Roman"/>
          <w:sz w:val="24"/>
          <w:szCs w:val="24"/>
        </w:rPr>
        <w:t xml:space="preserve">disruption </w:t>
      </w:r>
      <w:r w:rsidRPr="00901AE5">
        <w:rPr>
          <w:rFonts w:ascii="Times New Roman" w:hAnsi="Times New Roman" w:cs="Times New Roman"/>
          <w:sz w:val="24"/>
          <w:szCs w:val="24"/>
        </w:rPr>
        <w:t>management</w:t>
      </w:r>
      <w:r>
        <w:rPr>
          <w:rFonts w:ascii="Times New Roman" w:hAnsi="Times New Roman" w:cs="Times New Roman"/>
          <w:sz w:val="24"/>
          <w:szCs w:val="24"/>
        </w:rPr>
        <w:t xml:space="preserve"> </w:t>
      </w:r>
      <w:commentRangeStart w:id="12"/>
      <w:commentRangeEnd w:id="12"/>
      <w:r w:rsidR="0036594D">
        <w:rPr>
          <w:rStyle w:val="Kommentarzeichen"/>
          <w:rFonts w:ascii="Calibri" w:hAnsi="Calibri" w:cs="Arial"/>
          <w:b w:val="0"/>
        </w:rPr>
        <w:commentReference w:id="12"/>
      </w:r>
      <w:commentRangeEnd w:id="11"/>
      <w:r w:rsidR="0036594D">
        <w:rPr>
          <w:rStyle w:val="Kommentarzeichen"/>
          <w:rFonts w:ascii="Calibri" w:hAnsi="Calibri" w:cs="Arial"/>
          <w:b w:val="0"/>
        </w:rPr>
        <w:commentReference w:id="11"/>
      </w:r>
    </w:p>
    <w:p w14:paraId="1E0A88AD" w14:textId="684457D5" w:rsidR="00001B51" w:rsidRDefault="00977959" w:rsidP="008C345B">
      <w:pPr>
        <w:rPr>
          <w:rFonts w:ascii="Times New Roman" w:hAnsi="Times New Roman" w:cs="Times New Roman"/>
          <w:sz w:val="24"/>
          <w:szCs w:val="22"/>
        </w:rPr>
      </w:pPr>
      <w:r w:rsidRPr="00977959">
        <w:rPr>
          <w:rFonts w:ascii="Times New Roman" w:hAnsi="Times New Roman" w:cs="Times New Roman"/>
          <w:sz w:val="24"/>
          <w:szCs w:val="22"/>
        </w:rPr>
        <w:t xml:space="preserve">Building on the </w:t>
      </w:r>
      <w:r w:rsidR="003C1C70" w:rsidRPr="00977959">
        <w:rPr>
          <w:rFonts w:ascii="Times New Roman" w:hAnsi="Times New Roman" w:cs="Times New Roman"/>
          <w:sz w:val="24"/>
          <w:szCs w:val="22"/>
        </w:rPr>
        <w:t xml:space="preserve">outlined </w:t>
      </w:r>
      <w:r w:rsidR="003C1C70" w:rsidRPr="003C1C70">
        <w:rPr>
          <w:rFonts w:ascii="Times New Roman" w:hAnsi="Times New Roman" w:cs="Times New Roman"/>
          <w:sz w:val="24"/>
          <w:szCs w:val="22"/>
        </w:rPr>
        <w:t>model of professional competence in classroom disruption management</w:t>
      </w:r>
      <w:r w:rsidR="003C1C70" w:rsidRPr="003C1C70">
        <w:rPr>
          <w:rFonts w:ascii="Times New Roman" w:hAnsi="Times New Roman" w:cs="Times New Roman"/>
          <w:sz w:val="24"/>
          <w:szCs w:val="22"/>
        </w:rPr>
        <w:t xml:space="preserve"> (</w:t>
      </w:r>
      <w:r w:rsidR="003C1C70" w:rsidRPr="003C1C70">
        <w:rPr>
          <w:rFonts w:ascii="Times New Roman" w:hAnsi="Times New Roman" w:cs="Times New Roman"/>
          <w:sz w:val="24"/>
          <w:szCs w:val="22"/>
        </w:rPr>
        <w:t xml:space="preserve">adapted from </w:t>
      </w:r>
      <w:proofErr w:type="spellStart"/>
      <w:r w:rsidR="003C1C70" w:rsidRPr="003C1C70">
        <w:rPr>
          <w:rFonts w:ascii="Times New Roman" w:hAnsi="Times New Roman" w:cs="Times New Roman"/>
          <w:sz w:val="24"/>
          <w:szCs w:val="22"/>
        </w:rPr>
        <w:t>Blömeke</w:t>
      </w:r>
      <w:proofErr w:type="spellEnd"/>
      <w:r w:rsidR="003C1C70" w:rsidRPr="003C1C70">
        <w:rPr>
          <w:rFonts w:ascii="Times New Roman" w:hAnsi="Times New Roman" w:cs="Times New Roman"/>
          <w:sz w:val="24"/>
          <w:szCs w:val="22"/>
        </w:rPr>
        <w:t xml:space="preserve"> et al. (2015) and Grub (2023), </w:t>
      </w:r>
      <w:r w:rsidR="003C1C70" w:rsidRPr="003C1C70">
        <w:rPr>
          <w:rFonts w:ascii="Times New Roman" w:hAnsi="Times New Roman" w:cs="Times New Roman"/>
          <w:sz w:val="24"/>
          <w:szCs w:val="22"/>
        </w:rPr>
        <w:t>modified by the authors</w:t>
      </w:r>
      <w:r w:rsidR="003C1C70" w:rsidRPr="003C1C70">
        <w:rPr>
          <w:rFonts w:ascii="Times New Roman" w:hAnsi="Times New Roman" w:cs="Times New Roman"/>
          <w:sz w:val="24"/>
          <w:szCs w:val="22"/>
        </w:rPr>
        <w:t>)</w:t>
      </w:r>
      <w:r w:rsidR="003C1C70">
        <w:rPr>
          <w:rFonts w:ascii="Times New Roman" w:hAnsi="Times New Roman" w:cs="Times New Roman"/>
          <w:sz w:val="24"/>
          <w:szCs w:val="22"/>
        </w:rPr>
        <w:t xml:space="preserve">, </w:t>
      </w:r>
      <w:r w:rsidRPr="00977959">
        <w:rPr>
          <w:rFonts w:ascii="Times New Roman" w:hAnsi="Times New Roman" w:cs="Times New Roman"/>
          <w:sz w:val="24"/>
          <w:szCs w:val="22"/>
        </w:rPr>
        <w:t xml:space="preserve">it </w:t>
      </w:r>
      <w:r w:rsidR="005328EC">
        <w:rPr>
          <w:rFonts w:ascii="Times New Roman" w:hAnsi="Times New Roman" w:cs="Times New Roman"/>
          <w:sz w:val="24"/>
          <w:szCs w:val="22"/>
        </w:rPr>
        <w:t>is</w:t>
      </w:r>
      <w:r w:rsidR="005328EC" w:rsidRPr="00977959">
        <w:rPr>
          <w:rFonts w:ascii="Times New Roman" w:hAnsi="Times New Roman" w:cs="Times New Roman"/>
          <w:sz w:val="24"/>
          <w:szCs w:val="22"/>
        </w:rPr>
        <w:t xml:space="preserve"> </w:t>
      </w:r>
      <w:r w:rsidRPr="00977959">
        <w:rPr>
          <w:rFonts w:ascii="Times New Roman" w:hAnsi="Times New Roman" w:cs="Times New Roman"/>
          <w:sz w:val="24"/>
          <w:szCs w:val="22"/>
        </w:rPr>
        <w:t>essential to examine how these competencies manifest across different levels of teaching expertise. Teachers</w:t>
      </w:r>
      <w:r w:rsidR="008B3CFA">
        <w:rPr>
          <w:rFonts w:ascii="Times New Roman" w:hAnsi="Times New Roman" w:cs="Times New Roman"/>
          <w:sz w:val="24"/>
          <w:szCs w:val="22"/>
        </w:rPr>
        <w:t>’</w:t>
      </w:r>
      <w:r w:rsidRPr="00977959">
        <w:rPr>
          <w:rFonts w:ascii="Times New Roman" w:hAnsi="Times New Roman" w:cs="Times New Roman"/>
          <w:sz w:val="24"/>
          <w:szCs w:val="22"/>
        </w:rPr>
        <w:t xml:space="preserve"> ability to respond effectively to classroom disruptions is shaped by </w:t>
      </w:r>
      <w:r w:rsidR="003120E6">
        <w:rPr>
          <w:rFonts w:ascii="Times New Roman" w:hAnsi="Times New Roman" w:cs="Times New Roman"/>
          <w:sz w:val="24"/>
          <w:szCs w:val="22"/>
        </w:rPr>
        <w:t xml:space="preserve">all </w:t>
      </w:r>
      <w:r w:rsidR="00491EF1">
        <w:rPr>
          <w:rFonts w:ascii="Times New Roman" w:hAnsi="Times New Roman" w:cs="Times New Roman"/>
          <w:sz w:val="24"/>
          <w:szCs w:val="22"/>
        </w:rPr>
        <w:t xml:space="preserve">four aspects of the model. </w:t>
      </w:r>
    </w:p>
    <w:p w14:paraId="0812332D" w14:textId="37F7858D" w:rsidR="00BB5DCD" w:rsidRPr="00671EAC" w:rsidRDefault="00C4158B" w:rsidP="00BB5DCD">
      <w:pPr>
        <w:pStyle w:val="berschrift3"/>
        <w:rPr>
          <w:rFonts w:ascii="Times New Roman" w:hAnsi="Times New Roman" w:cs="Times New Roman"/>
          <w:sz w:val="24"/>
          <w:szCs w:val="24"/>
        </w:rPr>
      </w:pPr>
      <w:r>
        <w:rPr>
          <w:rFonts w:ascii="Times New Roman" w:hAnsi="Times New Roman" w:cs="Times New Roman"/>
          <w:sz w:val="24"/>
          <w:szCs w:val="24"/>
        </w:rPr>
        <w:t>2.2.1 Strategic knowledge about classroom disruption management</w:t>
      </w:r>
      <w:commentRangeStart w:id="13"/>
      <w:commentRangeStart w:id="14"/>
      <w:r w:rsidR="00BB5DCD" w:rsidRPr="00671EAC">
        <w:rPr>
          <w:rFonts w:ascii="Times New Roman" w:hAnsi="Times New Roman" w:cs="Times New Roman"/>
          <w:sz w:val="24"/>
          <w:szCs w:val="24"/>
        </w:rPr>
        <w:t xml:space="preserve"> </w:t>
      </w:r>
      <w:commentRangeEnd w:id="13"/>
      <w:r w:rsidR="00497187" w:rsidRPr="00671EAC">
        <w:rPr>
          <w:rStyle w:val="Kommentarzeichen"/>
          <w:rFonts w:ascii="Calibri" w:hAnsi="Calibri" w:cs="Arial"/>
          <w:b w:val="0"/>
        </w:rPr>
        <w:commentReference w:id="13"/>
      </w:r>
      <w:commentRangeEnd w:id="14"/>
      <w:r w:rsidR="00BE48E1" w:rsidRPr="00671EAC">
        <w:rPr>
          <w:rStyle w:val="Kommentarzeichen"/>
          <w:rFonts w:ascii="Calibri" w:hAnsi="Calibri" w:cs="Arial"/>
          <w:b w:val="0"/>
        </w:rPr>
        <w:commentReference w:id="14"/>
      </w:r>
    </w:p>
    <w:p w14:paraId="7D4A5D7B" w14:textId="28ACC180" w:rsidR="00341CCC" w:rsidRPr="00341CCC" w:rsidRDefault="00BD0B8A" w:rsidP="00341CCC">
      <w:pPr>
        <w:rPr>
          <w:rFonts w:ascii="Times New Roman" w:hAnsi="Times New Roman" w:cs="Times New Roman"/>
          <w:sz w:val="24"/>
          <w:szCs w:val="22"/>
        </w:rPr>
      </w:pPr>
      <w:r>
        <w:rPr>
          <w:rFonts w:ascii="Times New Roman" w:hAnsi="Times New Roman" w:cs="Times New Roman"/>
          <w:sz w:val="24"/>
          <w:szCs w:val="22"/>
        </w:rPr>
        <w:t>E</w:t>
      </w:r>
      <w:r w:rsidR="00341CCC" w:rsidRPr="00341CCC">
        <w:rPr>
          <w:rFonts w:ascii="Times New Roman" w:hAnsi="Times New Roman" w:cs="Times New Roman"/>
          <w:sz w:val="24"/>
          <w:szCs w:val="22"/>
        </w:rPr>
        <w:t xml:space="preserve">xpertise research has shown that expert teachers differ significantly from novices in how their knowledge is structured and accessed. Experts possess highly organized and interconnected knowledge networks, which allow them to retrieve relevant information quickly and to apply it efficiently to novel situations (Livingston &amp; </w:t>
      </w:r>
      <w:proofErr w:type="spellStart"/>
      <w:r w:rsidR="00341CCC" w:rsidRPr="00341CCC">
        <w:rPr>
          <w:rFonts w:ascii="Times New Roman" w:hAnsi="Times New Roman" w:cs="Times New Roman"/>
          <w:sz w:val="24"/>
          <w:szCs w:val="22"/>
        </w:rPr>
        <w:t>Borko</w:t>
      </w:r>
      <w:proofErr w:type="spellEnd"/>
      <w:r w:rsidR="00341CCC" w:rsidRPr="00341CCC">
        <w:rPr>
          <w:rFonts w:ascii="Times New Roman" w:hAnsi="Times New Roman" w:cs="Times New Roman"/>
          <w:sz w:val="24"/>
          <w:szCs w:val="22"/>
        </w:rPr>
        <w:t xml:space="preserve">, 1989; Goldman, 2007). These knowledge structures are shaped through experience and enable teachers to integrate pedagogical concepts with situational demands. In contrast, novices tend to rely on fragmented, less structured knowledge that may lead to rigid or less adaptive decision-making (Shulman, 1987; </w:t>
      </w:r>
      <w:proofErr w:type="spellStart"/>
      <w:r w:rsidR="00341CCC" w:rsidRPr="00341CCC">
        <w:rPr>
          <w:rFonts w:ascii="Times New Roman" w:hAnsi="Times New Roman" w:cs="Times New Roman"/>
          <w:sz w:val="24"/>
          <w:szCs w:val="22"/>
        </w:rPr>
        <w:t>Ophardt</w:t>
      </w:r>
      <w:proofErr w:type="spellEnd"/>
      <w:r w:rsidR="00341CCC" w:rsidRPr="00341CCC">
        <w:rPr>
          <w:rFonts w:ascii="Times New Roman" w:hAnsi="Times New Roman" w:cs="Times New Roman"/>
          <w:sz w:val="24"/>
          <w:szCs w:val="22"/>
        </w:rPr>
        <w:t xml:space="preserve"> &amp; Thiel, 2013).</w:t>
      </w:r>
    </w:p>
    <w:p w14:paraId="28F12B00" w14:textId="4B596506" w:rsidR="00341CCC" w:rsidRPr="00341CCC" w:rsidRDefault="00341CCC" w:rsidP="00341CCC">
      <w:pPr>
        <w:rPr>
          <w:rFonts w:ascii="Times New Roman" w:hAnsi="Times New Roman" w:cs="Times New Roman"/>
          <w:sz w:val="24"/>
          <w:szCs w:val="22"/>
        </w:rPr>
      </w:pPr>
      <w:r w:rsidRPr="00341CCC">
        <w:rPr>
          <w:rFonts w:ascii="Times New Roman" w:hAnsi="Times New Roman" w:cs="Times New Roman"/>
          <w:sz w:val="24"/>
          <w:szCs w:val="22"/>
        </w:rPr>
        <w:t xml:space="preserve">Strategic </w:t>
      </w:r>
      <w:r w:rsidR="00C6547D">
        <w:rPr>
          <w:rFonts w:ascii="Times New Roman" w:hAnsi="Times New Roman" w:cs="Times New Roman"/>
          <w:sz w:val="24"/>
          <w:szCs w:val="22"/>
        </w:rPr>
        <w:t xml:space="preserve">knowledge about </w:t>
      </w:r>
      <w:r w:rsidRPr="00341CCC">
        <w:rPr>
          <w:rFonts w:ascii="Times New Roman" w:hAnsi="Times New Roman" w:cs="Times New Roman"/>
          <w:sz w:val="24"/>
          <w:szCs w:val="22"/>
        </w:rPr>
        <w:t>classroom</w:t>
      </w:r>
      <w:r w:rsidR="00C6547D">
        <w:rPr>
          <w:rFonts w:ascii="Times New Roman" w:hAnsi="Times New Roman" w:cs="Times New Roman"/>
          <w:sz w:val="24"/>
          <w:szCs w:val="22"/>
        </w:rPr>
        <w:t xml:space="preserve"> disruption</w:t>
      </w:r>
      <w:r w:rsidRPr="00341CCC">
        <w:rPr>
          <w:rFonts w:ascii="Times New Roman" w:hAnsi="Times New Roman" w:cs="Times New Roman"/>
          <w:sz w:val="24"/>
          <w:szCs w:val="22"/>
        </w:rPr>
        <w:t xml:space="preserve"> management develops through the interplay of theoretical learning and practical experience. While novice teachers often view classroom management primarily as discipline and control, expert teachers draw on a repertoire of proactive strategies aimed at establishing norms, preventing disruptions, and maintaining instructional flow (Helmke, 2022; </w:t>
      </w:r>
      <w:proofErr w:type="spellStart"/>
      <w:r w:rsidRPr="00341CCC">
        <w:rPr>
          <w:rFonts w:ascii="Times New Roman" w:hAnsi="Times New Roman" w:cs="Times New Roman"/>
          <w:sz w:val="24"/>
          <w:szCs w:val="22"/>
        </w:rPr>
        <w:t>Tynjälä</w:t>
      </w:r>
      <w:proofErr w:type="spellEnd"/>
      <w:r w:rsidRPr="00341CCC">
        <w:rPr>
          <w:rFonts w:ascii="Times New Roman" w:hAnsi="Times New Roman" w:cs="Times New Roman"/>
          <w:sz w:val="24"/>
          <w:szCs w:val="22"/>
        </w:rPr>
        <w:t xml:space="preserve"> et al., 1997). This development is cumulative and tied to growing professional judgment in navigating complex classroom dilemmas (Berliner, </w:t>
      </w:r>
      <w:commentRangeStart w:id="15"/>
      <w:r w:rsidRPr="00341CCC">
        <w:rPr>
          <w:rFonts w:ascii="Times New Roman" w:hAnsi="Times New Roman" w:cs="Times New Roman"/>
          <w:sz w:val="24"/>
          <w:szCs w:val="22"/>
        </w:rPr>
        <w:t>2001).</w:t>
      </w:r>
      <w:commentRangeEnd w:id="15"/>
      <w:r w:rsidR="005328EC">
        <w:rPr>
          <w:rStyle w:val="Kommentarzeichen"/>
        </w:rPr>
        <w:commentReference w:id="15"/>
      </w:r>
    </w:p>
    <w:p w14:paraId="1B8CBFC9" w14:textId="77777777" w:rsidR="00341CCC" w:rsidRPr="00341CCC" w:rsidRDefault="00341CCC" w:rsidP="00341CCC">
      <w:pPr>
        <w:rPr>
          <w:rFonts w:ascii="Times New Roman" w:hAnsi="Times New Roman" w:cs="Times New Roman"/>
          <w:sz w:val="24"/>
          <w:szCs w:val="22"/>
        </w:rPr>
      </w:pPr>
      <w:commentRangeStart w:id="16"/>
      <w:commentRangeStart w:id="17"/>
      <w:r w:rsidRPr="00341CCC">
        <w:rPr>
          <w:rFonts w:ascii="Times New Roman" w:hAnsi="Times New Roman" w:cs="Times New Roman"/>
          <w:sz w:val="24"/>
          <w:szCs w:val="22"/>
        </w:rPr>
        <w:lastRenderedPageBreak/>
        <w:t xml:space="preserve">To address this gap, </w:t>
      </w:r>
      <w:commentRangeEnd w:id="16"/>
      <w:r w:rsidR="00421074">
        <w:rPr>
          <w:rStyle w:val="Kommentarzeichen"/>
        </w:rPr>
        <w:commentReference w:id="16"/>
      </w:r>
      <w:r w:rsidRPr="00341CCC">
        <w:rPr>
          <w:rFonts w:ascii="Times New Roman" w:hAnsi="Times New Roman" w:cs="Times New Roman"/>
          <w:sz w:val="24"/>
          <w:szCs w:val="22"/>
        </w:rPr>
        <w:t xml:space="preserve">Gold and </w:t>
      </w:r>
      <w:proofErr w:type="spellStart"/>
      <w:r w:rsidRPr="00341CCC">
        <w:rPr>
          <w:rFonts w:ascii="Times New Roman" w:hAnsi="Times New Roman" w:cs="Times New Roman"/>
          <w:sz w:val="24"/>
          <w:szCs w:val="22"/>
        </w:rPr>
        <w:t>Holodynski</w:t>
      </w:r>
      <w:proofErr w:type="spellEnd"/>
      <w:r w:rsidRPr="00341CCC">
        <w:rPr>
          <w:rFonts w:ascii="Times New Roman" w:hAnsi="Times New Roman" w:cs="Times New Roman"/>
          <w:sz w:val="24"/>
          <w:szCs w:val="22"/>
        </w:rPr>
        <w:t xml:space="preserve"> (2015) developed a model-based </w:t>
      </w:r>
      <w:commentRangeStart w:id="18"/>
      <w:r w:rsidRPr="00341CCC">
        <w:rPr>
          <w:rFonts w:ascii="Times New Roman" w:hAnsi="Times New Roman" w:cs="Times New Roman"/>
          <w:sz w:val="24"/>
          <w:szCs w:val="22"/>
        </w:rPr>
        <w:t xml:space="preserve">SJT </w:t>
      </w:r>
      <w:commentRangeEnd w:id="18"/>
      <w:r w:rsidR="00421074">
        <w:rPr>
          <w:rStyle w:val="Kommentarzeichen"/>
        </w:rPr>
        <w:commentReference w:id="18"/>
      </w:r>
      <w:r w:rsidRPr="00341CCC">
        <w:rPr>
          <w:rFonts w:ascii="Times New Roman" w:hAnsi="Times New Roman" w:cs="Times New Roman"/>
          <w:sz w:val="24"/>
          <w:szCs w:val="22"/>
        </w:rPr>
        <w:t xml:space="preserve">specifically designed to assess teachers’ strategic knowledge of classroom management. Their instrument includes realistic classroom scenarios that reflect the three major facets of classroom management (monitoring, managing momentum, and establishing rules and routines). Validation studies have demonstrated the SJT’s sensitivity to expertise: in-service teachers significantly outperform preservice teachers, especially in scenarios requiring proactive and nuanced management strategies (Gold &amp; </w:t>
      </w:r>
      <w:proofErr w:type="spellStart"/>
      <w:r w:rsidRPr="00341CCC">
        <w:rPr>
          <w:rFonts w:ascii="Times New Roman" w:hAnsi="Times New Roman" w:cs="Times New Roman"/>
          <w:sz w:val="24"/>
          <w:szCs w:val="22"/>
        </w:rPr>
        <w:t>Holodynski</w:t>
      </w:r>
      <w:proofErr w:type="spellEnd"/>
      <w:r w:rsidRPr="00341CCC">
        <w:rPr>
          <w:rFonts w:ascii="Times New Roman" w:hAnsi="Times New Roman" w:cs="Times New Roman"/>
          <w:sz w:val="24"/>
          <w:szCs w:val="22"/>
        </w:rPr>
        <w:t>, 2015). In contrast to dichotomous formats, their SJT asks participants to rate the effectiveness of each response, allowing for a more nuanced assessment. These findings support the claim that strategic knowledge is not only a core component of classroom management competence but also a reliable indicator of professional expertise.</w:t>
      </w:r>
      <w:commentRangeEnd w:id="17"/>
      <w:r w:rsidR="00421074">
        <w:rPr>
          <w:rStyle w:val="Kommentarzeichen"/>
        </w:rPr>
        <w:commentReference w:id="17"/>
      </w:r>
    </w:p>
    <w:p w14:paraId="0A3AEA13" w14:textId="33A7A10B" w:rsidR="00751975" w:rsidRPr="00671EAC" w:rsidRDefault="00B50F97" w:rsidP="00751975">
      <w:pPr>
        <w:pStyle w:val="berschrift3"/>
        <w:rPr>
          <w:rFonts w:ascii="Times New Roman" w:hAnsi="Times New Roman" w:cs="Times New Roman"/>
          <w:sz w:val="24"/>
          <w:szCs w:val="24"/>
        </w:rPr>
      </w:pPr>
      <w:r>
        <w:rPr>
          <w:rFonts w:ascii="Times New Roman" w:hAnsi="Times New Roman" w:cs="Times New Roman"/>
          <w:sz w:val="24"/>
          <w:szCs w:val="24"/>
        </w:rPr>
        <w:t xml:space="preserve">2.2.2 </w:t>
      </w:r>
      <w:commentRangeStart w:id="19"/>
      <w:commentRangeStart w:id="20"/>
      <w:commentRangeStart w:id="21"/>
      <w:r w:rsidR="00BB5DCD" w:rsidRPr="00671EAC">
        <w:rPr>
          <w:rFonts w:ascii="Times New Roman" w:hAnsi="Times New Roman" w:cs="Times New Roman"/>
          <w:sz w:val="24"/>
          <w:szCs w:val="24"/>
        </w:rPr>
        <w:t>Teachers’ Professional Vision</w:t>
      </w:r>
      <w:commentRangeEnd w:id="19"/>
      <w:r w:rsidR="00497187" w:rsidRPr="00671EAC">
        <w:rPr>
          <w:rStyle w:val="Kommentarzeichen"/>
          <w:rFonts w:ascii="Calibri" w:hAnsi="Calibri" w:cs="Arial"/>
          <w:b w:val="0"/>
        </w:rPr>
        <w:commentReference w:id="19"/>
      </w:r>
      <w:commentRangeEnd w:id="20"/>
      <w:r w:rsidR="00505BFF" w:rsidRPr="00671EAC">
        <w:rPr>
          <w:rStyle w:val="Kommentarzeichen"/>
          <w:rFonts w:ascii="Calibri" w:hAnsi="Calibri" w:cs="Arial"/>
          <w:b w:val="0"/>
        </w:rPr>
        <w:commentReference w:id="20"/>
      </w:r>
      <w:r w:rsidR="00671EAC" w:rsidRPr="00671EAC">
        <w:rPr>
          <w:rFonts w:ascii="Times New Roman" w:hAnsi="Times New Roman" w:cs="Times New Roman"/>
          <w:sz w:val="24"/>
          <w:szCs w:val="24"/>
        </w:rPr>
        <w:t xml:space="preserve"> </w:t>
      </w:r>
      <w:commentRangeEnd w:id="21"/>
      <w:r w:rsidR="00414DE7">
        <w:rPr>
          <w:rStyle w:val="Kommentarzeichen"/>
          <w:rFonts w:ascii="Calibri" w:hAnsi="Calibri" w:cs="Arial"/>
          <w:b w:val="0"/>
          <w:i w:val="0"/>
        </w:rPr>
        <w:commentReference w:id="21"/>
      </w:r>
    </w:p>
    <w:p w14:paraId="68EA1F54" w14:textId="16C30108" w:rsidR="00D851A6" w:rsidRDefault="002C1A1A" w:rsidP="00F9220E">
      <w:pPr>
        <w:rPr>
          <w:rFonts w:ascii="Times New Roman" w:hAnsi="Times New Roman" w:cs="Times New Roman"/>
          <w:sz w:val="24"/>
          <w:szCs w:val="22"/>
        </w:rPr>
      </w:pPr>
      <w:commentRangeStart w:id="22"/>
      <w:r w:rsidRPr="0056725B">
        <w:rPr>
          <w:rFonts w:ascii="Times New Roman" w:hAnsi="Times New Roman" w:cs="Times New Roman"/>
          <w:strike/>
          <w:sz w:val="24"/>
          <w:szCs w:val="22"/>
        </w:rPr>
        <w:t>To assess</w:t>
      </w:r>
      <w:r w:rsidRPr="00F9220E">
        <w:rPr>
          <w:rFonts w:ascii="Times New Roman" w:hAnsi="Times New Roman" w:cs="Times New Roman"/>
          <w:sz w:val="24"/>
          <w:szCs w:val="22"/>
        </w:rPr>
        <w:t xml:space="preserve"> </w:t>
      </w:r>
      <w:commentRangeEnd w:id="22"/>
      <w:r>
        <w:rPr>
          <w:rStyle w:val="Kommentarzeichen"/>
        </w:rPr>
        <w:commentReference w:id="22"/>
      </w:r>
      <w:r w:rsidR="00FA2B45" w:rsidRPr="00FA2B45">
        <w:rPr>
          <w:rFonts w:ascii="Times New Roman" w:hAnsi="Times New Roman" w:cs="Times New Roman"/>
          <w:sz w:val="24"/>
          <w:szCs w:val="22"/>
        </w:rPr>
        <w:t>Researchers studying expertise in professional vision typically rely on eye-tracking technology</w:t>
      </w:r>
      <w:r w:rsidR="00FA2B45">
        <w:rPr>
          <w:rFonts w:ascii="Times New Roman" w:hAnsi="Times New Roman" w:cs="Times New Roman"/>
          <w:sz w:val="24"/>
          <w:szCs w:val="22"/>
        </w:rPr>
        <w:t xml:space="preserve"> </w:t>
      </w:r>
      <w:r w:rsidR="00D851A6">
        <w:rPr>
          <w:rFonts w:ascii="Times New Roman" w:hAnsi="Times New Roman" w:cs="Times New Roman"/>
          <w:sz w:val="24"/>
          <w:szCs w:val="22"/>
        </w:rPr>
        <w:t xml:space="preserve">as it </w:t>
      </w:r>
      <w:r w:rsidR="00D851A6" w:rsidRPr="00F9220E">
        <w:rPr>
          <w:rFonts w:ascii="Times New Roman" w:hAnsi="Times New Roman" w:cs="Times New Roman"/>
          <w:sz w:val="24"/>
          <w:szCs w:val="22"/>
        </w:rPr>
        <w:t xml:space="preserve">captures attentional behavior in real time and enables inferences about underlying cognitive mechanisms such as noticing and attention control, which typically occur unconsciously and cannot be verbalized reliably (Grub et al., 2020; Seidel &amp; </w:t>
      </w:r>
      <w:proofErr w:type="spellStart"/>
      <w:r w:rsidR="00D851A6" w:rsidRPr="00F9220E">
        <w:rPr>
          <w:rFonts w:ascii="Times New Roman" w:hAnsi="Times New Roman" w:cs="Times New Roman"/>
          <w:sz w:val="24"/>
          <w:szCs w:val="22"/>
        </w:rPr>
        <w:t>Stürmer</w:t>
      </w:r>
      <w:proofErr w:type="spellEnd"/>
      <w:r w:rsidR="00D851A6" w:rsidRPr="00F9220E">
        <w:rPr>
          <w:rFonts w:ascii="Times New Roman" w:hAnsi="Times New Roman" w:cs="Times New Roman"/>
          <w:sz w:val="24"/>
          <w:szCs w:val="22"/>
        </w:rPr>
        <w:t xml:space="preserve">, 2014; van den </w:t>
      </w:r>
      <w:proofErr w:type="spellStart"/>
      <w:r w:rsidR="00D851A6" w:rsidRPr="00F9220E">
        <w:rPr>
          <w:rFonts w:ascii="Times New Roman" w:hAnsi="Times New Roman" w:cs="Times New Roman"/>
          <w:sz w:val="24"/>
          <w:szCs w:val="22"/>
        </w:rPr>
        <w:t>Bogert</w:t>
      </w:r>
      <w:proofErr w:type="spellEnd"/>
      <w:r w:rsidR="00D851A6" w:rsidRPr="00F9220E">
        <w:rPr>
          <w:rFonts w:ascii="Times New Roman" w:hAnsi="Times New Roman" w:cs="Times New Roman"/>
          <w:sz w:val="24"/>
          <w:szCs w:val="22"/>
        </w:rPr>
        <w:t xml:space="preserve"> et al., 2014).</w:t>
      </w:r>
      <w:r w:rsidR="0056725B">
        <w:rPr>
          <w:rFonts w:ascii="Times New Roman" w:hAnsi="Times New Roman" w:cs="Times New Roman"/>
          <w:sz w:val="24"/>
          <w:szCs w:val="22"/>
        </w:rPr>
        <w:t xml:space="preserve"> </w:t>
      </w:r>
      <w:r w:rsidR="00FD5E71" w:rsidRPr="00F9220E">
        <w:rPr>
          <w:rFonts w:ascii="Times New Roman" w:hAnsi="Times New Roman" w:cs="Times New Roman"/>
          <w:sz w:val="24"/>
          <w:szCs w:val="22"/>
        </w:rPr>
        <w:t>Eye-tracking data are commonly analyzed using fixation-based metrics, as fixations are considered behavioral indicators of cognitive processing (Just &amp; Carpenter, 1976). A fixation is defined as the moment when the eyes remain still over a visual object or person for a brief period, indicating focused attention (</w:t>
      </w:r>
      <w:proofErr w:type="spellStart"/>
      <w:r w:rsidR="00FD5E71" w:rsidRPr="00F9220E">
        <w:rPr>
          <w:rFonts w:ascii="Times New Roman" w:hAnsi="Times New Roman" w:cs="Times New Roman"/>
          <w:sz w:val="24"/>
          <w:szCs w:val="22"/>
        </w:rPr>
        <w:t>Holmqvist</w:t>
      </w:r>
      <w:proofErr w:type="spellEnd"/>
      <w:r w:rsidR="00FD5E71" w:rsidRPr="00F9220E">
        <w:rPr>
          <w:rFonts w:ascii="Times New Roman" w:hAnsi="Times New Roman" w:cs="Times New Roman"/>
          <w:sz w:val="24"/>
          <w:szCs w:val="22"/>
        </w:rPr>
        <w:t xml:space="preserve"> et al., 2011). Fixations are characterized by their frequency (number of fixations) and duration (average time in milliseconds), both of which can be used to infer how visual information is processed (</w:t>
      </w:r>
      <w:proofErr w:type="spellStart"/>
      <w:r w:rsidR="00FD5E71" w:rsidRPr="00F9220E">
        <w:rPr>
          <w:rFonts w:ascii="Times New Roman" w:hAnsi="Times New Roman" w:cs="Times New Roman"/>
          <w:sz w:val="24"/>
          <w:szCs w:val="22"/>
        </w:rPr>
        <w:t>Gegenfurtner</w:t>
      </w:r>
      <w:proofErr w:type="spellEnd"/>
      <w:r w:rsidR="00FD5E71" w:rsidRPr="00F9220E">
        <w:rPr>
          <w:rFonts w:ascii="Times New Roman" w:hAnsi="Times New Roman" w:cs="Times New Roman"/>
          <w:sz w:val="24"/>
          <w:szCs w:val="22"/>
        </w:rPr>
        <w:t xml:space="preserve"> et al., 2018; Negi &amp; Mitra</w:t>
      </w:r>
      <w:commentRangeStart w:id="23"/>
      <w:r w:rsidR="00FD5E71" w:rsidRPr="00F9220E">
        <w:rPr>
          <w:rFonts w:ascii="Times New Roman" w:hAnsi="Times New Roman" w:cs="Times New Roman"/>
          <w:sz w:val="24"/>
          <w:szCs w:val="22"/>
        </w:rPr>
        <w:t>, 2020).</w:t>
      </w:r>
    </w:p>
    <w:p w14:paraId="24C5052F" w14:textId="2DDEC5F9" w:rsidR="008242FC" w:rsidRPr="008242FC" w:rsidDel="00421074" w:rsidRDefault="0068488E" w:rsidP="008242FC">
      <w:pPr>
        <w:rPr>
          <w:del w:id="24" w:author="Lotz, Christin" w:date="2025-04-15T18:14:00Z"/>
          <w:rFonts w:ascii="Times New Roman" w:hAnsi="Times New Roman" w:cs="Times New Roman"/>
          <w:sz w:val="24"/>
          <w:szCs w:val="22"/>
        </w:rPr>
      </w:pPr>
      <w:r w:rsidRPr="0068488E">
        <w:rPr>
          <w:rFonts w:ascii="Times New Roman" w:hAnsi="Times New Roman" w:cs="Times New Roman"/>
          <w:b/>
          <w:bCs/>
          <w:sz w:val="24"/>
          <w:szCs w:val="22"/>
        </w:rPr>
        <w:lastRenderedPageBreak/>
        <w:t>Visually Scanning – Gaze Efficiency.</w:t>
      </w:r>
      <w:r>
        <w:rPr>
          <w:rFonts w:ascii="Times New Roman" w:hAnsi="Times New Roman" w:cs="Times New Roman"/>
          <w:sz w:val="24"/>
          <w:szCs w:val="22"/>
        </w:rPr>
        <w:t xml:space="preserve"> (Level 4) </w:t>
      </w:r>
      <w:r w:rsidR="000C1291" w:rsidRPr="000C1291">
        <w:rPr>
          <w:rFonts w:ascii="Times New Roman" w:hAnsi="Times New Roman" w:cs="Times New Roman"/>
          <w:sz w:val="24"/>
          <w:szCs w:val="22"/>
        </w:rPr>
        <w:t xml:space="preserve">The Gaze Relational Index (GRI) </w:t>
      </w:r>
      <w:commentRangeEnd w:id="23"/>
      <w:r w:rsidR="00421074">
        <w:rPr>
          <w:rStyle w:val="Kommentarzeichen"/>
        </w:rPr>
        <w:commentReference w:id="23"/>
      </w:r>
      <w:r w:rsidR="000C1291" w:rsidRPr="000C1291">
        <w:rPr>
          <w:rFonts w:ascii="Times New Roman" w:hAnsi="Times New Roman" w:cs="Times New Roman"/>
          <w:sz w:val="24"/>
          <w:szCs w:val="22"/>
        </w:rPr>
        <w:t>summarizes the relationship between fixation duration and fixation count</w:t>
      </w:r>
      <w:ins w:id="25" w:author="Lotz, Christin" w:date="2025-04-15T18:14:00Z">
        <w:r w:rsidR="00421074">
          <w:rPr>
            <w:rFonts w:ascii="Times New Roman" w:hAnsi="Times New Roman" w:cs="Times New Roman"/>
            <w:sz w:val="24"/>
            <w:szCs w:val="22"/>
          </w:rPr>
          <w:t xml:space="preserve"> </w:t>
        </w:r>
      </w:ins>
      <w:del w:id="26" w:author="Lotz, Christin" w:date="2025-04-15T18:14:00Z">
        <w:r w:rsidR="000C1291" w:rsidRPr="000C1291" w:rsidDel="00421074">
          <w:rPr>
            <w:rFonts w:ascii="Times New Roman" w:hAnsi="Times New Roman" w:cs="Times New Roman"/>
            <w:sz w:val="24"/>
            <w:szCs w:val="22"/>
          </w:rPr>
          <w:delText xml:space="preserve"> </w:delText>
        </w:r>
      </w:del>
      <w:del w:id="27" w:author="Lotz, Christin" w:date="2025-04-15T18:12:00Z">
        <w:r w:rsidR="000C1291" w:rsidRPr="000C1291" w:rsidDel="00421074">
          <w:rPr>
            <w:rFonts w:ascii="Times New Roman" w:hAnsi="Times New Roman" w:cs="Times New Roman"/>
            <w:sz w:val="24"/>
            <w:szCs w:val="22"/>
          </w:rPr>
          <w:delText xml:space="preserve">by dividing mean fixation duration by the total number of fixations </w:delText>
        </w:r>
        <w:r w:rsidR="008242FC" w:rsidRPr="006D66AB" w:rsidDel="00421074">
          <w:rPr>
            <w:rFonts w:ascii="Times New Roman" w:hAnsi="Times New Roman" w:cs="Times New Roman"/>
            <w:sz w:val="24"/>
            <w:szCs w:val="22"/>
          </w:rPr>
          <w:delText xml:space="preserve">(Gegenfurtner et al., 2020; </w:delText>
        </w:r>
      </w:del>
      <w:ins w:id="28" w:author="Lotz, Christin" w:date="2025-04-15T18:13:00Z">
        <w:r w:rsidR="00421074">
          <w:rPr>
            <w:rFonts w:ascii="Times New Roman" w:hAnsi="Times New Roman" w:cs="Times New Roman"/>
            <w:sz w:val="24"/>
            <w:szCs w:val="22"/>
          </w:rPr>
          <w:t>(</w:t>
        </w:r>
      </w:ins>
      <w:r w:rsidR="008242FC" w:rsidRPr="006D66AB">
        <w:rPr>
          <w:rFonts w:ascii="Times New Roman" w:hAnsi="Times New Roman" w:cs="Times New Roman"/>
          <w:sz w:val="24"/>
          <w:szCs w:val="22"/>
        </w:rPr>
        <w:t xml:space="preserve">Lowe &amp; </w:t>
      </w:r>
      <w:proofErr w:type="spellStart"/>
      <w:r w:rsidR="008242FC" w:rsidRPr="006D66AB">
        <w:rPr>
          <w:rFonts w:ascii="Times New Roman" w:hAnsi="Times New Roman" w:cs="Times New Roman"/>
          <w:sz w:val="24"/>
          <w:szCs w:val="22"/>
        </w:rPr>
        <w:t>Boucheix</w:t>
      </w:r>
      <w:proofErr w:type="spellEnd"/>
      <w:r w:rsidR="008242FC" w:rsidRPr="006D66AB">
        <w:rPr>
          <w:rFonts w:ascii="Times New Roman" w:hAnsi="Times New Roman" w:cs="Times New Roman"/>
          <w:sz w:val="24"/>
          <w:szCs w:val="22"/>
        </w:rPr>
        <w:t>, 2016)</w:t>
      </w:r>
      <w:ins w:id="29" w:author="Lotz, Christin" w:date="2025-04-15T18:14:00Z">
        <w:r w:rsidR="00421074">
          <w:rPr>
            <w:rFonts w:ascii="Times New Roman" w:hAnsi="Times New Roman" w:cs="Times New Roman"/>
            <w:sz w:val="24"/>
            <w:szCs w:val="22"/>
          </w:rPr>
          <w:t xml:space="preserve"> with </w:t>
        </w:r>
      </w:ins>
      <w:del w:id="30" w:author="Lotz, Christin" w:date="2025-04-15T18:12:00Z">
        <w:r w:rsidR="008242FC" w:rsidRPr="006D66AB" w:rsidDel="00421074">
          <w:rPr>
            <w:rFonts w:ascii="Times New Roman" w:hAnsi="Times New Roman" w:cs="Times New Roman"/>
            <w:sz w:val="24"/>
            <w:szCs w:val="22"/>
          </w:rPr>
          <w:delText xml:space="preserve">. </w:delText>
        </w:r>
        <w:r w:rsidR="008242FC" w:rsidRPr="008242FC" w:rsidDel="00421074">
          <w:rPr>
            <w:rFonts w:ascii="Times New Roman" w:hAnsi="Times New Roman" w:cs="Times New Roman"/>
            <w:sz w:val="24"/>
            <w:szCs w:val="22"/>
          </w:rPr>
          <w:delText>Gegenfurtner et al. (2020) introduced the GRI in the context of stationary eye-tracking with medical professionals (</w:delText>
        </w:r>
        <w:r w:rsidR="008242FC" w:rsidRPr="008242FC" w:rsidDel="00421074">
          <w:rPr>
            <w:rFonts w:ascii="Times New Roman" w:hAnsi="Times New Roman" w:cs="Times New Roman"/>
            <w:i/>
            <w:iCs/>
            <w:sz w:val="24"/>
            <w:szCs w:val="22"/>
          </w:rPr>
          <w:delText>N</w:delText>
        </w:r>
        <w:r w:rsidR="008242FC" w:rsidRPr="008242FC" w:rsidDel="00421074">
          <w:rPr>
            <w:rFonts w:ascii="Times New Roman" w:hAnsi="Times New Roman" w:cs="Times New Roman"/>
            <w:sz w:val="24"/>
            <w:szCs w:val="22"/>
          </w:rPr>
          <w:delText xml:space="preserve"> = 23; 14 novices, 9 experts) interpreting dynamic visualizations. The study found that experts showed </w:delText>
        </w:r>
      </w:del>
      <w:r w:rsidR="008242FC" w:rsidRPr="008242FC">
        <w:rPr>
          <w:rFonts w:ascii="Times New Roman" w:hAnsi="Times New Roman" w:cs="Times New Roman"/>
          <w:sz w:val="24"/>
          <w:szCs w:val="22"/>
        </w:rPr>
        <w:t>lower GRI values</w:t>
      </w:r>
      <w:ins w:id="31" w:author="Lotz, Christin" w:date="2025-04-15T18:13:00Z">
        <w:r w:rsidR="00421074">
          <w:rPr>
            <w:rFonts w:ascii="Times New Roman" w:hAnsi="Times New Roman" w:cs="Times New Roman"/>
            <w:sz w:val="24"/>
            <w:szCs w:val="22"/>
          </w:rPr>
          <w:t xml:space="preserve"> indicating</w:t>
        </w:r>
      </w:ins>
      <w:ins w:id="32" w:author="Lotz, Christin" w:date="2025-04-15T18:14:00Z">
        <w:r w:rsidR="00421074">
          <w:rPr>
            <w:rFonts w:ascii="Times New Roman" w:hAnsi="Times New Roman" w:cs="Times New Roman"/>
            <w:sz w:val="24"/>
            <w:szCs w:val="22"/>
          </w:rPr>
          <w:t xml:space="preserve"> </w:t>
        </w:r>
      </w:ins>
      <w:del w:id="33" w:author="Lotz, Christin" w:date="2025-04-15T18:13:00Z">
        <w:r w:rsidR="008242FC" w:rsidRPr="008242FC" w:rsidDel="00421074">
          <w:rPr>
            <w:rFonts w:ascii="Times New Roman" w:hAnsi="Times New Roman" w:cs="Times New Roman"/>
            <w:sz w:val="24"/>
            <w:szCs w:val="22"/>
          </w:rPr>
          <w:delText>,</w:delText>
        </w:r>
      </w:del>
      <w:del w:id="34" w:author="Lotz, Christin" w:date="2025-04-15T18:12:00Z">
        <w:r w:rsidR="008242FC" w:rsidRPr="008242FC" w:rsidDel="00421074">
          <w:rPr>
            <w:rFonts w:ascii="Times New Roman" w:hAnsi="Times New Roman" w:cs="Times New Roman"/>
            <w:sz w:val="24"/>
            <w:szCs w:val="22"/>
          </w:rPr>
          <w:delText xml:space="preserve"> which reflected their </w:delText>
        </w:r>
      </w:del>
      <w:r w:rsidR="008242FC" w:rsidRPr="008242FC">
        <w:rPr>
          <w:rFonts w:ascii="Times New Roman" w:hAnsi="Times New Roman" w:cs="Times New Roman"/>
          <w:sz w:val="24"/>
          <w:szCs w:val="22"/>
        </w:rPr>
        <w:t>faster and more exploratory gaze behavior</w:t>
      </w:r>
      <w:ins w:id="35" w:author="Lotz, Christin" w:date="2025-04-15T18:14:00Z">
        <w:r w:rsidR="00421074">
          <w:rPr>
            <w:rFonts w:ascii="Times New Roman" w:hAnsi="Times New Roman" w:cs="Times New Roman"/>
            <w:sz w:val="24"/>
            <w:szCs w:val="22"/>
          </w:rPr>
          <w:t>s</w:t>
        </w:r>
      </w:ins>
      <w:ins w:id="36" w:author="Lotz, Christin" w:date="2025-04-15T18:13:00Z">
        <w:r w:rsidR="00421074">
          <w:rPr>
            <w:rFonts w:ascii="Times New Roman" w:hAnsi="Times New Roman" w:cs="Times New Roman"/>
            <w:sz w:val="24"/>
            <w:szCs w:val="22"/>
          </w:rPr>
          <w:t xml:space="preserve"> (</w:t>
        </w:r>
        <w:proofErr w:type="spellStart"/>
        <w:r w:rsidR="00421074">
          <w:rPr>
            <w:rFonts w:ascii="Times New Roman" w:hAnsi="Times New Roman" w:cs="Times New Roman"/>
            <w:sz w:val="24"/>
            <w:szCs w:val="22"/>
          </w:rPr>
          <w:t>Gegenfurtner</w:t>
        </w:r>
        <w:proofErr w:type="spellEnd"/>
        <w:r w:rsidR="00421074">
          <w:rPr>
            <w:rFonts w:ascii="Times New Roman" w:hAnsi="Times New Roman" w:cs="Times New Roman"/>
            <w:sz w:val="24"/>
            <w:szCs w:val="22"/>
          </w:rPr>
          <w:t xml:space="preserve"> et al., 2020)</w:t>
        </w:r>
      </w:ins>
      <w:r w:rsidR="008242FC" w:rsidRPr="008242FC">
        <w:rPr>
          <w:rFonts w:ascii="Times New Roman" w:hAnsi="Times New Roman" w:cs="Times New Roman"/>
          <w:sz w:val="24"/>
          <w:szCs w:val="22"/>
        </w:rPr>
        <w:t xml:space="preserve">. </w:t>
      </w:r>
      <w:del w:id="37" w:author="Lotz, Christin" w:date="2025-04-15T18:13:00Z">
        <w:r w:rsidR="008242FC" w:rsidRPr="008242FC" w:rsidDel="00421074">
          <w:rPr>
            <w:rFonts w:ascii="Times New Roman" w:hAnsi="Times New Roman" w:cs="Times New Roman"/>
            <w:sz w:val="24"/>
            <w:szCs w:val="22"/>
          </w:rPr>
          <w:delText>These results supported the GRI as a marker of knowledge-driven visual efficiency in complex visual tasks​</w:delText>
        </w:r>
        <w:r w:rsidR="00952232" w:rsidDel="00421074">
          <w:rPr>
            <w:rFonts w:ascii="Times New Roman" w:hAnsi="Times New Roman" w:cs="Times New Roman"/>
            <w:sz w:val="24"/>
            <w:szCs w:val="22"/>
          </w:rPr>
          <w:delText>.</w:delText>
        </w:r>
      </w:del>
    </w:p>
    <w:p w14:paraId="3C55017B" w14:textId="5C8F8CCC" w:rsidR="002F28B7" w:rsidRDefault="008242FC" w:rsidP="00421074">
      <w:pPr>
        <w:rPr>
          <w:rFonts w:ascii="Times New Roman" w:hAnsi="Times New Roman" w:cs="Times New Roman"/>
          <w:sz w:val="24"/>
          <w:szCs w:val="22"/>
        </w:rPr>
      </w:pPr>
      <w:commentRangeStart w:id="38"/>
      <w:r w:rsidRPr="006D66AB">
        <w:rPr>
          <w:rFonts w:ascii="Times New Roman" w:hAnsi="Times New Roman" w:cs="Times New Roman"/>
          <w:sz w:val="24"/>
          <w:szCs w:val="22"/>
        </w:rPr>
        <w:t>In the educational</w:t>
      </w:r>
      <w:del w:id="39" w:author="Lotz, Christin" w:date="2025-04-15T18:14:00Z">
        <w:r w:rsidRPr="006D66AB" w:rsidDel="00F332A4">
          <w:rPr>
            <w:rFonts w:ascii="Times New Roman" w:hAnsi="Times New Roman" w:cs="Times New Roman"/>
            <w:sz w:val="24"/>
            <w:szCs w:val="22"/>
          </w:rPr>
          <w:delText xml:space="preserve"> </w:delText>
        </w:r>
      </w:del>
      <w:ins w:id="40" w:author="Lotz, Christin" w:date="2025-04-15T18:14:00Z">
        <w:r w:rsidR="00F332A4">
          <w:rPr>
            <w:rFonts w:ascii="Times New Roman" w:hAnsi="Times New Roman" w:cs="Times New Roman"/>
            <w:sz w:val="24"/>
            <w:szCs w:val="22"/>
          </w:rPr>
          <w:t xml:space="preserve">, </w:t>
        </w:r>
      </w:ins>
      <w:del w:id="41" w:author="Lotz, Christin" w:date="2025-04-15T18:14:00Z">
        <w:r w:rsidRPr="006D66AB" w:rsidDel="00F332A4">
          <w:rPr>
            <w:rFonts w:ascii="Times New Roman" w:hAnsi="Times New Roman" w:cs="Times New Roman"/>
            <w:sz w:val="24"/>
            <w:szCs w:val="22"/>
          </w:rPr>
          <w:delText>domain, findings on the GRI are more heterogeneous</w:delText>
        </w:r>
      </w:del>
      <w:r w:rsidRPr="006D66AB">
        <w:rPr>
          <w:rFonts w:ascii="Times New Roman" w:hAnsi="Times New Roman" w:cs="Times New Roman"/>
          <w:sz w:val="24"/>
          <w:szCs w:val="22"/>
        </w:rPr>
        <w:t xml:space="preserve">. Grub et al. (2022) conducted a </w:t>
      </w:r>
      <w:ins w:id="42" w:author="Lotz, Christin" w:date="2025-04-15T18:10:00Z">
        <w:r w:rsidR="00421074" w:rsidRPr="006D66AB">
          <w:rPr>
            <w:rFonts w:ascii="Times New Roman" w:hAnsi="Times New Roman" w:cs="Times New Roman"/>
            <w:sz w:val="24"/>
            <w:szCs w:val="22"/>
          </w:rPr>
          <w:t>lab-based</w:t>
        </w:r>
        <w:r w:rsidR="00421074">
          <w:rPr>
            <w:rFonts w:ascii="Times New Roman" w:hAnsi="Times New Roman" w:cs="Times New Roman"/>
            <w:sz w:val="24"/>
            <w:szCs w:val="22"/>
          </w:rPr>
          <w:t>,</w:t>
        </w:r>
        <w:r w:rsidR="00421074" w:rsidRPr="006D66AB">
          <w:rPr>
            <w:rFonts w:ascii="Times New Roman" w:hAnsi="Times New Roman" w:cs="Times New Roman"/>
            <w:sz w:val="24"/>
            <w:szCs w:val="22"/>
          </w:rPr>
          <w:t xml:space="preserve"> </w:t>
        </w:r>
      </w:ins>
      <w:r w:rsidRPr="006D66AB">
        <w:rPr>
          <w:rFonts w:ascii="Times New Roman" w:hAnsi="Times New Roman" w:cs="Times New Roman"/>
          <w:sz w:val="24"/>
          <w:szCs w:val="22"/>
        </w:rPr>
        <w:t xml:space="preserve">stationary </w:t>
      </w:r>
      <w:del w:id="43" w:author="Lotz, Christin" w:date="2025-04-15T18:10:00Z">
        <w:r w:rsidRPr="006D66AB" w:rsidDel="00421074">
          <w:rPr>
            <w:rFonts w:ascii="Times New Roman" w:hAnsi="Times New Roman" w:cs="Times New Roman"/>
            <w:sz w:val="24"/>
            <w:szCs w:val="22"/>
          </w:rPr>
          <w:delText xml:space="preserve">lab-based </w:delText>
        </w:r>
      </w:del>
      <w:r w:rsidRPr="006D66AB">
        <w:rPr>
          <w:rFonts w:ascii="Times New Roman" w:hAnsi="Times New Roman" w:cs="Times New Roman"/>
          <w:sz w:val="24"/>
          <w:szCs w:val="22"/>
        </w:rPr>
        <w:t xml:space="preserve">eye-tracking study with scripted video vignettes, comparing 29 novice and 35 experienced teachers. Contrary to expectations, their study found no significant differences in GRI between groups. The authors suggest that the high salience of classroom disruptions in the videos may have </w:t>
      </w:r>
      <w:r w:rsidR="00952232">
        <w:rPr>
          <w:rFonts w:ascii="Times New Roman" w:hAnsi="Times New Roman" w:cs="Times New Roman"/>
          <w:sz w:val="24"/>
          <w:szCs w:val="22"/>
        </w:rPr>
        <w:t>elicited</w:t>
      </w:r>
      <w:r w:rsidRPr="006D66AB">
        <w:rPr>
          <w:rFonts w:ascii="Times New Roman" w:hAnsi="Times New Roman" w:cs="Times New Roman"/>
          <w:sz w:val="24"/>
          <w:szCs w:val="22"/>
        </w:rPr>
        <w:t xml:space="preserve"> attentional responses across expertise levels. </w:t>
      </w:r>
    </w:p>
    <w:p w14:paraId="6D1EAF2C" w14:textId="0C6B1EB8" w:rsidR="002F28B7" w:rsidRDefault="006D66AB" w:rsidP="00D36BE8">
      <w:pPr>
        <w:rPr>
          <w:rFonts w:ascii="Times New Roman" w:hAnsi="Times New Roman" w:cs="Times New Roman"/>
          <w:sz w:val="24"/>
          <w:szCs w:val="22"/>
        </w:rPr>
      </w:pPr>
      <w:r w:rsidRPr="006D66AB">
        <w:rPr>
          <w:rFonts w:ascii="Times New Roman" w:hAnsi="Times New Roman" w:cs="Times New Roman"/>
          <w:sz w:val="24"/>
          <w:szCs w:val="22"/>
        </w:rPr>
        <w:t xml:space="preserve">In contrast, </w:t>
      </w:r>
      <w:proofErr w:type="spellStart"/>
      <w:r w:rsidRPr="006D66AB">
        <w:rPr>
          <w:rFonts w:ascii="Times New Roman" w:hAnsi="Times New Roman" w:cs="Times New Roman"/>
          <w:sz w:val="24"/>
          <w:szCs w:val="22"/>
        </w:rPr>
        <w:t>Kosel</w:t>
      </w:r>
      <w:proofErr w:type="spellEnd"/>
      <w:r w:rsidRPr="006D66AB">
        <w:rPr>
          <w:rFonts w:ascii="Times New Roman" w:hAnsi="Times New Roman" w:cs="Times New Roman"/>
          <w:sz w:val="24"/>
          <w:szCs w:val="22"/>
        </w:rPr>
        <w:t xml:space="preserve"> et al. (2023) applied mobile eye-tracking in authentic classroom settings, analyzing the gaze behavior of two novice and two experienced teachers. Their findings showed clear expertise effects: experienced teachers exhibited lower GRI values, consistent with faster, top-down controlled gaze patterns. This suggests that the GRI is better able to reflect visual expertise in ecologically valid, dynamic classroom environments. Notably, these teachers distributed their gaze across more students with shorter fixations, indicating more efficient scanning strategies aligned with expert classroom monitoring​.</w:t>
      </w:r>
      <w:r w:rsidR="00D36BE8">
        <w:rPr>
          <w:rFonts w:ascii="Times New Roman" w:hAnsi="Times New Roman" w:cs="Times New Roman"/>
          <w:sz w:val="24"/>
          <w:szCs w:val="22"/>
        </w:rPr>
        <w:t xml:space="preserve"> </w:t>
      </w:r>
      <w:r w:rsidR="00333588">
        <w:rPr>
          <w:rFonts w:ascii="Times New Roman" w:hAnsi="Times New Roman" w:cs="Times New Roman"/>
          <w:sz w:val="24"/>
          <w:szCs w:val="22"/>
        </w:rPr>
        <w:t>However, the</w:t>
      </w:r>
      <w:r w:rsidR="002F28B7" w:rsidRPr="002F28B7">
        <w:rPr>
          <w:rFonts w:ascii="Times New Roman" w:hAnsi="Times New Roman" w:cs="Times New Roman"/>
          <w:sz w:val="24"/>
          <w:szCs w:val="22"/>
        </w:rPr>
        <w:t xml:space="preserve"> interpretability of the findings is limited by the small sample size, which restricts the generalizability of the results.</w:t>
      </w:r>
      <w:r w:rsidR="002F28B7">
        <w:rPr>
          <w:rFonts w:ascii="Times New Roman" w:hAnsi="Times New Roman" w:cs="Times New Roman"/>
          <w:sz w:val="24"/>
          <w:szCs w:val="22"/>
        </w:rPr>
        <w:t xml:space="preserve"> </w:t>
      </w:r>
      <w:commentRangeEnd w:id="38"/>
      <w:r w:rsidR="00F332A4">
        <w:rPr>
          <w:rStyle w:val="Kommentarzeichen"/>
        </w:rPr>
        <w:commentReference w:id="38"/>
      </w:r>
    </w:p>
    <w:p w14:paraId="3316BFA5" w14:textId="3760DF8B" w:rsidR="006D66AB" w:rsidRPr="006D66AB" w:rsidRDefault="008E0544" w:rsidP="00D36BE8">
      <w:pPr>
        <w:rPr>
          <w:rFonts w:ascii="Times New Roman" w:hAnsi="Times New Roman" w:cs="Times New Roman"/>
          <w:sz w:val="24"/>
          <w:szCs w:val="22"/>
        </w:rPr>
      </w:pPr>
      <w:commentRangeStart w:id="44"/>
      <w:commentRangeStart w:id="45"/>
      <w:r>
        <w:rPr>
          <w:rFonts w:ascii="Times New Roman" w:hAnsi="Times New Roman" w:cs="Times New Roman"/>
          <w:sz w:val="24"/>
          <w:szCs w:val="22"/>
        </w:rPr>
        <w:lastRenderedPageBreak/>
        <w:t>Additionally, Gabel et al. (2023) conducted a stationary eye-tracking study with 135 pre-service teachers who viewed classroom videos under three instructional conditions (general instruction, specific task instruction, prompts)</w:t>
      </w:r>
      <w:r w:rsidR="00F65490" w:rsidRPr="00F65490">
        <w:rPr>
          <w:rFonts w:ascii="Times New Roman" w:hAnsi="Times New Roman" w:cs="Times New Roman"/>
          <w:sz w:val="24"/>
          <w:szCs w:val="22"/>
        </w:rPr>
        <w:t>. While the setting was lab-based, participants who received specific instructions or prompts showed slightly lower GRI values, reflecting more frequent and shorter fixations</w:t>
      </w:r>
      <w:r w:rsidR="00B81FDB">
        <w:rPr>
          <w:rFonts w:ascii="Times New Roman" w:hAnsi="Times New Roman" w:cs="Times New Roman"/>
          <w:sz w:val="24"/>
          <w:szCs w:val="22"/>
        </w:rPr>
        <w:t xml:space="preserve">, </w:t>
      </w:r>
      <w:r w:rsidR="00F65490" w:rsidRPr="00F65490">
        <w:rPr>
          <w:rFonts w:ascii="Times New Roman" w:hAnsi="Times New Roman" w:cs="Times New Roman"/>
          <w:sz w:val="24"/>
          <w:szCs w:val="22"/>
        </w:rPr>
        <w:t>a pattern associated with more efficient, top-down scanning behavior. This suggests that the GRI can not only reflect stable expertise differences but also capture instructionally induced shifts in visual scanning​.</w:t>
      </w:r>
      <w:r w:rsidR="006D66AB" w:rsidRPr="006D66AB">
        <w:rPr>
          <w:rFonts w:ascii="Times New Roman" w:hAnsi="Times New Roman" w:cs="Times New Roman"/>
          <w:sz w:val="24"/>
          <w:szCs w:val="22"/>
        </w:rPr>
        <w:t xml:space="preserve"> </w:t>
      </w:r>
      <w:commentRangeStart w:id="46"/>
      <w:r w:rsidR="006D66AB" w:rsidRPr="006D66AB">
        <w:rPr>
          <w:rFonts w:ascii="Times New Roman" w:hAnsi="Times New Roman" w:cs="Times New Roman"/>
          <w:sz w:val="24"/>
          <w:szCs w:val="22"/>
        </w:rPr>
        <w:t>However, even in this controlled setting, GRI differences were modest, highlighting the need for more immersive environments to fully capture expertise-related effects​.</w:t>
      </w:r>
      <w:commentRangeEnd w:id="44"/>
      <w:r w:rsidR="001B19BE">
        <w:rPr>
          <w:rStyle w:val="Kommentarzeichen"/>
        </w:rPr>
        <w:commentReference w:id="44"/>
      </w:r>
      <w:commentRangeEnd w:id="45"/>
      <w:r w:rsidR="00F332A4">
        <w:rPr>
          <w:rStyle w:val="Kommentarzeichen"/>
        </w:rPr>
        <w:commentReference w:id="45"/>
      </w:r>
      <w:commentRangeEnd w:id="46"/>
      <w:r w:rsidR="00F332A4">
        <w:rPr>
          <w:rStyle w:val="Kommentarzeichen"/>
        </w:rPr>
        <w:commentReference w:id="46"/>
      </w:r>
    </w:p>
    <w:p w14:paraId="1AB4FFE6" w14:textId="40BCF07A" w:rsidR="00B81FDB" w:rsidRDefault="00336604" w:rsidP="00B81FDB">
      <w:pPr>
        <w:rPr>
          <w:rFonts w:ascii="Times New Roman" w:hAnsi="Times New Roman" w:cs="Times New Roman"/>
          <w:sz w:val="24"/>
          <w:szCs w:val="22"/>
        </w:rPr>
      </w:pPr>
      <w:r>
        <w:rPr>
          <w:rFonts w:ascii="Times New Roman" w:hAnsi="Times New Roman" w:cs="Times New Roman"/>
          <w:sz w:val="24"/>
          <w:szCs w:val="22"/>
        </w:rPr>
        <w:t>Thus</w:t>
      </w:r>
      <w:r w:rsidR="006D66AB" w:rsidRPr="006D66AB">
        <w:rPr>
          <w:rFonts w:ascii="Times New Roman" w:hAnsi="Times New Roman" w:cs="Times New Roman"/>
          <w:sz w:val="24"/>
          <w:szCs w:val="22"/>
        </w:rPr>
        <w:t>, the reviewed studies suggest that the GRI is a promising metric for assessing visual scanning efficiency, particularly in mobile, in-situ settings where dynamic</w:t>
      </w:r>
      <w:r w:rsidR="00B81FDB">
        <w:rPr>
          <w:rFonts w:ascii="Times New Roman" w:hAnsi="Times New Roman" w:cs="Times New Roman"/>
          <w:sz w:val="24"/>
          <w:szCs w:val="22"/>
        </w:rPr>
        <w:t xml:space="preserve"> </w:t>
      </w:r>
      <w:r w:rsidR="006D66AB" w:rsidRPr="006D66AB">
        <w:rPr>
          <w:rFonts w:ascii="Times New Roman" w:hAnsi="Times New Roman" w:cs="Times New Roman"/>
          <w:sz w:val="24"/>
          <w:szCs w:val="22"/>
        </w:rPr>
        <w:t>classroom complexity engages authentic teacher gaze behavior. While lab-based, video vignette studies (e.g., Grub et al., 2022; Gabel et al., 2023) show</w:t>
      </w:r>
      <w:r w:rsidR="00401D0B">
        <w:rPr>
          <w:rFonts w:ascii="Times New Roman" w:hAnsi="Times New Roman" w:cs="Times New Roman"/>
          <w:sz w:val="24"/>
          <w:szCs w:val="22"/>
        </w:rPr>
        <w:t>ed</w:t>
      </w:r>
      <w:r w:rsidR="006D66AB" w:rsidRPr="006D66AB">
        <w:rPr>
          <w:rFonts w:ascii="Times New Roman" w:hAnsi="Times New Roman" w:cs="Times New Roman"/>
          <w:sz w:val="24"/>
          <w:szCs w:val="22"/>
        </w:rPr>
        <w:t xml:space="preserve"> mixed results, real-world applications (</w:t>
      </w:r>
      <w:proofErr w:type="spellStart"/>
      <w:r w:rsidR="006D66AB" w:rsidRPr="006D66AB">
        <w:rPr>
          <w:rFonts w:ascii="Times New Roman" w:hAnsi="Times New Roman" w:cs="Times New Roman"/>
          <w:sz w:val="24"/>
          <w:szCs w:val="22"/>
        </w:rPr>
        <w:t>Kosel</w:t>
      </w:r>
      <w:proofErr w:type="spellEnd"/>
      <w:r w:rsidR="006D66AB" w:rsidRPr="006D66AB">
        <w:rPr>
          <w:rFonts w:ascii="Times New Roman" w:hAnsi="Times New Roman" w:cs="Times New Roman"/>
          <w:sz w:val="24"/>
          <w:szCs w:val="22"/>
        </w:rPr>
        <w:t xml:space="preserve"> et al., 2023) demonstrate</w:t>
      </w:r>
      <w:r w:rsidR="00401D0B">
        <w:rPr>
          <w:rFonts w:ascii="Times New Roman" w:hAnsi="Times New Roman" w:cs="Times New Roman"/>
          <w:sz w:val="24"/>
          <w:szCs w:val="22"/>
        </w:rPr>
        <w:t>d</w:t>
      </w:r>
      <w:r w:rsidR="006D66AB" w:rsidRPr="006D66AB">
        <w:rPr>
          <w:rFonts w:ascii="Times New Roman" w:hAnsi="Times New Roman" w:cs="Times New Roman"/>
          <w:sz w:val="24"/>
          <w:szCs w:val="22"/>
        </w:rPr>
        <w:t xml:space="preserve"> the GRI’s potential to meaningfully differentiate expert and novice scanning strategies. </w:t>
      </w:r>
    </w:p>
    <w:p w14:paraId="0B8158A2" w14:textId="77777777" w:rsidR="00A04264" w:rsidRDefault="00B81FDB" w:rsidP="00794D03">
      <w:pPr>
        <w:rPr>
          <w:rFonts w:ascii="Times New Roman" w:hAnsi="Times New Roman" w:cs="Times New Roman"/>
          <w:sz w:val="24"/>
          <w:szCs w:val="22"/>
        </w:rPr>
      </w:pPr>
      <w:r w:rsidRPr="00B81FDB">
        <w:rPr>
          <w:rFonts w:ascii="Times New Roman" w:hAnsi="Times New Roman" w:cs="Times New Roman"/>
          <w:b/>
          <w:bCs/>
          <w:sz w:val="24"/>
          <w:szCs w:val="22"/>
        </w:rPr>
        <w:t>Knowledge-based Noticing.</w:t>
      </w:r>
      <w:r>
        <w:rPr>
          <w:rFonts w:ascii="Times New Roman" w:hAnsi="Times New Roman" w:cs="Times New Roman"/>
          <w:sz w:val="24"/>
          <w:szCs w:val="22"/>
        </w:rPr>
        <w:t xml:space="preserve"> (Level 4) </w:t>
      </w:r>
      <w:commentRangeStart w:id="47"/>
      <w:r w:rsidR="00794D03" w:rsidRPr="004F1A80">
        <w:rPr>
          <w:rFonts w:ascii="Times New Roman" w:hAnsi="Times New Roman" w:cs="Times New Roman"/>
          <w:sz w:val="24"/>
          <w:szCs w:val="22"/>
        </w:rPr>
        <w:t>In the context of classroom management, noticing is considered a foundational skill for effective teaching. It refers to teachers’ ability to selectively attend to relevant events while ignoring distractions (</w:t>
      </w:r>
      <w:proofErr w:type="spellStart"/>
      <w:r w:rsidR="00794D03" w:rsidRPr="004F1A80">
        <w:rPr>
          <w:rFonts w:ascii="Times New Roman" w:hAnsi="Times New Roman" w:cs="Times New Roman"/>
          <w:sz w:val="24"/>
          <w:szCs w:val="22"/>
        </w:rPr>
        <w:t>Sherin</w:t>
      </w:r>
      <w:proofErr w:type="spellEnd"/>
      <w:r w:rsidR="00794D03" w:rsidRPr="004F1A80">
        <w:rPr>
          <w:rFonts w:ascii="Times New Roman" w:hAnsi="Times New Roman" w:cs="Times New Roman"/>
          <w:sz w:val="24"/>
          <w:szCs w:val="22"/>
        </w:rPr>
        <w:t xml:space="preserve"> &amp; van Es, 2009; </w:t>
      </w:r>
      <w:proofErr w:type="spellStart"/>
      <w:r w:rsidR="00794D03" w:rsidRPr="004F1A80">
        <w:rPr>
          <w:rFonts w:ascii="Times New Roman" w:hAnsi="Times New Roman" w:cs="Times New Roman"/>
          <w:sz w:val="24"/>
          <w:szCs w:val="22"/>
        </w:rPr>
        <w:t>Blömeke</w:t>
      </w:r>
      <w:proofErr w:type="spellEnd"/>
      <w:r w:rsidR="00794D03" w:rsidRPr="004F1A80">
        <w:rPr>
          <w:rFonts w:ascii="Times New Roman" w:hAnsi="Times New Roman" w:cs="Times New Roman"/>
          <w:sz w:val="24"/>
          <w:szCs w:val="22"/>
        </w:rPr>
        <w:t xml:space="preserve"> et al., 2015). </w:t>
      </w:r>
      <w:commentRangeEnd w:id="47"/>
      <w:r w:rsidR="00E73115">
        <w:rPr>
          <w:rStyle w:val="Kommentarzeichen"/>
        </w:rPr>
        <w:commentReference w:id="47"/>
      </w:r>
      <w:r w:rsidR="00A04264" w:rsidRPr="00A04264">
        <w:rPr>
          <w:rFonts w:ascii="Times New Roman" w:hAnsi="Times New Roman" w:cs="Times New Roman"/>
          <w:sz w:val="24"/>
          <w:szCs w:val="22"/>
        </w:rPr>
        <w:t xml:space="preserve">A growing body of research uses eye-tracking to operationalize and compare visual attention in novice and expert teachers, with findings converging on more efficient, targeted, and distributed gaze behavior among experts (Cortina et al., 2015; McIntyre, 2016; Dessus et al., 2016; Huang, 2018; Biermann et al., 2023; </w:t>
      </w:r>
      <w:proofErr w:type="spellStart"/>
      <w:r w:rsidR="00A04264" w:rsidRPr="00A04264">
        <w:rPr>
          <w:rFonts w:ascii="Times New Roman" w:hAnsi="Times New Roman" w:cs="Times New Roman"/>
          <w:sz w:val="24"/>
          <w:szCs w:val="22"/>
        </w:rPr>
        <w:t>Gegenfurtner</w:t>
      </w:r>
      <w:proofErr w:type="spellEnd"/>
      <w:r w:rsidR="00A04264" w:rsidRPr="00A04264">
        <w:rPr>
          <w:rFonts w:ascii="Times New Roman" w:hAnsi="Times New Roman" w:cs="Times New Roman"/>
          <w:sz w:val="24"/>
          <w:szCs w:val="22"/>
        </w:rPr>
        <w:t xml:space="preserve"> et al., 2020).</w:t>
      </w:r>
    </w:p>
    <w:p w14:paraId="05312A77" w14:textId="330F5DE1" w:rsidR="00794D03" w:rsidRPr="00794D03" w:rsidRDefault="00A04264" w:rsidP="00794D03">
      <w:pPr>
        <w:rPr>
          <w:rFonts w:ascii="Times New Roman" w:hAnsi="Times New Roman" w:cs="Times New Roman"/>
          <w:sz w:val="24"/>
          <w:szCs w:val="22"/>
        </w:rPr>
      </w:pPr>
      <w:r>
        <w:rPr>
          <w:rFonts w:ascii="Times New Roman" w:hAnsi="Times New Roman" w:cs="Times New Roman"/>
          <w:sz w:val="24"/>
          <w:szCs w:val="22"/>
        </w:rPr>
        <w:lastRenderedPageBreak/>
        <w:t xml:space="preserve">For example, </w:t>
      </w:r>
      <w:r w:rsidR="00794D03" w:rsidRPr="00794D03">
        <w:rPr>
          <w:rFonts w:ascii="Times New Roman" w:hAnsi="Times New Roman" w:cs="Times New Roman"/>
          <w:sz w:val="24"/>
          <w:szCs w:val="22"/>
        </w:rPr>
        <w:t xml:space="preserve">Cortina et al. (2015) used mobile eye-tracking </w:t>
      </w:r>
      <w:del w:id="48" w:author="Lotz, Christin" w:date="2025-04-15T18:21:00Z">
        <w:r w:rsidR="00794D03" w:rsidRPr="00794D03" w:rsidDel="00F332A4">
          <w:rPr>
            <w:rFonts w:ascii="Times New Roman" w:hAnsi="Times New Roman" w:cs="Times New Roman"/>
            <w:sz w:val="24"/>
            <w:szCs w:val="22"/>
          </w:rPr>
          <w:delText xml:space="preserve">(Tobii Glasses) </w:delText>
        </w:r>
      </w:del>
      <w:r w:rsidR="00794D03" w:rsidRPr="00794D03">
        <w:rPr>
          <w:rFonts w:ascii="Times New Roman" w:hAnsi="Times New Roman" w:cs="Times New Roman"/>
          <w:sz w:val="24"/>
          <w:szCs w:val="22"/>
        </w:rPr>
        <w:t>in authentic mathematics classrooms to observe 12 mentor–mentee dyads. Mentors</w:t>
      </w:r>
      <w:ins w:id="49" w:author="Lotz, Christin" w:date="2025-04-15T18:22:00Z">
        <w:r w:rsidR="00F332A4">
          <w:rPr>
            <w:rFonts w:ascii="Times New Roman" w:hAnsi="Times New Roman" w:cs="Times New Roman"/>
            <w:sz w:val="24"/>
            <w:szCs w:val="22"/>
          </w:rPr>
          <w:t>, as the more experienced teachers,</w:t>
        </w:r>
      </w:ins>
      <w:r w:rsidR="00794D03" w:rsidRPr="00794D03">
        <w:rPr>
          <w:rFonts w:ascii="Times New Roman" w:hAnsi="Times New Roman" w:cs="Times New Roman"/>
          <w:sz w:val="24"/>
          <w:szCs w:val="22"/>
        </w:rPr>
        <w:t xml:space="preserve"> distributed their gaze more evenly across students and focused more strongly on task-relevant cues. These patterns were positively associated with ratings of instructional support, suggesting that gaze distribution reflects aspects of teaching quality.</w:t>
      </w:r>
    </w:p>
    <w:p w14:paraId="4A36CD1B" w14:textId="257D153D" w:rsidR="00794D03" w:rsidRPr="00794D03" w:rsidRDefault="00794D03" w:rsidP="00794D03">
      <w:pPr>
        <w:rPr>
          <w:rFonts w:ascii="Times New Roman" w:hAnsi="Times New Roman" w:cs="Times New Roman"/>
          <w:sz w:val="24"/>
          <w:szCs w:val="22"/>
        </w:rPr>
      </w:pPr>
      <w:r w:rsidRPr="00794D03">
        <w:rPr>
          <w:rFonts w:ascii="Times New Roman" w:hAnsi="Times New Roman" w:cs="Times New Roman"/>
          <w:sz w:val="24"/>
          <w:szCs w:val="22"/>
        </w:rPr>
        <w:t xml:space="preserve">Dessus et al. (2016) studied two expert and two novice primary school teachers using mobile eye-tracking during full-length math lessons. Experts showed lower attentional lability and monitored student behavior more systematically. Novices, by contrast, focused narrowly on a few students, regardless of behavioral relevance. </w:t>
      </w:r>
    </w:p>
    <w:p w14:paraId="33674F4A" w14:textId="6C949E74" w:rsidR="00794D03" w:rsidRPr="00794D03" w:rsidRDefault="000B6646" w:rsidP="00794D03">
      <w:pPr>
        <w:rPr>
          <w:rFonts w:ascii="Times New Roman" w:hAnsi="Times New Roman" w:cs="Times New Roman"/>
          <w:sz w:val="24"/>
          <w:szCs w:val="22"/>
        </w:rPr>
      </w:pPr>
      <w:r>
        <w:rPr>
          <w:rFonts w:ascii="Times New Roman" w:hAnsi="Times New Roman" w:cs="Times New Roman"/>
          <w:sz w:val="24"/>
          <w:szCs w:val="22"/>
        </w:rPr>
        <w:t xml:space="preserve">Moreover, </w:t>
      </w:r>
      <w:r w:rsidR="00794D03" w:rsidRPr="00794D03">
        <w:rPr>
          <w:rFonts w:ascii="Times New Roman" w:hAnsi="Times New Roman" w:cs="Times New Roman"/>
          <w:sz w:val="24"/>
          <w:szCs w:val="22"/>
        </w:rPr>
        <w:t xml:space="preserve">McIntyre (2016) conducted a cross-cultural study using mobile </w:t>
      </w:r>
      <w:del w:id="50" w:author="Lotz, Christin" w:date="2025-04-15T18:23:00Z">
        <w:r w:rsidR="00794D03" w:rsidRPr="00794D03" w:rsidDel="00F332A4">
          <w:rPr>
            <w:rFonts w:ascii="Times New Roman" w:hAnsi="Times New Roman" w:cs="Times New Roman"/>
            <w:sz w:val="24"/>
            <w:szCs w:val="22"/>
          </w:rPr>
          <w:delText xml:space="preserve">Tobii </w:delText>
        </w:r>
      </w:del>
      <w:r w:rsidR="00794D03" w:rsidRPr="00794D03">
        <w:rPr>
          <w:rFonts w:ascii="Times New Roman" w:hAnsi="Times New Roman" w:cs="Times New Roman"/>
          <w:sz w:val="24"/>
          <w:szCs w:val="22"/>
        </w:rPr>
        <w:t>eye-tracking glasses with 40 secondary teachers from England and Hong Kong (10 novices and 10 experts per country). Experts showed more frequent and sustained gaze toward students, while novices fixated more often on instructional materials and irrelevant stimuli. The study supports the assumption that expert gaze is driven by instructional relevance and less influenced by peripheral distractions.</w:t>
      </w:r>
    </w:p>
    <w:p w14:paraId="1D59927E" w14:textId="77777777" w:rsidR="00794D03" w:rsidRPr="00794D03" w:rsidRDefault="00794D03" w:rsidP="00794D03">
      <w:pPr>
        <w:rPr>
          <w:rFonts w:ascii="Times New Roman" w:hAnsi="Times New Roman" w:cs="Times New Roman"/>
          <w:sz w:val="24"/>
          <w:szCs w:val="22"/>
        </w:rPr>
      </w:pPr>
      <w:commentRangeStart w:id="51"/>
      <w:r w:rsidRPr="00794D03">
        <w:rPr>
          <w:rFonts w:ascii="Times New Roman" w:hAnsi="Times New Roman" w:cs="Times New Roman"/>
          <w:sz w:val="24"/>
          <w:szCs w:val="22"/>
        </w:rPr>
        <w:t xml:space="preserve">Huang (2018) </w:t>
      </w:r>
      <w:commentRangeEnd w:id="51"/>
      <w:r w:rsidR="00F332A4">
        <w:rPr>
          <w:rStyle w:val="Kommentarzeichen"/>
        </w:rPr>
        <w:commentReference w:id="51"/>
      </w:r>
      <w:r w:rsidRPr="00794D03">
        <w:rPr>
          <w:rFonts w:ascii="Times New Roman" w:hAnsi="Times New Roman" w:cs="Times New Roman"/>
          <w:sz w:val="24"/>
          <w:szCs w:val="22"/>
        </w:rPr>
        <w:t>examined gaze patterns in 25 expert–novice teacher pairs using mobile eye-tracking during real classroom instruction. Experts demonstrated broader gaze distribution, shorter and more targeted fixations, and reduced attentional bias toward salient but irrelevant objects. The findings suggest that expert teachers apply more efficient scanning strategies that help maintain situational awareness under complex conditions.</w:t>
      </w:r>
    </w:p>
    <w:p w14:paraId="278A4EE9" w14:textId="77777777" w:rsidR="002B2391" w:rsidRDefault="00113D7E" w:rsidP="00794D03">
      <w:pPr>
        <w:rPr>
          <w:rFonts w:ascii="Times New Roman" w:hAnsi="Times New Roman" w:cs="Times New Roman"/>
          <w:sz w:val="24"/>
          <w:szCs w:val="22"/>
        </w:rPr>
      </w:pPr>
      <w:r>
        <w:rPr>
          <w:rFonts w:ascii="Times New Roman" w:hAnsi="Times New Roman" w:cs="Times New Roman"/>
          <w:sz w:val="24"/>
          <w:szCs w:val="22"/>
        </w:rPr>
        <w:t>T</w:t>
      </w:r>
      <w:r w:rsidR="00F9220E" w:rsidRPr="00F9220E">
        <w:rPr>
          <w:rFonts w:ascii="Times New Roman" w:hAnsi="Times New Roman" w:cs="Times New Roman"/>
          <w:sz w:val="24"/>
          <w:szCs w:val="22"/>
        </w:rPr>
        <w:t>ime to first fixation (TTFF) has also emerged as a relevant metric in classroom management research</w:t>
      </w:r>
      <w:r w:rsidR="0080146A">
        <w:rPr>
          <w:rFonts w:ascii="Times New Roman" w:hAnsi="Times New Roman" w:cs="Times New Roman"/>
          <w:sz w:val="24"/>
          <w:szCs w:val="22"/>
        </w:rPr>
        <w:t xml:space="preserve"> (e.g.,</w:t>
      </w:r>
      <w:r w:rsidR="0080146A">
        <w:rPr>
          <w:rFonts w:ascii="Times New Roman" w:hAnsi="Times New Roman" w:cs="Times New Roman"/>
          <w:sz w:val="24"/>
          <w:szCs w:val="22"/>
        </w:rPr>
        <w:fldChar w:fldCharType="begin"/>
      </w:r>
      <w:r w:rsidR="00FB591E">
        <w:rPr>
          <w:rFonts w:ascii="Times New Roman" w:hAnsi="Times New Roman" w:cs="Times New Roman"/>
          <w:sz w:val="24"/>
          <w:szCs w:val="22"/>
        </w:rPr>
        <w:instrText xml:space="preserve"> ADDIN ZOTERO_ITEM CSL_CITATION {"citationID":"xyKXwVkw","properties":{"formattedCitation":"(Keskin et al., 2023; Yamamoto &amp; Imai-Matsumura, 2013)","plainCitation":"(Keskin et al., 2023; Yamamoto &amp; Imai-Matsumura, 2013)","dontUpdate":true,"noteIndex":0},"citationItems":[{"id":1166,"uris":["http://zotero.org/groups/5349517/items/UG7SJYUH"],"itemData":{"id":1166,"type":"article-journal","abstract":"&lt;p&gt;In classrooms, ethnic minority students are often confronted with several disadvantages – such as lower academic achievement, more negative teacher attitudes, and less teacher recognition – which are all well examined in educational research. This study sought to understand if more negative teacher attitudes and lower teacher recognition are reflected in teacher gaze. Controlling for student behavior, do teachers look more on ethnic majority than on ethnic minority students? If teachers have a visual preference for ethnic majority students in their classrooms, then we would expect that teachers show a higher number of fixations, longer duration of fixations, and shorter times to first fixation on ethnic majority compared with ethnic minority students. To test this assumption, we designed an explanatory sequential mixed-method study with a sample of 83 pre-service teachers. First, pre-service teachers were invited to watch a video of a classroom situation while their eye movements were recorded. Second, after watching the video, they were asked to take written notes on (a) how they perceived the teacher in the video attended to ethnic minority students and (b) which own experiences they can relate to situations in the video. Finally, a standardized survey measured participants’ age, gender, ethnic background, explicit attitudes toward ethnic minority students, self-efficacy for teaching ethnic minority students, and stereotypes associated with the motivation of ethnic minority students. Results indicated that, in contrast to our hypothesis, pre-service teachers had longer fixation durations on ethnic minority compared with ethnic majority students. In addition, pre-service teachers’ explicit attitudes correlated positively with number (&lt;italic&gt;r&lt;/italic&gt; = 0.26, &lt;italic&gt;p&lt;/italic&gt; &amp;lt; 0.05) and duration (&lt;italic&gt;r&lt;/italic&gt; = 0.31, &lt;italic&gt;p&lt;/italic&gt; &amp;lt; 0.05) of fixations, suggesting that pre-service teachers with more positive attitudes toward ethnic minority students also looked more and longer on ethnic minority students. Furthermore, qualitative analyses indicated that pre-service teachers associated the disadvantaged situations for ethnic minority students with teachers’ stereotypes and student language difficulties; they also referred to their own ethnic minority when reflecting on specific situations in the video. We discuss these findings considering their significance for teacher education and professional development and their implications for further research on dealing with student diversity.&lt;/p&gt;","container-title":"Frontiers in Education","DOI":"10.3389/feduc.2023.1272671","ISSN":"2504-284X","journalAbbreviation":"Front. Educ.","language":"English","note":"publisher: Frontiers","source":"Frontiers","title":"Relations between pre-service teacher gaze, teacher attitude, and student ethnicity","URL":"https://www.frontiersin.org/journals/education/articles/10.3389/feduc.2023.1272671/full","volume":"8","author":[{"family":"Keskin","given":"Özün"},{"family":"Gabel","given":"Sylvia"},{"family":"Kollar","given":"Ingo"},{"family":"Gegenfurtner","given":"Andreas"}],"accessed":{"date-parts":[["2025",3,31]]},"issued":{"date-parts":[["2023",11,30]]}}},{"id":1168,"uris":["http://zotero.org/groups/5349517/items/VZTMFZNT"],"itemData":{"id":1168,"type":"article-journal","abstract":"In the current study, an eye tracker was used to examine the gaze of teachers while they watched a video of a lesson. We found no difference in teaching experience between teachers who were aware and those who were unaware of students' misbehavior. In addition, teachers who noticed students' misbehavior fixated on target students more frequently and longer than teachers who did not notice the misbehavior. However, we found no difference in the duration of each fixation, and thus, frequent fixations seemed to make fixation length longer. Moreover, we found no difference in the time to the first fixation on target students between groups. These results suggest that there is no relationship between teaching experience and the ability to notice students' negative behavior and that aware teachers make frequent fixations on students' misbehavior. Our study shows that eye tracking is a novel technique that reveals perceptual characteristics of teachers.","container-title":"Comprehensive Psychology","DOI":"10.2466/01.IT.2.6","ISSN":"2165-2228","language":"EN","note":"publisher: SAGE Publications Inc","page":"01.IT.2.6","source":"SAGE Journals","title":"Teachers' Gaze and Awareness of Students' Behavior: Using An Eye Tracker","title-short":"Teachers' Gaze and Awareness of Students' Behavior","volume":"2","author":[{"family":"Yamamoto","given":"Tsuyoshi"},{"family":"Imai-Matsumura","given":"Kyoko"}],"issued":{"date-parts":[["2013",1,1]]}}}],"schema":"https://github.com/citation-style-language/schema/raw/master/csl-citation.json"} </w:instrText>
      </w:r>
      <w:r w:rsidR="0080146A">
        <w:rPr>
          <w:rFonts w:ascii="Times New Roman" w:hAnsi="Times New Roman" w:cs="Times New Roman"/>
          <w:sz w:val="24"/>
          <w:szCs w:val="22"/>
        </w:rPr>
        <w:fldChar w:fldCharType="separate"/>
      </w:r>
      <w:r w:rsidR="001E7B6F" w:rsidRPr="001E7B6F">
        <w:rPr>
          <w:rFonts w:ascii="Times New Roman" w:hAnsi="Times New Roman" w:cs="Times New Roman"/>
          <w:sz w:val="24"/>
        </w:rPr>
        <w:t xml:space="preserve"> Yamamoto &amp; Imai-Matsumura, 2013</w:t>
      </w:r>
      <w:r w:rsidR="001E7B6F">
        <w:rPr>
          <w:rFonts w:ascii="Times New Roman" w:hAnsi="Times New Roman" w:cs="Times New Roman"/>
          <w:sz w:val="24"/>
        </w:rPr>
        <w:t xml:space="preserve">; </w:t>
      </w:r>
      <w:r w:rsidR="001E7B6F" w:rsidRPr="001E7B6F">
        <w:rPr>
          <w:rFonts w:ascii="Times New Roman" w:hAnsi="Times New Roman" w:cs="Times New Roman"/>
          <w:sz w:val="24"/>
        </w:rPr>
        <w:t>Keskin et al., 2023)</w:t>
      </w:r>
      <w:r w:rsidR="0080146A">
        <w:rPr>
          <w:rFonts w:ascii="Times New Roman" w:hAnsi="Times New Roman" w:cs="Times New Roman"/>
          <w:sz w:val="24"/>
          <w:szCs w:val="22"/>
        </w:rPr>
        <w:fldChar w:fldCharType="end"/>
      </w:r>
      <w:r w:rsidR="00F9220E" w:rsidRPr="00F9220E">
        <w:rPr>
          <w:rFonts w:ascii="Times New Roman" w:hAnsi="Times New Roman" w:cs="Times New Roman"/>
          <w:sz w:val="24"/>
          <w:szCs w:val="22"/>
        </w:rPr>
        <w:t xml:space="preserve">. TTFF captures the latency between the onset of a salient classroom event (e.g., a disruption) and the </w:t>
      </w:r>
      <w:r w:rsidR="00F9220E" w:rsidRPr="00F9220E">
        <w:rPr>
          <w:rFonts w:ascii="Times New Roman" w:hAnsi="Times New Roman" w:cs="Times New Roman"/>
          <w:sz w:val="24"/>
          <w:szCs w:val="22"/>
        </w:rPr>
        <w:lastRenderedPageBreak/>
        <w:t>first fixation on the relevant target (e.g., the disruptive student).</w:t>
      </w:r>
      <w:r w:rsidR="00E343E6">
        <w:rPr>
          <w:rFonts w:ascii="Times New Roman" w:hAnsi="Times New Roman" w:cs="Times New Roman"/>
          <w:sz w:val="24"/>
          <w:szCs w:val="22"/>
        </w:rPr>
        <w:t xml:space="preserve"> </w:t>
      </w:r>
      <w:r w:rsidR="00E343E6" w:rsidRPr="00E343E6">
        <w:rPr>
          <w:rFonts w:ascii="Times New Roman" w:hAnsi="Times New Roman" w:cs="Times New Roman"/>
          <w:sz w:val="24"/>
          <w:szCs w:val="22"/>
        </w:rPr>
        <w:t xml:space="preserve">Although </w:t>
      </w:r>
      <w:r w:rsidR="004A2010">
        <w:rPr>
          <w:rFonts w:ascii="Times New Roman" w:hAnsi="Times New Roman" w:cs="Times New Roman"/>
          <w:sz w:val="24"/>
          <w:szCs w:val="22"/>
        </w:rPr>
        <w:t>the noticing speed</w:t>
      </w:r>
      <w:r w:rsidR="00E343E6" w:rsidRPr="00E343E6">
        <w:rPr>
          <w:rFonts w:ascii="Times New Roman" w:hAnsi="Times New Roman" w:cs="Times New Roman"/>
          <w:sz w:val="24"/>
          <w:szCs w:val="22"/>
        </w:rPr>
        <w:t xml:space="preserve"> is often interpreted as a marker of situational awareness</w:t>
      </w:r>
      <w:r w:rsidR="008618D6">
        <w:rPr>
          <w:rFonts w:ascii="Times New Roman" w:hAnsi="Times New Roman" w:cs="Times New Roman"/>
          <w:sz w:val="24"/>
          <w:szCs w:val="22"/>
        </w:rPr>
        <w:t xml:space="preserve"> (</w:t>
      </w:r>
      <w:r w:rsidR="008618D6" w:rsidRPr="008618D6">
        <w:rPr>
          <w:rFonts w:ascii="Times New Roman" w:hAnsi="Times New Roman" w:cs="Times New Roman"/>
          <w:sz w:val="24"/>
          <w:szCs w:val="22"/>
        </w:rPr>
        <w:t xml:space="preserve">Van den </w:t>
      </w:r>
      <w:proofErr w:type="spellStart"/>
      <w:r w:rsidR="008618D6" w:rsidRPr="008618D6">
        <w:rPr>
          <w:rFonts w:ascii="Times New Roman" w:hAnsi="Times New Roman" w:cs="Times New Roman"/>
          <w:sz w:val="24"/>
          <w:szCs w:val="22"/>
        </w:rPr>
        <w:t>Bogert</w:t>
      </w:r>
      <w:proofErr w:type="spellEnd"/>
      <w:r w:rsidR="008618D6" w:rsidRPr="008618D6">
        <w:rPr>
          <w:rFonts w:ascii="Times New Roman" w:hAnsi="Times New Roman" w:cs="Times New Roman"/>
          <w:sz w:val="24"/>
          <w:szCs w:val="22"/>
        </w:rPr>
        <w:t>, 2016; Wyss et al., 2021),</w:t>
      </w:r>
      <w:r w:rsidR="00E343E6" w:rsidRPr="00E343E6">
        <w:rPr>
          <w:rFonts w:ascii="Times New Roman" w:hAnsi="Times New Roman" w:cs="Times New Roman"/>
          <w:sz w:val="24"/>
          <w:szCs w:val="22"/>
        </w:rPr>
        <w:t xml:space="preserve"> findings are mixed. </w:t>
      </w:r>
      <w:r w:rsidR="00895833" w:rsidRPr="00895833">
        <w:rPr>
          <w:rFonts w:ascii="Times New Roman" w:hAnsi="Times New Roman" w:cs="Times New Roman"/>
          <w:sz w:val="24"/>
          <w:szCs w:val="22"/>
        </w:rPr>
        <w:t xml:space="preserve">In a video-based eye-tracking study with 43 Japanese in-service teachers, Yamamoto and Imai-Matsumura (2013) </w:t>
      </w:r>
      <w:r w:rsidR="00274D4E" w:rsidRPr="00274D4E">
        <w:rPr>
          <w:rFonts w:ascii="Times New Roman" w:hAnsi="Times New Roman" w:cs="Times New Roman"/>
          <w:sz w:val="24"/>
          <w:szCs w:val="22"/>
        </w:rPr>
        <w:t>found that teachers who noticed student misbehavior did not fixate earlier on the misbehaving students than those who failed to notice it, suggesting that TTFF alone may not reliably reflect awareness of disruptions.</w:t>
      </w:r>
      <w:r w:rsidR="00E343E6" w:rsidRPr="00E343E6">
        <w:rPr>
          <w:rFonts w:ascii="Times New Roman" w:hAnsi="Times New Roman" w:cs="Times New Roman"/>
          <w:sz w:val="24"/>
          <w:szCs w:val="22"/>
        </w:rPr>
        <w:t xml:space="preserve"> </w:t>
      </w:r>
    </w:p>
    <w:p w14:paraId="13B7AD05" w14:textId="1BDDD03C" w:rsidR="001A7877" w:rsidRDefault="002B2391" w:rsidP="00794D03">
      <w:pPr>
        <w:rPr>
          <w:rFonts w:ascii="Times New Roman" w:hAnsi="Times New Roman" w:cs="Times New Roman"/>
          <w:sz w:val="24"/>
          <w:szCs w:val="22"/>
        </w:rPr>
      </w:pPr>
      <w:commentRangeStart w:id="52"/>
      <w:r w:rsidRPr="002B2391">
        <w:rPr>
          <w:rFonts w:ascii="Times New Roman" w:hAnsi="Times New Roman" w:cs="Times New Roman"/>
          <w:sz w:val="24"/>
          <w:szCs w:val="22"/>
        </w:rPr>
        <w:t xml:space="preserve">In a video-based eye-tracking study with 135 pre-service teachers, </w:t>
      </w:r>
      <w:proofErr w:type="spellStart"/>
      <w:r w:rsidRPr="002B2391">
        <w:rPr>
          <w:rFonts w:ascii="Times New Roman" w:hAnsi="Times New Roman" w:cs="Times New Roman"/>
          <w:sz w:val="24"/>
          <w:szCs w:val="22"/>
        </w:rPr>
        <w:t>Keskin</w:t>
      </w:r>
      <w:proofErr w:type="spellEnd"/>
      <w:r w:rsidRPr="002B2391">
        <w:rPr>
          <w:rFonts w:ascii="Times New Roman" w:hAnsi="Times New Roman" w:cs="Times New Roman"/>
          <w:sz w:val="24"/>
          <w:szCs w:val="22"/>
        </w:rPr>
        <w:t xml:space="preserve"> et al. (2023) found that participants in the prompting condition fixated significantly faster on disruptive students than those in the specific task or control conditions, indicating that prompts can enhance early attention to critical classroom events.</w:t>
      </w:r>
      <w:commentRangeEnd w:id="52"/>
      <w:r w:rsidR="00414DE7">
        <w:rPr>
          <w:rStyle w:val="Kommentarzeichen"/>
        </w:rPr>
        <w:commentReference w:id="52"/>
      </w:r>
    </w:p>
    <w:p w14:paraId="41C4F5A9" w14:textId="013A47C0" w:rsidR="00F90E72" w:rsidRDefault="00131F9F" w:rsidP="005751C6">
      <w:pPr>
        <w:rPr>
          <w:rFonts w:ascii="Times New Roman" w:hAnsi="Times New Roman" w:cs="Times New Roman"/>
          <w:sz w:val="24"/>
          <w:szCs w:val="22"/>
        </w:rPr>
      </w:pPr>
      <w:r w:rsidRPr="00131F9F">
        <w:rPr>
          <w:rFonts w:ascii="Times New Roman" w:hAnsi="Times New Roman" w:cs="Times New Roman"/>
          <w:sz w:val="24"/>
          <w:szCs w:val="22"/>
        </w:rPr>
        <w:t>Biermann et al. (2023) combined stationary eye-tracking, keystroke-based detection tasks, and stimulated recall interviews to examine how 52 novice and expert teachers noticed classroom disruptions in standardized video vignettes. While no significant differences in TTFF emerged, participants who successfully detected critical incidents showed more frequent fixations and revisits to behaviorally relevant areas. Experts also drew on a broader range of interpretive cues, highlighting the value of combining gaze, behavioral, and verbal data in the assessment of noticing.</w:t>
      </w:r>
      <w:r w:rsidR="005751C6">
        <w:rPr>
          <w:rFonts w:ascii="Times New Roman" w:hAnsi="Times New Roman" w:cs="Times New Roman"/>
          <w:sz w:val="24"/>
          <w:szCs w:val="22"/>
        </w:rPr>
        <w:t xml:space="preserve"> </w:t>
      </w:r>
      <w:r w:rsidR="00E343E6" w:rsidRPr="00E343E6">
        <w:rPr>
          <w:rFonts w:ascii="Times New Roman" w:hAnsi="Times New Roman" w:cs="Times New Roman"/>
          <w:sz w:val="24"/>
          <w:szCs w:val="22"/>
        </w:rPr>
        <w:t>These results suggest that TTFF alone may not reliably reflect expertise but should be interpreted alongside complementary measures such as fixation frequency and distribution.</w:t>
      </w:r>
    </w:p>
    <w:p w14:paraId="0C743987" w14:textId="411184EA" w:rsidR="00F9220E" w:rsidRDefault="001E743F" w:rsidP="005751C6">
      <w:pPr>
        <w:rPr>
          <w:rFonts w:ascii="Times New Roman" w:hAnsi="Times New Roman" w:cs="Times New Roman"/>
          <w:sz w:val="24"/>
          <w:szCs w:val="22"/>
        </w:rPr>
      </w:pPr>
      <w:commentRangeStart w:id="53"/>
      <w:r>
        <w:rPr>
          <w:rFonts w:ascii="Times New Roman" w:hAnsi="Times New Roman" w:cs="Times New Roman"/>
          <w:sz w:val="24"/>
          <w:szCs w:val="22"/>
        </w:rPr>
        <w:t>However, m</w:t>
      </w:r>
      <w:r w:rsidR="00F9220E" w:rsidRPr="00F9220E">
        <w:rPr>
          <w:rFonts w:ascii="Times New Roman" w:hAnsi="Times New Roman" w:cs="Times New Roman"/>
          <w:sz w:val="24"/>
          <w:szCs w:val="22"/>
        </w:rPr>
        <w:t xml:space="preserve">any eye-tracking studies in teacher research suffer from small sample sizes (e.g., </w:t>
      </w:r>
      <w:proofErr w:type="spellStart"/>
      <w:r w:rsidR="00F9220E" w:rsidRPr="00F9220E">
        <w:rPr>
          <w:rFonts w:ascii="Times New Roman" w:hAnsi="Times New Roman" w:cs="Times New Roman"/>
          <w:sz w:val="24"/>
          <w:szCs w:val="22"/>
        </w:rPr>
        <w:t>Pouta</w:t>
      </w:r>
      <w:proofErr w:type="spellEnd"/>
      <w:r w:rsidR="00F9220E" w:rsidRPr="00F9220E">
        <w:rPr>
          <w:rFonts w:ascii="Times New Roman" w:hAnsi="Times New Roman" w:cs="Times New Roman"/>
          <w:sz w:val="24"/>
          <w:szCs w:val="22"/>
        </w:rPr>
        <w:t xml:space="preserve"> et al., 2021) or methodological limitations, such as low ecological validity due to stationary setups (</w:t>
      </w:r>
      <w:r w:rsidR="006276BF">
        <w:rPr>
          <w:rFonts w:ascii="Times New Roman" w:hAnsi="Times New Roman" w:cs="Times New Roman"/>
          <w:sz w:val="24"/>
          <w:szCs w:val="22"/>
        </w:rPr>
        <w:t xml:space="preserve">e.g., </w:t>
      </w:r>
      <w:proofErr w:type="spellStart"/>
      <w:r w:rsidR="00F9220E" w:rsidRPr="00F9220E">
        <w:rPr>
          <w:rFonts w:ascii="Times New Roman" w:hAnsi="Times New Roman" w:cs="Times New Roman"/>
          <w:sz w:val="24"/>
          <w:szCs w:val="22"/>
        </w:rPr>
        <w:t>Stahnke</w:t>
      </w:r>
      <w:proofErr w:type="spellEnd"/>
      <w:r w:rsidR="00F9220E" w:rsidRPr="00F9220E">
        <w:rPr>
          <w:rFonts w:ascii="Times New Roman" w:hAnsi="Times New Roman" w:cs="Times New Roman"/>
          <w:sz w:val="24"/>
          <w:szCs w:val="22"/>
        </w:rPr>
        <w:t xml:space="preserve"> &amp; </w:t>
      </w:r>
      <w:proofErr w:type="spellStart"/>
      <w:r w:rsidR="00F9220E" w:rsidRPr="00F9220E">
        <w:rPr>
          <w:rFonts w:ascii="Times New Roman" w:hAnsi="Times New Roman" w:cs="Times New Roman"/>
          <w:sz w:val="24"/>
          <w:szCs w:val="22"/>
        </w:rPr>
        <w:t>Blömeke</w:t>
      </w:r>
      <w:proofErr w:type="spellEnd"/>
      <w:r w:rsidR="00F9220E" w:rsidRPr="00F9220E">
        <w:rPr>
          <w:rFonts w:ascii="Times New Roman" w:hAnsi="Times New Roman" w:cs="Times New Roman"/>
          <w:sz w:val="24"/>
          <w:szCs w:val="22"/>
        </w:rPr>
        <w:t>, 2021) or low experimental control in authentic classrooms (</w:t>
      </w:r>
      <w:r w:rsidR="006276BF">
        <w:rPr>
          <w:rFonts w:ascii="Times New Roman" w:hAnsi="Times New Roman" w:cs="Times New Roman"/>
          <w:sz w:val="24"/>
          <w:szCs w:val="22"/>
        </w:rPr>
        <w:t xml:space="preserve">e.g., </w:t>
      </w:r>
      <w:r w:rsidR="00F9220E" w:rsidRPr="00F9220E">
        <w:rPr>
          <w:rFonts w:ascii="Times New Roman" w:hAnsi="Times New Roman" w:cs="Times New Roman"/>
          <w:sz w:val="24"/>
          <w:szCs w:val="22"/>
        </w:rPr>
        <w:t>McIntyre et al., 2020)</w:t>
      </w:r>
      <w:r w:rsidR="009B34C6">
        <w:rPr>
          <w:rFonts w:ascii="Times New Roman" w:hAnsi="Times New Roman" w:cs="Times New Roman"/>
          <w:sz w:val="24"/>
          <w:szCs w:val="22"/>
        </w:rPr>
        <w:t>.</w:t>
      </w:r>
      <w:commentRangeEnd w:id="53"/>
      <w:r w:rsidR="00414DE7">
        <w:rPr>
          <w:rStyle w:val="Kommentarzeichen"/>
        </w:rPr>
        <w:commentReference w:id="53"/>
      </w:r>
    </w:p>
    <w:p w14:paraId="0F6615A1" w14:textId="3AB1F4E2" w:rsidR="009937F2" w:rsidRPr="009937F2" w:rsidRDefault="006E62A2" w:rsidP="007D6437">
      <w:pPr>
        <w:rPr>
          <w:rFonts w:ascii="Times New Roman" w:hAnsi="Times New Roman" w:cs="Times New Roman"/>
          <w:sz w:val="24"/>
          <w:szCs w:val="22"/>
        </w:rPr>
      </w:pPr>
      <w:r w:rsidRPr="006E62A2">
        <w:rPr>
          <w:rFonts w:ascii="Times New Roman" w:hAnsi="Times New Roman" w:cs="Times New Roman"/>
          <w:b/>
          <w:bCs/>
          <w:sz w:val="24"/>
          <w:szCs w:val="22"/>
        </w:rPr>
        <w:lastRenderedPageBreak/>
        <w:t>Knowledge-based Reasoning</w:t>
      </w:r>
      <w:commentRangeStart w:id="54"/>
      <w:r w:rsidR="009B34C6" w:rsidRPr="009B34C6">
        <w:rPr>
          <w:rFonts w:ascii="Times New Roman" w:hAnsi="Times New Roman" w:cs="Times New Roman"/>
          <w:b/>
          <w:bCs/>
          <w:sz w:val="24"/>
          <w:szCs w:val="22"/>
        </w:rPr>
        <w:t>.</w:t>
      </w:r>
      <w:commentRangeEnd w:id="54"/>
      <w:r w:rsidR="009B34C6" w:rsidRPr="009B34C6">
        <w:rPr>
          <w:rFonts w:ascii="Times New Roman" w:hAnsi="Times New Roman" w:cs="Times New Roman"/>
          <w:b/>
          <w:bCs/>
          <w:sz w:val="24"/>
          <w:szCs w:val="22"/>
        </w:rPr>
        <w:commentReference w:id="54"/>
      </w:r>
      <w:r w:rsidRPr="006E62A2">
        <w:rPr>
          <w:rFonts w:ascii="Times New Roman" w:hAnsi="Times New Roman" w:cs="Times New Roman"/>
          <w:b/>
          <w:bCs/>
          <w:sz w:val="24"/>
          <w:szCs w:val="22"/>
        </w:rPr>
        <w:t xml:space="preserve"> </w:t>
      </w:r>
      <w:r>
        <w:rPr>
          <w:rFonts w:ascii="Times New Roman" w:hAnsi="Times New Roman" w:cs="Times New Roman"/>
          <w:sz w:val="24"/>
          <w:szCs w:val="22"/>
        </w:rPr>
        <w:t xml:space="preserve">(Level 4) </w:t>
      </w:r>
      <w:r w:rsidR="009937F2" w:rsidRPr="009937F2">
        <w:rPr>
          <w:rFonts w:ascii="Times New Roman" w:hAnsi="Times New Roman" w:cs="Times New Roman"/>
          <w:sz w:val="24"/>
          <w:szCs w:val="22"/>
        </w:rPr>
        <w:t>Knowledge-based reasoning is a key element of teachers’ professional vision, describing how teachers interpret classroom situations based on their professional knowledge (</w:t>
      </w:r>
      <w:proofErr w:type="spellStart"/>
      <w:r w:rsidR="009937F2" w:rsidRPr="009937F2">
        <w:rPr>
          <w:rFonts w:ascii="Times New Roman" w:hAnsi="Times New Roman" w:cs="Times New Roman"/>
          <w:sz w:val="24"/>
          <w:szCs w:val="22"/>
        </w:rPr>
        <w:t>Sherin</w:t>
      </w:r>
      <w:proofErr w:type="spellEnd"/>
      <w:r w:rsidR="009937F2" w:rsidRPr="009937F2">
        <w:rPr>
          <w:rFonts w:ascii="Times New Roman" w:hAnsi="Times New Roman" w:cs="Times New Roman"/>
          <w:sz w:val="24"/>
          <w:szCs w:val="22"/>
        </w:rPr>
        <w:t xml:space="preserve"> &amp; van Es, 2009; Seidel &amp; </w:t>
      </w:r>
      <w:proofErr w:type="spellStart"/>
      <w:r w:rsidR="009937F2" w:rsidRPr="009937F2">
        <w:rPr>
          <w:rFonts w:ascii="Times New Roman" w:hAnsi="Times New Roman" w:cs="Times New Roman"/>
          <w:sz w:val="24"/>
          <w:szCs w:val="22"/>
        </w:rPr>
        <w:t>Stürmer</w:t>
      </w:r>
      <w:proofErr w:type="spellEnd"/>
      <w:r w:rsidR="009937F2" w:rsidRPr="009937F2">
        <w:rPr>
          <w:rFonts w:ascii="Times New Roman" w:hAnsi="Times New Roman" w:cs="Times New Roman"/>
          <w:sz w:val="24"/>
          <w:szCs w:val="22"/>
        </w:rPr>
        <w:t xml:space="preserve">, 2014). In </w:t>
      </w:r>
      <w:proofErr w:type="spellStart"/>
      <w:r w:rsidR="009937F2" w:rsidRPr="009937F2">
        <w:rPr>
          <w:rFonts w:ascii="Times New Roman" w:hAnsi="Times New Roman" w:cs="Times New Roman"/>
          <w:sz w:val="24"/>
          <w:szCs w:val="22"/>
        </w:rPr>
        <w:t>Blömeke</w:t>
      </w:r>
      <w:proofErr w:type="spellEnd"/>
      <w:r w:rsidR="009937F2" w:rsidRPr="009937F2">
        <w:rPr>
          <w:rFonts w:ascii="Times New Roman" w:hAnsi="Times New Roman" w:cs="Times New Roman"/>
          <w:sz w:val="24"/>
          <w:szCs w:val="22"/>
        </w:rPr>
        <w:t xml:space="preserve"> et al.’s (2015) model of competence, </w:t>
      </w:r>
      <w:commentRangeStart w:id="55"/>
      <w:r w:rsidR="009937F2" w:rsidRPr="009937F2">
        <w:rPr>
          <w:rFonts w:ascii="Times New Roman" w:hAnsi="Times New Roman" w:cs="Times New Roman"/>
          <w:sz w:val="24"/>
          <w:szCs w:val="22"/>
        </w:rPr>
        <w:t xml:space="preserve">interpretation </w:t>
      </w:r>
      <w:commentRangeEnd w:id="55"/>
      <w:r w:rsidR="00414DE7">
        <w:rPr>
          <w:rStyle w:val="Kommentarzeichen"/>
        </w:rPr>
        <w:commentReference w:id="55"/>
      </w:r>
      <w:r w:rsidR="009937F2" w:rsidRPr="009937F2">
        <w:rPr>
          <w:rFonts w:ascii="Times New Roman" w:hAnsi="Times New Roman" w:cs="Times New Roman"/>
          <w:sz w:val="24"/>
          <w:szCs w:val="22"/>
        </w:rPr>
        <w:t xml:space="preserve">is central: it links perception to decision-making and involves the evaluation of classroom events with regard to instructional relevance and behavioral significance. </w:t>
      </w:r>
      <w:commentRangeStart w:id="56"/>
      <w:r w:rsidR="009937F2" w:rsidRPr="009937F2">
        <w:rPr>
          <w:rFonts w:ascii="Times New Roman" w:hAnsi="Times New Roman" w:cs="Times New Roman"/>
          <w:sz w:val="24"/>
          <w:szCs w:val="22"/>
        </w:rPr>
        <w:t>Especially in the context of classroom disruptions, interpretation is shaped not only by what teachers see but by how disruptive they perceive an event to be and how confident they feel in responding to it.</w:t>
      </w:r>
      <w:commentRangeEnd w:id="56"/>
      <w:r w:rsidR="007D6437">
        <w:rPr>
          <w:rStyle w:val="Kommentarzeichen"/>
        </w:rPr>
        <w:commentReference w:id="56"/>
      </w:r>
    </w:p>
    <w:p w14:paraId="116EB82B" w14:textId="18D1B487" w:rsidR="009937F2" w:rsidRPr="009937F2" w:rsidRDefault="009937F2" w:rsidP="006D199B">
      <w:pPr>
        <w:rPr>
          <w:rFonts w:ascii="Times New Roman" w:hAnsi="Times New Roman" w:cs="Times New Roman"/>
          <w:sz w:val="24"/>
          <w:szCs w:val="22"/>
        </w:rPr>
      </w:pPr>
      <w:r w:rsidRPr="009937F2">
        <w:rPr>
          <w:rFonts w:ascii="Times New Roman" w:hAnsi="Times New Roman" w:cs="Times New Roman"/>
          <w:sz w:val="24"/>
          <w:szCs w:val="22"/>
        </w:rPr>
        <w:t xml:space="preserve">Empirical studies show that expert teachers differ from novices in both the content and focus of their interpretations. </w:t>
      </w:r>
      <w:proofErr w:type="spellStart"/>
      <w:r w:rsidRPr="009937F2">
        <w:rPr>
          <w:rFonts w:ascii="Times New Roman" w:hAnsi="Times New Roman" w:cs="Times New Roman"/>
          <w:sz w:val="24"/>
          <w:szCs w:val="22"/>
        </w:rPr>
        <w:t>Reuker</w:t>
      </w:r>
      <w:proofErr w:type="spellEnd"/>
      <w:r w:rsidRPr="009937F2">
        <w:rPr>
          <w:rFonts w:ascii="Times New Roman" w:hAnsi="Times New Roman" w:cs="Times New Roman"/>
          <w:sz w:val="24"/>
          <w:szCs w:val="22"/>
        </w:rPr>
        <w:t xml:space="preserve"> (2016) and </w:t>
      </w:r>
      <w:proofErr w:type="spellStart"/>
      <w:r w:rsidRPr="009937F2">
        <w:rPr>
          <w:rFonts w:ascii="Times New Roman" w:hAnsi="Times New Roman" w:cs="Times New Roman"/>
          <w:sz w:val="24"/>
          <w:szCs w:val="22"/>
        </w:rPr>
        <w:t>Gegenfurtner</w:t>
      </w:r>
      <w:proofErr w:type="spellEnd"/>
      <w:r w:rsidRPr="009937F2">
        <w:rPr>
          <w:rFonts w:ascii="Times New Roman" w:hAnsi="Times New Roman" w:cs="Times New Roman"/>
          <w:sz w:val="24"/>
          <w:szCs w:val="22"/>
        </w:rPr>
        <w:t xml:space="preserve"> et al. (2020) found that expert teachers generated more theoretically grounded and anticipatory reasoning, even under time pressure or when dealing with complex classroom situations. These experts did not react impulsively but evaluated situations more reflectively</w:t>
      </w:r>
      <w:r w:rsidR="006D199B">
        <w:rPr>
          <w:rFonts w:ascii="Times New Roman" w:hAnsi="Times New Roman" w:cs="Times New Roman"/>
          <w:sz w:val="24"/>
          <w:szCs w:val="22"/>
        </w:rPr>
        <w:t xml:space="preserve">, </w:t>
      </w:r>
      <w:r w:rsidRPr="009937F2">
        <w:rPr>
          <w:rFonts w:ascii="Times New Roman" w:hAnsi="Times New Roman" w:cs="Times New Roman"/>
          <w:sz w:val="24"/>
          <w:szCs w:val="22"/>
        </w:rPr>
        <w:t>suggesting that interpretations of disruptiveness are tied to professional knowledge structures, not just surface cues.</w:t>
      </w:r>
    </w:p>
    <w:p w14:paraId="007A008A" w14:textId="5807D5AA" w:rsidR="009937F2" w:rsidRPr="009937F2" w:rsidRDefault="009937F2" w:rsidP="00F24A3D">
      <w:pPr>
        <w:rPr>
          <w:rFonts w:ascii="Times New Roman" w:hAnsi="Times New Roman" w:cs="Times New Roman"/>
          <w:sz w:val="24"/>
          <w:szCs w:val="22"/>
        </w:rPr>
      </w:pPr>
      <w:r w:rsidRPr="009937F2">
        <w:rPr>
          <w:rFonts w:ascii="Times New Roman" w:hAnsi="Times New Roman" w:cs="Times New Roman"/>
          <w:sz w:val="24"/>
          <w:szCs w:val="22"/>
        </w:rPr>
        <w:t>Wolff et al. (2017) specifically studied the interpretation of classroom disruptions. Using eye-tracking and concurrent think-</w:t>
      </w:r>
      <w:proofErr w:type="spellStart"/>
      <w:r w:rsidRPr="009937F2">
        <w:rPr>
          <w:rFonts w:ascii="Times New Roman" w:hAnsi="Times New Roman" w:cs="Times New Roman"/>
          <w:sz w:val="24"/>
          <w:szCs w:val="22"/>
        </w:rPr>
        <w:t>alouds</w:t>
      </w:r>
      <w:proofErr w:type="spellEnd"/>
      <w:r w:rsidRPr="009937F2">
        <w:rPr>
          <w:rFonts w:ascii="Times New Roman" w:hAnsi="Times New Roman" w:cs="Times New Roman"/>
          <w:sz w:val="24"/>
          <w:szCs w:val="22"/>
        </w:rPr>
        <w:t>, they found that expert teachers made more coherent and instructionally focused interpretations, even when faced with subtle (“fuzzy”) disruptions. In contrast, novice teachers paid more attention to overt behavioral cues and tended to label situations as disruptive more quickly</w:t>
      </w:r>
      <w:r w:rsidR="00F24A3D">
        <w:rPr>
          <w:rFonts w:ascii="Times New Roman" w:hAnsi="Times New Roman" w:cs="Times New Roman"/>
          <w:sz w:val="24"/>
          <w:szCs w:val="22"/>
        </w:rPr>
        <w:t xml:space="preserve">, </w:t>
      </w:r>
      <w:r w:rsidRPr="009937F2">
        <w:rPr>
          <w:rFonts w:ascii="Times New Roman" w:hAnsi="Times New Roman" w:cs="Times New Roman"/>
          <w:sz w:val="24"/>
          <w:szCs w:val="22"/>
        </w:rPr>
        <w:t>often without linking them to instructional implications. These findings suggest that the perceived disruptiveness of a situation is not objective, but filtered through expertise and interpretation.</w:t>
      </w:r>
    </w:p>
    <w:p w14:paraId="5CB0CCA1" w14:textId="19BEC8D1" w:rsidR="009937F2" w:rsidRPr="009937F2" w:rsidRDefault="009937F2" w:rsidP="00F17BB5">
      <w:pPr>
        <w:rPr>
          <w:rFonts w:ascii="Times New Roman" w:hAnsi="Times New Roman" w:cs="Times New Roman"/>
          <w:sz w:val="24"/>
          <w:szCs w:val="22"/>
        </w:rPr>
      </w:pPr>
      <w:r w:rsidRPr="009937F2">
        <w:rPr>
          <w:rFonts w:ascii="Times New Roman" w:hAnsi="Times New Roman" w:cs="Times New Roman"/>
          <w:sz w:val="24"/>
          <w:szCs w:val="22"/>
        </w:rPr>
        <w:t xml:space="preserve">In parallel, teachers’ subjective confidence in handling situations appears to be closely linked to interpretive depth. </w:t>
      </w:r>
      <w:proofErr w:type="spellStart"/>
      <w:r w:rsidRPr="009937F2">
        <w:rPr>
          <w:rFonts w:ascii="Times New Roman" w:hAnsi="Times New Roman" w:cs="Times New Roman"/>
          <w:sz w:val="24"/>
          <w:szCs w:val="22"/>
        </w:rPr>
        <w:t>Muhonen</w:t>
      </w:r>
      <w:proofErr w:type="spellEnd"/>
      <w:r w:rsidRPr="009937F2">
        <w:rPr>
          <w:rFonts w:ascii="Times New Roman" w:hAnsi="Times New Roman" w:cs="Times New Roman"/>
          <w:sz w:val="24"/>
          <w:szCs w:val="22"/>
        </w:rPr>
        <w:t xml:space="preserve"> et al. (2021) found that more experience did not </w:t>
      </w:r>
      <w:r w:rsidRPr="009937F2">
        <w:rPr>
          <w:rFonts w:ascii="Times New Roman" w:hAnsi="Times New Roman" w:cs="Times New Roman"/>
          <w:sz w:val="24"/>
          <w:szCs w:val="22"/>
        </w:rPr>
        <w:lastRenderedPageBreak/>
        <w:t xml:space="preserve">necessarily lead to more elaborated reasoning, challenging assumptions that confidence grows linearly with teaching experience. </w:t>
      </w:r>
      <w:proofErr w:type="spellStart"/>
      <w:r w:rsidRPr="009937F2">
        <w:rPr>
          <w:rFonts w:ascii="Times New Roman" w:hAnsi="Times New Roman" w:cs="Times New Roman"/>
          <w:sz w:val="24"/>
          <w:szCs w:val="22"/>
        </w:rPr>
        <w:t>Gegenfurtner</w:t>
      </w:r>
      <w:proofErr w:type="spellEnd"/>
      <w:r w:rsidRPr="009937F2">
        <w:rPr>
          <w:rFonts w:ascii="Times New Roman" w:hAnsi="Times New Roman" w:cs="Times New Roman"/>
          <w:sz w:val="24"/>
          <w:szCs w:val="22"/>
        </w:rPr>
        <w:t xml:space="preserve"> et al. (2020) showed that experts used metacognitive strategies during reasoning, indicating greater interpretive control and likely more situational confidence.</w:t>
      </w:r>
    </w:p>
    <w:p w14:paraId="1B766406" w14:textId="00FDA264" w:rsidR="009937F2" w:rsidRDefault="009937F2" w:rsidP="009937F2">
      <w:pPr>
        <w:rPr>
          <w:rFonts w:ascii="Times New Roman" w:hAnsi="Times New Roman" w:cs="Times New Roman"/>
          <w:sz w:val="24"/>
          <w:szCs w:val="22"/>
        </w:rPr>
      </w:pPr>
      <w:commentRangeStart w:id="57"/>
      <w:r>
        <w:rPr>
          <w:rFonts w:ascii="Times New Roman" w:hAnsi="Times New Roman" w:cs="Times New Roman"/>
          <w:sz w:val="24"/>
          <w:szCs w:val="22"/>
        </w:rPr>
        <w:t>These</w:t>
      </w:r>
      <w:r w:rsidRPr="009937F2">
        <w:rPr>
          <w:rFonts w:ascii="Times New Roman" w:hAnsi="Times New Roman" w:cs="Times New Roman"/>
          <w:sz w:val="24"/>
          <w:szCs w:val="22"/>
        </w:rPr>
        <w:t xml:space="preserve"> studies highlight that both the perceived disruptiveness of classroom events and the confidence in dealing with them reflect deeper interpretive processes shaped by knowledge, attention, and expertise. </w:t>
      </w:r>
      <w:commentRangeEnd w:id="57"/>
      <w:r w:rsidR="00414DE7">
        <w:rPr>
          <w:rStyle w:val="Kommentarzeichen"/>
        </w:rPr>
        <w:commentReference w:id="57"/>
      </w:r>
      <w:r w:rsidRPr="009937F2">
        <w:rPr>
          <w:rFonts w:ascii="Times New Roman" w:hAnsi="Times New Roman" w:cs="Times New Roman"/>
          <w:sz w:val="24"/>
          <w:szCs w:val="22"/>
        </w:rPr>
        <w:t>Structured ratings of these aspects allow for a systematic investigation of how teachers evaluate challenging classroom situations</w:t>
      </w:r>
      <w:r w:rsidR="00CA4BFC">
        <w:rPr>
          <w:rFonts w:ascii="Times New Roman" w:hAnsi="Times New Roman" w:cs="Times New Roman"/>
          <w:sz w:val="24"/>
          <w:szCs w:val="22"/>
        </w:rPr>
        <w:t xml:space="preserve">, </w:t>
      </w:r>
      <w:r w:rsidRPr="009937F2">
        <w:rPr>
          <w:rFonts w:ascii="Times New Roman" w:hAnsi="Times New Roman" w:cs="Times New Roman"/>
          <w:sz w:val="24"/>
          <w:szCs w:val="22"/>
        </w:rPr>
        <w:t>complementing verbal and visual data in the study of professional vision.</w:t>
      </w:r>
    </w:p>
    <w:p w14:paraId="70CAE88C" w14:textId="74D3AAEC" w:rsidR="0084046D" w:rsidRPr="00671EAC" w:rsidRDefault="00B90666" w:rsidP="006131E4">
      <w:pPr>
        <w:pStyle w:val="berschrift3"/>
        <w:rPr>
          <w:rFonts w:ascii="Times New Roman" w:hAnsi="Times New Roman" w:cs="Times New Roman"/>
          <w:sz w:val="24"/>
          <w:szCs w:val="24"/>
        </w:rPr>
      </w:pPr>
      <w:r>
        <w:rPr>
          <w:rFonts w:ascii="Times New Roman" w:hAnsi="Times New Roman" w:cs="Times New Roman"/>
          <w:sz w:val="24"/>
          <w:szCs w:val="24"/>
        </w:rPr>
        <w:t xml:space="preserve">Teachers’ </w:t>
      </w:r>
      <w:r w:rsidR="008D330B">
        <w:rPr>
          <w:rFonts w:ascii="Times New Roman" w:hAnsi="Times New Roman" w:cs="Times New Roman"/>
          <w:sz w:val="24"/>
          <w:szCs w:val="24"/>
        </w:rPr>
        <w:t>Student-directed Behavior</w:t>
      </w:r>
      <w:commentRangeStart w:id="58"/>
      <w:commentRangeStart w:id="59"/>
      <w:r w:rsidR="00671EAC" w:rsidRPr="00671EAC">
        <w:rPr>
          <w:rFonts w:ascii="Times New Roman" w:hAnsi="Times New Roman" w:cs="Times New Roman"/>
          <w:sz w:val="24"/>
          <w:szCs w:val="24"/>
        </w:rPr>
        <w:t xml:space="preserve"> (</w:t>
      </w:r>
      <w:commentRangeEnd w:id="58"/>
      <w:r w:rsidR="00D94381" w:rsidRPr="00671EAC">
        <w:rPr>
          <w:rStyle w:val="Kommentarzeichen"/>
          <w:rFonts w:ascii="Calibri" w:hAnsi="Calibri" w:cs="Arial"/>
          <w:b w:val="0"/>
        </w:rPr>
        <w:commentReference w:id="58"/>
      </w:r>
      <w:commentRangeEnd w:id="59"/>
      <w:r w:rsidR="00D93D6B" w:rsidRPr="00671EAC">
        <w:rPr>
          <w:rStyle w:val="Kommentarzeichen"/>
          <w:rFonts w:ascii="Calibri" w:hAnsi="Calibri" w:cs="Arial"/>
          <w:b w:val="0"/>
        </w:rPr>
        <w:commentReference w:id="59"/>
      </w:r>
      <w:r w:rsidR="00671EAC" w:rsidRPr="00671EAC">
        <w:rPr>
          <w:rFonts w:ascii="Times New Roman" w:hAnsi="Times New Roman" w:cs="Times New Roman"/>
          <w:sz w:val="24"/>
          <w:szCs w:val="24"/>
        </w:rPr>
        <w:t>Level 3)</w:t>
      </w:r>
    </w:p>
    <w:p w14:paraId="2AA0F326" w14:textId="0BD9B129" w:rsidR="006A3BB5" w:rsidRPr="006A3BB5" w:rsidRDefault="006A3BB5" w:rsidP="006A3BB5">
      <w:pPr>
        <w:rPr>
          <w:rFonts w:ascii="Times New Roman" w:hAnsi="Times New Roman" w:cs="Times New Roman"/>
          <w:sz w:val="24"/>
          <w:szCs w:val="22"/>
        </w:rPr>
      </w:pPr>
      <w:r w:rsidRPr="006A3BB5">
        <w:rPr>
          <w:rFonts w:ascii="Times New Roman" w:hAnsi="Times New Roman" w:cs="Times New Roman"/>
          <w:sz w:val="24"/>
          <w:szCs w:val="22"/>
        </w:rPr>
        <w:t xml:space="preserve">Teachers’ observable </w:t>
      </w:r>
      <w:r w:rsidR="008C5C0F">
        <w:rPr>
          <w:rFonts w:ascii="Times New Roman" w:hAnsi="Times New Roman" w:cs="Times New Roman"/>
          <w:sz w:val="24"/>
          <w:szCs w:val="22"/>
        </w:rPr>
        <w:t xml:space="preserve">student-directed </w:t>
      </w:r>
      <w:r w:rsidRPr="006A3BB5">
        <w:rPr>
          <w:rFonts w:ascii="Times New Roman" w:hAnsi="Times New Roman" w:cs="Times New Roman"/>
          <w:sz w:val="24"/>
          <w:szCs w:val="22"/>
        </w:rPr>
        <w:t>behavior in managing classroom disruptions represents the final, outwardly visible stage of a complex internal process that begins with professional knowledge and continues through perception processes conceptualized as professional vision</w:t>
      </w:r>
      <w:r w:rsidR="008C5C0F">
        <w:rPr>
          <w:rFonts w:ascii="Times New Roman" w:hAnsi="Times New Roman" w:cs="Times New Roman"/>
          <w:sz w:val="24"/>
          <w:szCs w:val="22"/>
        </w:rPr>
        <w:t xml:space="preserve"> </w:t>
      </w:r>
      <w:r w:rsidR="008C5C0F" w:rsidRPr="006A3BB5">
        <w:rPr>
          <w:rFonts w:ascii="Times New Roman" w:hAnsi="Times New Roman" w:cs="Times New Roman"/>
          <w:sz w:val="24"/>
          <w:szCs w:val="22"/>
        </w:rPr>
        <w:t>(</w:t>
      </w:r>
      <w:proofErr w:type="spellStart"/>
      <w:r w:rsidR="008C5C0F" w:rsidRPr="006A3BB5">
        <w:rPr>
          <w:rFonts w:ascii="Times New Roman" w:hAnsi="Times New Roman" w:cs="Times New Roman"/>
          <w:sz w:val="24"/>
          <w:szCs w:val="22"/>
        </w:rPr>
        <w:t>Blömeke</w:t>
      </w:r>
      <w:proofErr w:type="spellEnd"/>
      <w:r w:rsidR="008C5C0F" w:rsidRPr="006A3BB5">
        <w:rPr>
          <w:rFonts w:ascii="Times New Roman" w:hAnsi="Times New Roman" w:cs="Times New Roman"/>
          <w:sz w:val="24"/>
          <w:szCs w:val="22"/>
        </w:rPr>
        <w:t xml:space="preserve"> et al., 2015; Grub, 2023).</w:t>
      </w:r>
      <w:r w:rsidR="008C5C0F">
        <w:rPr>
          <w:rFonts w:ascii="Times New Roman" w:hAnsi="Times New Roman" w:cs="Times New Roman"/>
          <w:sz w:val="24"/>
          <w:szCs w:val="22"/>
        </w:rPr>
        <w:t xml:space="preserve"> </w:t>
      </w:r>
      <w:r w:rsidRPr="006A3BB5">
        <w:rPr>
          <w:rFonts w:ascii="Times New Roman" w:hAnsi="Times New Roman" w:cs="Times New Roman"/>
          <w:sz w:val="24"/>
          <w:szCs w:val="22"/>
        </w:rPr>
        <w:t>These earlier stages – particularly knowledge-based visual scanning and noticing – are crucial for enabling timely, appropriate, and minimally intrusive interventions. Without perceiving and interpreting a situation correctly, any visible action is at risk of being ineffective or even counterproductive</w:t>
      </w:r>
      <w:r w:rsidR="008C5C0F">
        <w:rPr>
          <w:rFonts w:ascii="Times New Roman" w:hAnsi="Times New Roman" w:cs="Times New Roman"/>
          <w:sz w:val="24"/>
          <w:szCs w:val="22"/>
        </w:rPr>
        <w:t>.</w:t>
      </w:r>
    </w:p>
    <w:p w14:paraId="7B9CB591" w14:textId="5C68AFB9" w:rsidR="006A3BB5" w:rsidRPr="006A3BB5" w:rsidRDefault="006A3BB5" w:rsidP="006A3BB5">
      <w:pPr>
        <w:rPr>
          <w:rFonts w:ascii="Times New Roman" w:hAnsi="Times New Roman" w:cs="Times New Roman"/>
          <w:sz w:val="24"/>
          <w:szCs w:val="22"/>
        </w:rPr>
      </w:pPr>
      <w:commentRangeStart w:id="60"/>
      <w:r w:rsidRPr="006A3BB5">
        <w:rPr>
          <w:rFonts w:ascii="Times New Roman" w:hAnsi="Times New Roman" w:cs="Times New Roman"/>
          <w:sz w:val="24"/>
          <w:szCs w:val="22"/>
        </w:rPr>
        <w:t>Expert teachers benefit from highly integrated knowledge structures that support swift interpretation and context-sensitive reasoning. They are more likely to detect subtle cues that precede disruptions, such as early signs of disengagement or restlessness, and to differentiate between types of disruptive behavior in terms of salience, intent, and instructional relevance (</w:t>
      </w:r>
      <w:proofErr w:type="spellStart"/>
      <w:r w:rsidRPr="006A3BB5">
        <w:rPr>
          <w:rFonts w:ascii="Times New Roman" w:hAnsi="Times New Roman" w:cs="Times New Roman"/>
          <w:sz w:val="24"/>
          <w:szCs w:val="22"/>
        </w:rPr>
        <w:t>Kilbury</w:t>
      </w:r>
      <w:proofErr w:type="spellEnd"/>
      <w:r w:rsidRPr="006A3BB5">
        <w:rPr>
          <w:rFonts w:ascii="Times New Roman" w:hAnsi="Times New Roman" w:cs="Times New Roman"/>
          <w:sz w:val="24"/>
          <w:szCs w:val="22"/>
        </w:rPr>
        <w:t xml:space="preserve"> et al., 2024; van Es &amp; </w:t>
      </w:r>
      <w:proofErr w:type="spellStart"/>
      <w:r w:rsidRPr="006A3BB5">
        <w:rPr>
          <w:rFonts w:ascii="Times New Roman" w:hAnsi="Times New Roman" w:cs="Times New Roman"/>
          <w:sz w:val="24"/>
          <w:szCs w:val="22"/>
        </w:rPr>
        <w:t>Sherin</w:t>
      </w:r>
      <w:proofErr w:type="spellEnd"/>
      <w:r w:rsidRPr="006A3BB5">
        <w:rPr>
          <w:rFonts w:ascii="Times New Roman" w:hAnsi="Times New Roman" w:cs="Times New Roman"/>
          <w:sz w:val="24"/>
          <w:szCs w:val="22"/>
        </w:rPr>
        <w:t>, 2002). This allows them to respond flexibly</w:t>
      </w:r>
      <w:r w:rsidR="00A113C1">
        <w:rPr>
          <w:rFonts w:ascii="Times New Roman" w:hAnsi="Times New Roman" w:cs="Times New Roman"/>
          <w:sz w:val="24"/>
          <w:szCs w:val="22"/>
        </w:rPr>
        <w:t>,</w:t>
      </w:r>
      <w:r w:rsidRPr="006A3BB5">
        <w:rPr>
          <w:rFonts w:ascii="Times New Roman" w:hAnsi="Times New Roman" w:cs="Times New Roman"/>
          <w:sz w:val="24"/>
          <w:szCs w:val="22"/>
        </w:rPr>
        <w:t xml:space="preserve"> with either </w:t>
      </w:r>
      <w:r w:rsidRPr="006A3BB5">
        <w:rPr>
          <w:rFonts w:ascii="Times New Roman" w:hAnsi="Times New Roman" w:cs="Times New Roman"/>
          <w:sz w:val="24"/>
          <w:szCs w:val="22"/>
        </w:rPr>
        <w:lastRenderedPageBreak/>
        <w:t>silent proximity, subtle gestures, or verbal redirects</w:t>
      </w:r>
      <w:r w:rsidR="00A113C1">
        <w:rPr>
          <w:rFonts w:ascii="Times New Roman" w:hAnsi="Times New Roman" w:cs="Times New Roman"/>
          <w:sz w:val="24"/>
          <w:szCs w:val="22"/>
        </w:rPr>
        <w:t xml:space="preserve">, </w:t>
      </w:r>
      <w:r w:rsidRPr="006A3BB5">
        <w:rPr>
          <w:rFonts w:ascii="Times New Roman" w:hAnsi="Times New Roman" w:cs="Times New Roman"/>
          <w:sz w:val="24"/>
          <w:szCs w:val="22"/>
        </w:rPr>
        <w:t xml:space="preserve">without disturbing the instructional flow (Thiel et al., 2012; Emmer &amp; </w:t>
      </w:r>
      <w:proofErr w:type="spellStart"/>
      <w:r w:rsidRPr="006A3BB5">
        <w:rPr>
          <w:rFonts w:ascii="Times New Roman" w:hAnsi="Times New Roman" w:cs="Times New Roman"/>
          <w:sz w:val="24"/>
          <w:szCs w:val="22"/>
        </w:rPr>
        <w:t>Gerwels</w:t>
      </w:r>
      <w:proofErr w:type="spellEnd"/>
      <w:r w:rsidRPr="006A3BB5">
        <w:rPr>
          <w:rFonts w:ascii="Times New Roman" w:hAnsi="Times New Roman" w:cs="Times New Roman"/>
          <w:sz w:val="24"/>
          <w:szCs w:val="22"/>
        </w:rPr>
        <w:t>, 2006).</w:t>
      </w:r>
    </w:p>
    <w:p w14:paraId="45EE87CB" w14:textId="77777777" w:rsidR="006A3BB5" w:rsidRPr="006A3BB5" w:rsidRDefault="006A3BB5" w:rsidP="006A3BB5">
      <w:pPr>
        <w:rPr>
          <w:rFonts w:ascii="Times New Roman" w:hAnsi="Times New Roman" w:cs="Times New Roman"/>
          <w:sz w:val="24"/>
          <w:szCs w:val="22"/>
        </w:rPr>
      </w:pPr>
      <w:r w:rsidRPr="006A3BB5">
        <w:rPr>
          <w:rFonts w:ascii="Times New Roman" w:hAnsi="Times New Roman" w:cs="Times New Roman"/>
          <w:sz w:val="24"/>
          <w:szCs w:val="22"/>
        </w:rPr>
        <w:t>By contrast, novice teachers often struggle with these processes. Their perception is less differentiated, and they are more likely to miss low-salient but pedagogically significant behaviors, leading to delayed or inappropriate reactions (Barth, 2017; Swanson et al., 1990). When responding, they tend to use direct, verbal reprimands that can disrupt the lesson and risk escalating student behavior (</w:t>
      </w:r>
      <w:proofErr w:type="spellStart"/>
      <w:r w:rsidRPr="006A3BB5">
        <w:rPr>
          <w:rFonts w:ascii="Times New Roman" w:hAnsi="Times New Roman" w:cs="Times New Roman"/>
          <w:sz w:val="24"/>
          <w:szCs w:val="22"/>
        </w:rPr>
        <w:t>Westerman</w:t>
      </w:r>
      <w:proofErr w:type="spellEnd"/>
      <w:r w:rsidRPr="006A3BB5">
        <w:rPr>
          <w:rFonts w:ascii="Times New Roman" w:hAnsi="Times New Roman" w:cs="Times New Roman"/>
          <w:sz w:val="24"/>
          <w:szCs w:val="22"/>
        </w:rPr>
        <w:t>, 1991). Their actions may be driven more by momentary irritation or uncertainty than by pedagogical reasoning.</w:t>
      </w:r>
    </w:p>
    <w:p w14:paraId="4CAB6BA8" w14:textId="4DE5BD52" w:rsidR="00167C26" w:rsidRPr="00167C26" w:rsidRDefault="00167C26" w:rsidP="00167C26">
      <w:pPr>
        <w:rPr>
          <w:rFonts w:ascii="Times New Roman" w:hAnsi="Times New Roman" w:cs="Times New Roman"/>
          <w:sz w:val="24"/>
          <w:szCs w:val="22"/>
        </w:rPr>
      </w:pPr>
      <w:r w:rsidRPr="00167C26">
        <w:rPr>
          <w:rFonts w:ascii="Times New Roman" w:hAnsi="Times New Roman" w:cs="Times New Roman"/>
          <w:sz w:val="24"/>
          <w:szCs w:val="22"/>
        </w:rPr>
        <w:t>Importantly, not all disruptions are equally salient or easily recognizable. While verbal or physical disruptions tend to attract attention, more subtle indicators of disengagement may go unnoticed</w:t>
      </w:r>
      <w:r>
        <w:rPr>
          <w:rFonts w:ascii="Times New Roman" w:hAnsi="Times New Roman" w:cs="Times New Roman"/>
          <w:sz w:val="24"/>
          <w:szCs w:val="22"/>
        </w:rPr>
        <w:t>,</w:t>
      </w:r>
      <w:r w:rsidRPr="00167C26">
        <w:rPr>
          <w:rFonts w:ascii="Times New Roman" w:hAnsi="Times New Roman" w:cs="Times New Roman"/>
          <w:sz w:val="24"/>
          <w:szCs w:val="22"/>
        </w:rPr>
        <w:t xml:space="preserve"> especially by novice teachers (</w:t>
      </w:r>
      <w:proofErr w:type="spellStart"/>
      <w:r w:rsidRPr="00167C26">
        <w:rPr>
          <w:rFonts w:ascii="Times New Roman" w:hAnsi="Times New Roman" w:cs="Times New Roman"/>
          <w:sz w:val="24"/>
          <w:szCs w:val="22"/>
        </w:rPr>
        <w:t>Kilbury</w:t>
      </w:r>
      <w:proofErr w:type="spellEnd"/>
      <w:r w:rsidRPr="00167C26">
        <w:rPr>
          <w:rFonts w:ascii="Times New Roman" w:hAnsi="Times New Roman" w:cs="Times New Roman"/>
          <w:sz w:val="24"/>
          <w:szCs w:val="22"/>
        </w:rPr>
        <w:t xml:space="preserve"> et al., 2024). This underlines the role of visual attention and situation-specific knowledge in detecting and interpreting low-level, but pedagogically relevant, behavior.</w:t>
      </w:r>
    </w:p>
    <w:p w14:paraId="674DF35B" w14:textId="77777777" w:rsidR="00167C26" w:rsidRPr="00167C26" w:rsidRDefault="00167C26" w:rsidP="00167C26">
      <w:pPr>
        <w:rPr>
          <w:rFonts w:ascii="Times New Roman" w:hAnsi="Times New Roman" w:cs="Times New Roman"/>
          <w:sz w:val="24"/>
          <w:szCs w:val="22"/>
        </w:rPr>
      </w:pPr>
      <w:r w:rsidRPr="00167C26">
        <w:rPr>
          <w:rFonts w:ascii="Times New Roman" w:hAnsi="Times New Roman" w:cs="Times New Roman"/>
          <w:sz w:val="24"/>
          <w:szCs w:val="22"/>
        </w:rPr>
        <w:t xml:space="preserve">In addition to perceptual skill and strategic knowledge, affective and motivational components also shape how teachers respond to disruptions. As </w:t>
      </w:r>
      <w:proofErr w:type="spellStart"/>
      <w:r w:rsidRPr="00167C26">
        <w:rPr>
          <w:rFonts w:ascii="Times New Roman" w:hAnsi="Times New Roman" w:cs="Times New Roman"/>
          <w:sz w:val="24"/>
          <w:szCs w:val="22"/>
        </w:rPr>
        <w:t>Busse</w:t>
      </w:r>
      <w:proofErr w:type="spellEnd"/>
      <w:r w:rsidRPr="00167C26">
        <w:rPr>
          <w:rFonts w:ascii="Times New Roman" w:hAnsi="Times New Roman" w:cs="Times New Roman"/>
          <w:sz w:val="24"/>
          <w:szCs w:val="22"/>
        </w:rPr>
        <w:t xml:space="preserve"> (2021) highlights, teachers’ self-perceived competence in classroom management significantly influences their emotional regulation and choice of action. Teachers with a strong sense of competence are more confident, less reactive, and more able to maintain a constructive stance, even in challenging situations.</w:t>
      </w:r>
    </w:p>
    <w:p w14:paraId="347DD668" w14:textId="77777777" w:rsidR="00167C26" w:rsidRPr="00167C26" w:rsidRDefault="00167C26" w:rsidP="00167C26">
      <w:pPr>
        <w:rPr>
          <w:rFonts w:ascii="Times New Roman" w:hAnsi="Times New Roman" w:cs="Times New Roman"/>
          <w:sz w:val="24"/>
          <w:szCs w:val="22"/>
        </w:rPr>
      </w:pPr>
      <w:proofErr w:type="spellStart"/>
      <w:r w:rsidRPr="00167C26">
        <w:rPr>
          <w:rFonts w:ascii="Times New Roman" w:hAnsi="Times New Roman" w:cs="Times New Roman"/>
          <w:sz w:val="24"/>
          <w:szCs w:val="22"/>
        </w:rPr>
        <w:t>Korevaar’s</w:t>
      </w:r>
      <w:proofErr w:type="spellEnd"/>
      <w:r w:rsidRPr="00167C26">
        <w:rPr>
          <w:rFonts w:ascii="Times New Roman" w:hAnsi="Times New Roman" w:cs="Times New Roman"/>
          <w:sz w:val="24"/>
          <w:szCs w:val="22"/>
        </w:rPr>
        <w:t xml:space="preserve"> (1998) research adds another dimension to this picture by focusing on teachers’ reaction intentions and their underlying causal attributions in problematic student-teacher interactions. Her findings showed that experienced teachers displayed more adaptive and complex response profiles, while novices were more likely to respond impulsively or </w:t>
      </w:r>
      <w:r w:rsidRPr="00167C26">
        <w:rPr>
          <w:rFonts w:ascii="Times New Roman" w:hAnsi="Times New Roman" w:cs="Times New Roman"/>
          <w:sz w:val="24"/>
          <w:szCs w:val="22"/>
        </w:rPr>
        <w:lastRenderedPageBreak/>
        <w:t>defensively. This highlights that behavioral differences are not only driven by perceptual and strategic differences but also by deeper cognitive-affective mechanisms.</w:t>
      </w:r>
      <w:commentRangeEnd w:id="60"/>
      <w:r w:rsidR="00C32B0C">
        <w:rPr>
          <w:rStyle w:val="Kommentarzeichen"/>
        </w:rPr>
        <w:commentReference w:id="60"/>
      </w:r>
    </w:p>
    <w:p w14:paraId="5A972048" w14:textId="61F4845A" w:rsidR="00167C26" w:rsidRPr="00167C26" w:rsidRDefault="00167C26" w:rsidP="00167C26">
      <w:pPr>
        <w:rPr>
          <w:rFonts w:ascii="Times New Roman" w:hAnsi="Times New Roman" w:cs="Times New Roman"/>
          <w:sz w:val="24"/>
          <w:szCs w:val="22"/>
        </w:rPr>
      </w:pPr>
      <w:r w:rsidRPr="00167C26">
        <w:rPr>
          <w:rFonts w:ascii="Times New Roman" w:hAnsi="Times New Roman" w:cs="Times New Roman"/>
          <w:sz w:val="24"/>
          <w:szCs w:val="22"/>
        </w:rPr>
        <w:t>In sum, teachers’ observable classroom actions are not isolated events but rather the outcome of an integrated competence structure: knowledge, perception, interpretation, and execution. However, while prior research has yielded valuable theoretical insights, many studies rely on self-reports, video-based simulations, or hypothetical scenarios. As a result, little is known about the real-time perceptual and behavioral processes during teaching itself</w:t>
      </w:r>
      <w:r w:rsidR="00481814">
        <w:rPr>
          <w:rFonts w:ascii="Times New Roman" w:hAnsi="Times New Roman" w:cs="Times New Roman"/>
          <w:sz w:val="24"/>
          <w:szCs w:val="22"/>
        </w:rPr>
        <w:t>,</w:t>
      </w:r>
      <w:r w:rsidRPr="00167C26">
        <w:rPr>
          <w:rFonts w:ascii="Times New Roman" w:hAnsi="Times New Roman" w:cs="Times New Roman"/>
          <w:sz w:val="24"/>
          <w:szCs w:val="22"/>
        </w:rPr>
        <w:t xml:space="preserve"> especially when it comes to noticing and responding to actual classroom disruptions.</w:t>
      </w:r>
    </w:p>
    <w:p w14:paraId="249BBB36" w14:textId="381303FE" w:rsidR="007C62A9" w:rsidRPr="007C62A9" w:rsidRDefault="007C62A9" w:rsidP="007C62A9">
      <w:pPr>
        <w:pStyle w:val="berschrift2"/>
        <w:rPr>
          <w:rFonts w:ascii="Times New Roman" w:hAnsi="Times New Roman" w:cs="Times New Roman"/>
          <w:sz w:val="24"/>
          <w:szCs w:val="24"/>
        </w:rPr>
      </w:pPr>
      <w:r w:rsidRPr="007C62A9">
        <w:rPr>
          <w:rFonts w:ascii="Times New Roman" w:hAnsi="Times New Roman" w:cs="Times New Roman"/>
          <w:sz w:val="24"/>
          <w:szCs w:val="24"/>
        </w:rPr>
        <w:t>2.</w:t>
      </w:r>
      <w:r>
        <w:rPr>
          <w:rFonts w:ascii="Times New Roman" w:hAnsi="Times New Roman" w:cs="Times New Roman"/>
          <w:sz w:val="24"/>
          <w:szCs w:val="24"/>
        </w:rPr>
        <w:t>3</w:t>
      </w:r>
      <w:r w:rsidRPr="007C62A9">
        <w:rPr>
          <w:rFonts w:ascii="Times New Roman" w:hAnsi="Times New Roman" w:cs="Times New Roman"/>
          <w:sz w:val="24"/>
          <w:szCs w:val="24"/>
        </w:rPr>
        <w:t xml:space="preserve"> Classroom disruptions </w:t>
      </w:r>
    </w:p>
    <w:p w14:paraId="0569C2A3" w14:textId="77777777" w:rsidR="007C62A9" w:rsidRPr="007C62A9" w:rsidRDefault="007C62A9" w:rsidP="007C62A9">
      <w:pPr>
        <w:rPr>
          <w:rFonts w:ascii="Times New Roman" w:hAnsi="Times New Roman" w:cs="Times New Roman"/>
          <w:sz w:val="24"/>
          <w:szCs w:val="22"/>
        </w:rPr>
      </w:pPr>
      <w:r w:rsidRPr="007C62A9">
        <w:rPr>
          <w:rFonts w:ascii="Times New Roman" w:hAnsi="Times New Roman" w:cs="Times New Roman"/>
          <w:sz w:val="24"/>
          <w:szCs w:val="22"/>
        </w:rPr>
        <w:t xml:space="preserve">As described by Lohmann &amp; Meyer (2003), disruptions are events that interfere with the essential conditions necessary for effective instruction and student participation. These behaviors can generally be categorized into four primary types, based on their nature and impact on classroom dynamics </w:t>
      </w:r>
      <w:r w:rsidRPr="007C62A9">
        <w:rPr>
          <w:rFonts w:ascii="Times New Roman" w:hAnsi="Times New Roman" w:cs="Times New Roman"/>
          <w:sz w:val="24"/>
          <w:szCs w:val="22"/>
        </w:rPr>
        <w:fldChar w:fldCharType="begin"/>
      </w:r>
      <w:r w:rsidRPr="007C62A9">
        <w:rPr>
          <w:rFonts w:ascii="Times New Roman" w:hAnsi="Times New Roman" w:cs="Times New Roman"/>
          <w:sz w:val="24"/>
          <w:szCs w:val="22"/>
        </w:rPr>
        <w:instrText xml:space="preserve"> ADDIN ZOTERO_ITEM CSL_CITATION {"citationID":"teQePSPn","properties":{"formattedCitation":"(Lohmann &amp; Meyer, 2003)","plainCitation":"(Lohmann &amp; Meyer, 2003)","noteIndex":0},"citationItems":[{"id":803,"uris":["http://zotero.org/groups/5349517/items/W9DMGN77"],"itemData":{"id":803,"type":"book","publisher":"Cornelsen-Scriptor","title":"Mit Schülern klarkommen: Professioneller Umgang mit Unterrichtsstörungen und Disziplinkonflikten","author":[{"family":"Lohmann","given":"Gert"},{"family":"Meyer","given":"Hilbert"}],"issued":{"date-parts":[["2003"]]}}}],"schema":"https://github.com/citation-style-language/schema/raw/master/csl-citation.json"} </w:instrText>
      </w:r>
      <w:r w:rsidRPr="007C62A9">
        <w:rPr>
          <w:rFonts w:ascii="Times New Roman" w:hAnsi="Times New Roman" w:cs="Times New Roman"/>
          <w:sz w:val="24"/>
          <w:szCs w:val="22"/>
        </w:rPr>
        <w:fldChar w:fldCharType="separate"/>
      </w:r>
      <w:r w:rsidRPr="007C62A9">
        <w:rPr>
          <w:rFonts w:ascii="Times New Roman" w:hAnsi="Times New Roman" w:cs="Times New Roman"/>
          <w:sz w:val="24"/>
          <w:szCs w:val="22"/>
        </w:rPr>
        <w:t>(Lohmann &amp; Meyer, 2003)</w:t>
      </w:r>
      <w:r w:rsidRPr="007C62A9">
        <w:rPr>
          <w:rFonts w:ascii="Times New Roman" w:hAnsi="Times New Roman" w:cs="Times New Roman"/>
          <w:sz w:val="24"/>
          <w:szCs w:val="22"/>
        </w:rPr>
        <w:fldChar w:fldCharType="end"/>
      </w:r>
      <w:r w:rsidRPr="007C62A9">
        <w:rPr>
          <w:rFonts w:ascii="Times New Roman" w:hAnsi="Times New Roman" w:cs="Times New Roman"/>
          <w:sz w:val="24"/>
          <w:szCs w:val="22"/>
        </w:rPr>
        <w:t xml:space="preserve">. Verbal disruptions include spoken interruptions such as chatting, whispering, or heckling, which can disturb lesson flow and diminish focus. Physical disruptions refer to motor restlessness or unnecessary physical activity, like drumming on desks, snipping fingers, or clicking pens, which distract both teachers and students. Indicators of a lack of eagerness to learn manifest through disengagement behaviors, such as drawing, resting one’s head on the desk, or using a phone, actions that reduce participation and hinder comprehension. Finally, aggressive behavior encompasses hostile actions or emotional outbursts, including yelling, defiance, or physical confrontations, all threatening the classroom’s safety. </w:t>
      </w:r>
    </w:p>
    <w:p w14:paraId="455CADA6" w14:textId="77777777" w:rsidR="007C62A9" w:rsidRPr="007C62A9" w:rsidRDefault="007C62A9" w:rsidP="007C62A9">
      <w:pPr>
        <w:rPr>
          <w:rFonts w:ascii="Times New Roman" w:hAnsi="Times New Roman" w:cs="Times New Roman"/>
          <w:sz w:val="24"/>
          <w:szCs w:val="22"/>
        </w:rPr>
      </w:pPr>
      <w:r w:rsidRPr="007C62A9">
        <w:rPr>
          <w:rFonts w:ascii="Times New Roman" w:hAnsi="Times New Roman" w:cs="Times New Roman"/>
          <w:sz w:val="24"/>
          <w:szCs w:val="22"/>
        </w:rPr>
        <w:t>A crucial concept in understanding classroom disruptions is salience, which refers to how noticeable a behavior is within the classroom context (</w:t>
      </w:r>
      <w:proofErr w:type="spellStart"/>
      <w:r w:rsidRPr="007C62A9">
        <w:rPr>
          <w:rFonts w:ascii="Times New Roman" w:hAnsi="Times New Roman" w:cs="Times New Roman"/>
          <w:sz w:val="24"/>
          <w:szCs w:val="22"/>
        </w:rPr>
        <w:t>Kilbury</w:t>
      </w:r>
      <w:proofErr w:type="spellEnd"/>
      <w:r w:rsidRPr="007C62A9">
        <w:rPr>
          <w:rFonts w:ascii="Times New Roman" w:hAnsi="Times New Roman" w:cs="Times New Roman"/>
          <w:sz w:val="24"/>
          <w:szCs w:val="22"/>
        </w:rPr>
        <w:t xml:space="preserve"> et al., 2024). Salience directly affects teachers’ ability to notice disruptions – a key prerequisite for effective management. </w:t>
      </w:r>
      <w:r w:rsidRPr="007C62A9">
        <w:rPr>
          <w:rFonts w:ascii="Times New Roman" w:hAnsi="Times New Roman" w:cs="Times New Roman"/>
          <w:sz w:val="24"/>
          <w:szCs w:val="22"/>
        </w:rPr>
        <w:lastRenderedPageBreak/>
        <w:t xml:space="preserve">Highly salient behaviors, such as loud outbursts, tend to capture immediate attention, whereas more subtle behaviors may go unnoticed yet can be equally detrimental if left unaddressed over time. </w:t>
      </w:r>
    </w:p>
    <w:p w14:paraId="3826261C" w14:textId="74EFA7F6" w:rsidR="007C62A9" w:rsidRPr="007C62A9" w:rsidRDefault="007C62A9" w:rsidP="007C62A9">
      <w:pPr>
        <w:rPr>
          <w:rFonts w:ascii="Times New Roman" w:hAnsi="Times New Roman" w:cs="Times New Roman"/>
          <w:sz w:val="24"/>
          <w:szCs w:val="22"/>
        </w:rPr>
      </w:pPr>
      <w:r w:rsidRPr="007C62A9">
        <w:rPr>
          <w:rFonts w:ascii="Times New Roman" w:hAnsi="Times New Roman" w:cs="Times New Roman"/>
          <w:sz w:val="24"/>
          <w:szCs w:val="22"/>
        </w:rPr>
        <w:t>Before any management strategy can be applied, a disruption must first be perceived and interpreted as requiring intervention. This process is complicated by the subjective nature of disruption, shaped not only by the behavior itself but also by how it is evaluated by both teachers and students (Eckstein et al., 2016). This dual perspective underscores the importance of recognizing both overt and subtle signs of disruption in order to respond appropriately and effectively.</w:t>
      </w:r>
    </w:p>
    <w:p w14:paraId="072043EA" w14:textId="78999CED" w:rsidR="00AA4A24" w:rsidRPr="0001570C" w:rsidRDefault="00AA4A24" w:rsidP="0001570C">
      <w:pPr>
        <w:pStyle w:val="berschrift2"/>
        <w:rPr>
          <w:rFonts w:ascii="Times New Roman" w:hAnsi="Times New Roman" w:cs="Times New Roman"/>
          <w:sz w:val="24"/>
          <w:szCs w:val="24"/>
        </w:rPr>
      </w:pPr>
      <w:r w:rsidRPr="0001570C">
        <w:rPr>
          <w:rFonts w:ascii="Times New Roman" w:hAnsi="Times New Roman" w:cs="Times New Roman"/>
          <w:sz w:val="24"/>
          <w:szCs w:val="24"/>
        </w:rPr>
        <w:t>Present Study</w:t>
      </w:r>
      <w:r w:rsidR="009B34C6">
        <w:rPr>
          <w:rFonts w:ascii="Times New Roman" w:hAnsi="Times New Roman" w:cs="Times New Roman"/>
          <w:sz w:val="24"/>
          <w:szCs w:val="24"/>
        </w:rPr>
        <w:t xml:space="preserve"> (Level 2)</w:t>
      </w:r>
    </w:p>
    <w:p w14:paraId="7921A5CC" w14:textId="3AEE6462" w:rsidR="004727E5" w:rsidRPr="004727E5" w:rsidRDefault="00075BF0" w:rsidP="004727E5">
      <w:pPr>
        <w:rPr>
          <w:rFonts w:ascii="Times New Roman" w:hAnsi="Times New Roman" w:cs="Times New Roman"/>
          <w:sz w:val="24"/>
          <w:szCs w:val="22"/>
        </w:rPr>
      </w:pPr>
      <w:r>
        <w:rPr>
          <w:rFonts w:ascii="Times New Roman" w:hAnsi="Times New Roman" w:cs="Times New Roman"/>
          <w:sz w:val="24"/>
          <w:szCs w:val="22"/>
        </w:rPr>
        <w:t>The</w:t>
      </w:r>
      <w:r w:rsidRPr="00075BF0">
        <w:rPr>
          <w:rFonts w:ascii="Times New Roman" w:hAnsi="Times New Roman" w:cs="Times New Roman"/>
          <w:sz w:val="24"/>
          <w:szCs w:val="22"/>
        </w:rPr>
        <w:t xml:space="preserve"> present study addresses </w:t>
      </w:r>
      <w:commentRangeStart w:id="61"/>
      <w:r w:rsidRPr="00075BF0">
        <w:rPr>
          <w:rFonts w:ascii="Times New Roman" w:hAnsi="Times New Roman" w:cs="Times New Roman"/>
          <w:sz w:val="24"/>
          <w:szCs w:val="22"/>
        </w:rPr>
        <w:t xml:space="preserve">this gap </w:t>
      </w:r>
      <w:commentRangeEnd w:id="61"/>
      <w:r w:rsidR="00C32B0C">
        <w:rPr>
          <w:rStyle w:val="Kommentarzeichen"/>
        </w:rPr>
        <w:commentReference w:id="61"/>
      </w:r>
      <w:r w:rsidRPr="00075BF0">
        <w:rPr>
          <w:rFonts w:ascii="Times New Roman" w:hAnsi="Times New Roman" w:cs="Times New Roman"/>
          <w:sz w:val="24"/>
          <w:szCs w:val="22"/>
        </w:rPr>
        <w:t xml:space="preserve">by employing </w:t>
      </w:r>
      <w:r w:rsidR="004727E5" w:rsidRPr="004727E5">
        <w:rPr>
          <w:rFonts w:ascii="Times New Roman" w:hAnsi="Times New Roman" w:cs="Times New Roman"/>
          <w:sz w:val="24"/>
          <w:szCs w:val="22"/>
        </w:rPr>
        <w:t>mobile eye-tracking in micro-teaching units within a highly standardized learning environment, using a comparatively large sample. This approach balances authenticity and experimental control by capturing real teaching-learning interactions while enhancing standardization through scripted behavioral instructions.</w:t>
      </w:r>
    </w:p>
    <w:p w14:paraId="1AE268F1" w14:textId="24C4AEF0" w:rsidR="004727E5" w:rsidRPr="004727E5" w:rsidRDefault="00362681" w:rsidP="004727E5">
      <w:pPr>
        <w:rPr>
          <w:rFonts w:ascii="Times New Roman" w:hAnsi="Times New Roman" w:cs="Times New Roman"/>
          <w:sz w:val="24"/>
          <w:szCs w:val="22"/>
        </w:rPr>
      </w:pPr>
      <w:r>
        <w:rPr>
          <w:rFonts w:ascii="Times New Roman" w:hAnsi="Times New Roman" w:cs="Times New Roman"/>
          <w:sz w:val="24"/>
          <w:szCs w:val="22"/>
        </w:rPr>
        <w:t>T</w:t>
      </w:r>
      <w:r w:rsidR="008548EE">
        <w:rPr>
          <w:rFonts w:ascii="Times New Roman" w:hAnsi="Times New Roman" w:cs="Times New Roman"/>
          <w:sz w:val="24"/>
          <w:szCs w:val="22"/>
        </w:rPr>
        <w:t>he</w:t>
      </w:r>
      <w:r w:rsidR="004727E5" w:rsidRPr="004727E5">
        <w:rPr>
          <w:rFonts w:ascii="Times New Roman" w:hAnsi="Times New Roman" w:cs="Times New Roman"/>
          <w:sz w:val="24"/>
          <w:szCs w:val="22"/>
        </w:rPr>
        <w:t xml:space="preserve"> study examines differences in gaze behavior, self-reported classroom management, and strategic knowledge between experienced and inexperienced teachers. Data were collected in the laboratory-based study </w:t>
      </w:r>
      <w:r w:rsidR="004727E5" w:rsidRPr="004727E5">
        <w:rPr>
          <w:rFonts w:ascii="Times New Roman" w:hAnsi="Times New Roman" w:cs="Times New Roman"/>
          <w:i/>
          <w:iCs/>
          <w:sz w:val="24"/>
          <w:szCs w:val="22"/>
        </w:rPr>
        <w:t>Professional Vision of Novice and Expert Teachers</w:t>
      </w:r>
      <w:r w:rsidR="004727E5" w:rsidRPr="004727E5">
        <w:rPr>
          <w:rFonts w:ascii="Times New Roman" w:hAnsi="Times New Roman" w:cs="Times New Roman"/>
          <w:sz w:val="24"/>
          <w:szCs w:val="22"/>
        </w:rPr>
        <w:t xml:space="preserve"> (</w:t>
      </w:r>
      <w:proofErr w:type="spellStart"/>
      <w:r w:rsidR="004727E5" w:rsidRPr="004727E5">
        <w:rPr>
          <w:rFonts w:ascii="Times New Roman" w:hAnsi="Times New Roman" w:cs="Times New Roman"/>
          <w:sz w:val="24"/>
          <w:szCs w:val="22"/>
        </w:rPr>
        <w:t>ProVisioNET</w:t>
      </w:r>
      <w:proofErr w:type="spellEnd"/>
      <w:r w:rsidR="004727E5" w:rsidRPr="004727E5">
        <w:rPr>
          <w:rFonts w:ascii="Times New Roman" w:hAnsi="Times New Roman" w:cs="Times New Roman"/>
          <w:sz w:val="24"/>
          <w:szCs w:val="22"/>
        </w:rPr>
        <w:t xml:space="preserve">), where both in-service (experienced) and pre-service (inexperienced) teachers participated in a controlled micro-teaching unit involving classroom disruptions. Eye-tracking technology, self-report measures, and strategic knowledge assessments were used to explore how expertise </w:t>
      </w:r>
      <w:r w:rsidR="00C32B0C">
        <w:rPr>
          <w:rFonts w:ascii="Times New Roman" w:hAnsi="Times New Roman" w:cs="Times New Roman"/>
          <w:sz w:val="24"/>
          <w:szCs w:val="22"/>
        </w:rPr>
        <w:t>manifests in</w:t>
      </w:r>
      <w:r w:rsidR="00C32B0C" w:rsidRPr="004727E5">
        <w:rPr>
          <w:rFonts w:ascii="Times New Roman" w:hAnsi="Times New Roman" w:cs="Times New Roman"/>
          <w:sz w:val="24"/>
          <w:szCs w:val="22"/>
        </w:rPr>
        <w:t xml:space="preserve"> </w:t>
      </w:r>
      <w:r w:rsidR="004727E5" w:rsidRPr="004727E5">
        <w:rPr>
          <w:rFonts w:ascii="Times New Roman" w:hAnsi="Times New Roman" w:cs="Times New Roman"/>
          <w:sz w:val="24"/>
          <w:szCs w:val="22"/>
        </w:rPr>
        <w:t xml:space="preserve">visual attention, disruption noticing, and management strategies. </w:t>
      </w:r>
    </w:p>
    <w:p w14:paraId="0EE01A85" w14:textId="715B8B28" w:rsidR="00441050" w:rsidRPr="00441050" w:rsidRDefault="00441050" w:rsidP="00441050">
      <w:pPr>
        <w:rPr>
          <w:rFonts w:ascii="Times New Roman" w:hAnsi="Times New Roman" w:cs="Times New Roman"/>
          <w:sz w:val="24"/>
          <w:szCs w:val="22"/>
        </w:rPr>
      </w:pPr>
      <w:r w:rsidRPr="00441050">
        <w:rPr>
          <w:rFonts w:ascii="Times New Roman" w:hAnsi="Times New Roman" w:cs="Times New Roman"/>
          <w:sz w:val="24"/>
          <w:szCs w:val="22"/>
        </w:rPr>
        <w:t xml:space="preserve">Participants individually attended a laboratory session, where they conducted a brief micro-teaching unit lasting approximately 15 minutes. The “class” consisted of three trained </w:t>
      </w:r>
      <w:r w:rsidRPr="00441050">
        <w:rPr>
          <w:rFonts w:ascii="Times New Roman" w:hAnsi="Times New Roman" w:cs="Times New Roman"/>
          <w:sz w:val="24"/>
          <w:szCs w:val="22"/>
        </w:rPr>
        <w:lastRenderedPageBreak/>
        <w:t xml:space="preserve">actors who portrayed students and simulated typical classroom disruptions. During the micro-teaching unit, teachers’ gaze patterns were recorded using eye-tracking technology. Additionally, self-reports on classroom management and strategic knowledge were assessed through </w:t>
      </w:r>
      <w:r w:rsidR="0023578D">
        <w:rPr>
          <w:rFonts w:ascii="Times New Roman" w:hAnsi="Times New Roman" w:cs="Times New Roman"/>
          <w:sz w:val="24"/>
          <w:szCs w:val="22"/>
        </w:rPr>
        <w:t xml:space="preserve">a </w:t>
      </w:r>
      <w:r w:rsidRPr="00441050">
        <w:rPr>
          <w:rFonts w:ascii="Times New Roman" w:hAnsi="Times New Roman" w:cs="Times New Roman"/>
          <w:sz w:val="24"/>
          <w:szCs w:val="22"/>
        </w:rPr>
        <w:t xml:space="preserve">questionnaire, </w:t>
      </w:r>
      <w:r w:rsidR="0023578D">
        <w:rPr>
          <w:rFonts w:ascii="Times New Roman" w:hAnsi="Times New Roman" w:cs="Times New Roman"/>
          <w:sz w:val="24"/>
          <w:szCs w:val="22"/>
        </w:rPr>
        <w:t xml:space="preserve">an </w:t>
      </w:r>
      <w:r w:rsidRPr="00441050">
        <w:rPr>
          <w:rFonts w:ascii="Times New Roman" w:hAnsi="Times New Roman" w:cs="Times New Roman"/>
          <w:sz w:val="24"/>
          <w:szCs w:val="22"/>
        </w:rPr>
        <w:t>interview, and a test.</w:t>
      </w:r>
    </w:p>
    <w:p w14:paraId="46662015" w14:textId="77777777" w:rsidR="00441050" w:rsidRPr="00441050" w:rsidRDefault="00441050" w:rsidP="00441050">
      <w:pPr>
        <w:rPr>
          <w:rFonts w:ascii="Times New Roman" w:hAnsi="Times New Roman" w:cs="Times New Roman"/>
          <w:sz w:val="24"/>
          <w:szCs w:val="22"/>
        </w:rPr>
      </w:pPr>
      <w:r w:rsidRPr="00441050">
        <w:rPr>
          <w:rFonts w:ascii="Times New Roman" w:hAnsi="Times New Roman" w:cs="Times New Roman"/>
          <w:sz w:val="24"/>
          <w:szCs w:val="22"/>
        </w:rPr>
        <w:t xml:space="preserve">The study addressed </w:t>
      </w:r>
      <w:commentRangeStart w:id="62"/>
      <w:commentRangeStart w:id="63"/>
      <w:r w:rsidRPr="00441050">
        <w:rPr>
          <w:rFonts w:ascii="Times New Roman" w:hAnsi="Times New Roman" w:cs="Times New Roman"/>
          <w:sz w:val="24"/>
          <w:szCs w:val="22"/>
        </w:rPr>
        <w:t xml:space="preserve">five </w:t>
      </w:r>
      <w:proofErr w:type="gramStart"/>
      <w:r w:rsidRPr="00441050">
        <w:rPr>
          <w:rFonts w:ascii="Times New Roman" w:hAnsi="Times New Roman" w:cs="Times New Roman"/>
          <w:sz w:val="24"/>
          <w:szCs w:val="22"/>
        </w:rPr>
        <w:t>primary</w:t>
      </w:r>
      <w:proofErr w:type="gramEnd"/>
      <w:r w:rsidRPr="00441050">
        <w:rPr>
          <w:rFonts w:ascii="Times New Roman" w:hAnsi="Times New Roman" w:cs="Times New Roman"/>
          <w:sz w:val="24"/>
          <w:szCs w:val="22"/>
        </w:rPr>
        <w:t xml:space="preserve"> </w:t>
      </w:r>
      <w:commentRangeEnd w:id="62"/>
      <w:r w:rsidR="00AF3547">
        <w:rPr>
          <w:rStyle w:val="Kommentarzeichen"/>
        </w:rPr>
        <w:commentReference w:id="62"/>
      </w:r>
      <w:commentRangeEnd w:id="63"/>
      <w:r w:rsidR="00641F9E">
        <w:rPr>
          <w:rStyle w:val="Kommentarzeichen"/>
        </w:rPr>
        <w:commentReference w:id="63"/>
      </w:r>
      <w:r w:rsidRPr="00441050">
        <w:rPr>
          <w:rFonts w:ascii="Times New Roman" w:hAnsi="Times New Roman" w:cs="Times New Roman"/>
          <w:sz w:val="24"/>
          <w:szCs w:val="22"/>
        </w:rPr>
        <w:t>aims:</w:t>
      </w:r>
    </w:p>
    <w:p w14:paraId="12810C7C" w14:textId="55A138EF" w:rsidR="00094DAA" w:rsidRDefault="00441050" w:rsidP="00094DAA">
      <w:pPr>
        <w:pStyle w:val="Listenabsatz"/>
        <w:numPr>
          <w:ilvl w:val="0"/>
          <w:numId w:val="24"/>
        </w:numPr>
        <w:rPr>
          <w:rFonts w:ascii="Times New Roman" w:hAnsi="Times New Roman" w:cs="Times New Roman"/>
          <w:sz w:val="24"/>
          <w:szCs w:val="22"/>
        </w:rPr>
      </w:pPr>
      <w:r w:rsidRPr="00094DAA">
        <w:rPr>
          <w:rFonts w:ascii="Times New Roman" w:hAnsi="Times New Roman" w:cs="Times New Roman"/>
          <w:sz w:val="24"/>
          <w:szCs w:val="22"/>
        </w:rPr>
        <w:t xml:space="preserve">One aim was to examine how </w:t>
      </w:r>
      <w:r w:rsidR="00F57E41">
        <w:rPr>
          <w:rFonts w:ascii="Times New Roman" w:hAnsi="Times New Roman" w:cs="Times New Roman"/>
          <w:sz w:val="24"/>
          <w:szCs w:val="22"/>
        </w:rPr>
        <w:t xml:space="preserve">experienced and inexperienced </w:t>
      </w:r>
      <w:commentRangeStart w:id="64"/>
      <w:commentRangeStart w:id="65"/>
      <w:commentRangeStart w:id="66"/>
      <w:r w:rsidRPr="00094DAA">
        <w:rPr>
          <w:rFonts w:ascii="Times New Roman" w:hAnsi="Times New Roman" w:cs="Times New Roman"/>
          <w:sz w:val="24"/>
          <w:szCs w:val="22"/>
        </w:rPr>
        <w:t>teachers</w:t>
      </w:r>
      <w:commentRangeEnd w:id="64"/>
      <w:r w:rsidR="00AF3547">
        <w:rPr>
          <w:rStyle w:val="Kommentarzeichen"/>
        </w:rPr>
        <w:commentReference w:id="64"/>
      </w:r>
      <w:commentRangeEnd w:id="65"/>
      <w:r w:rsidR="00366A12">
        <w:rPr>
          <w:rStyle w:val="Kommentarzeichen"/>
        </w:rPr>
        <w:commentReference w:id="65"/>
      </w:r>
      <w:commentRangeEnd w:id="66"/>
      <w:r w:rsidR="009070EA">
        <w:rPr>
          <w:rStyle w:val="Kommentarzeichen"/>
        </w:rPr>
        <w:commentReference w:id="66"/>
      </w:r>
      <w:r w:rsidRPr="00094DAA">
        <w:rPr>
          <w:rFonts w:ascii="Times New Roman" w:hAnsi="Times New Roman" w:cs="Times New Roman"/>
          <w:sz w:val="24"/>
          <w:szCs w:val="22"/>
        </w:rPr>
        <w:t xml:space="preserve"> </w:t>
      </w:r>
      <w:r w:rsidR="003D2237" w:rsidRPr="00094DAA">
        <w:rPr>
          <w:rFonts w:ascii="Times New Roman" w:hAnsi="Times New Roman" w:cs="Times New Roman"/>
          <w:sz w:val="24"/>
          <w:szCs w:val="22"/>
        </w:rPr>
        <w:t>distribute</w:t>
      </w:r>
      <w:r w:rsidRPr="00094DAA">
        <w:rPr>
          <w:rFonts w:ascii="Times New Roman" w:hAnsi="Times New Roman" w:cs="Times New Roman"/>
          <w:sz w:val="24"/>
          <w:szCs w:val="22"/>
        </w:rPr>
        <w:t xml:space="preserve"> their visual attention during classroom interactions in a lab-based micro-teaching unit. We expected students to be the primary focus of teachers’ attention. This exploration was descriptive.</w:t>
      </w:r>
    </w:p>
    <w:p w14:paraId="30E9A0F2" w14:textId="77777777" w:rsidR="00B5402F" w:rsidRDefault="00441050" w:rsidP="00B5402F">
      <w:pPr>
        <w:pStyle w:val="Listenabsatz"/>
        <w:numPr>
          <w:ilvl w:val="0"/>
          <w:numId w:val="24"/>
        </w:numPr>
        <w:rPr>
          <w:rFonts w:ascii="Times New Roman" w:hAnsi="Times New Roman" w:cs="Times New Roman"/>
          <w:sz w:val="24"/>
          <w:szCs w:val="22"/>
        </w:rPr>
      </w:pPr>
      <w:r w:rsidRPr="00094DAA">
        <w:rPr>
          <w:rFonts w:ascii="Times New Roman" w:hAnsi="Times New Roman" w:cs="Times New Roman"/>
          <w:sz w:val="24"/>
          <w:szCs w:val="22"/>
        </w:rPr>
        <w:t xml:space="preserve">Another aim was to investigate differences in gaze behavior related to noticing abilities between experienced and inexperienced teachers. We hypothesized that, compared to inexperienced teachers, experienced teachers would demonstrate more efficient gaze patterns throughout the micro-teaching unit </w:t>
      </w:r>
      <w:commentRangeStart w:id="67"/>
      <w:commentRangeStart w:id="68"/>
      <w:commentRangeStart w:id="69"/>
      <w:r w:rsidRPr="00094DAA">
        <w:rPr>
          <w:rFonts w:ascii="Times New Roman" w:hAnsi="Times New Roman" w:cs="Times New Roman"/>
          <w:sz w:val="24"/>
          <w:szCs w:val="22"/>
        </w:rPr>
        <w:t>(</w:t>
      </w:r>
      <w:r w:rsidRPr="00094DAA">
        <w:rPr>
          <w:rFonts w:ascii="Times New Roman" w:hAnsi="Times New Roman" w:cs="Times New Roman"/>
          <w:b/>
          <w:bCs/>
          <w:sz w:val="24"/>
          <w:szCs w:val="22"/>
        </w:rPr>
        <w:t>Hypothesis 1a</w:t>
      </w:r>
      <w:r w:rsidRPr="00094DAA">
        <w:rPr>
          <w:rFonts w:ascii="Times New Roman" w:hAnsi="Times New Roman" w:cs="Times New Roman"/>
          <w:sz w:val="24"/>
          <w:szCs w:val="22"/>
        </w:rPr>
        <w:t>), focus their attention more frequently on students (</w:t>
      </w:r>
      <w:r w:rsidRPr="00094DAA">
        <w:rPr>
          <w:rFonts w:ascii="Times New Roman" w:hAnsi="Times New Roman" w:cs="Times New Roman"/>
          <w:b/>
          <w:bCs/>
          <w:sz w:val="24"/>
          <w:szCs w:val="22"/>
        </w:rPr>
        <w:t>Hypothesis 1b</w:t>
      </w:r>
      <w:r w:rsidRPr="00094DAA">
        <w:rPr>
          <w:rFonts w:ascii="Times New Roman" w:hAnsi="Times New Roman" w:cs="Times New Roman"/>
          <w:sz w:val="24"/>
          <w:szCs w:val="22"/>
        </w:rPr>
        <w:t>), and notice disruptions more quickly (</w:t>
      </w:r>
      <w:r w:rsidRPr="00094DAA">
        <w:rPr>
          <w:rFonts w:ascii="Times New Roman" w:hAnsi="Times New Roman" w:cs="Times New Roman"/>
          <w:b/>
          <w:bCs/>
          <w:sz w:val="24"/>
          <w:szCs w:val="22"/>
        </w:rPr>
        <w:t>Hypothesis 1c</w:t>
      </w:r>
      <w:r w:rsidRPr="00094DAA">
        <w:rPr>
          <w:rFonts w:ascii="Times New Roman" w:hAnsi="Times New Roman" w:cs="Times New Roman"/>
          <w:sz w:val="24"/>
          <w:szCs w:val="22"/>
        </w:rPr>
        <w:t>).</w:t>
      </w:r>
      <w:commentRangeEnd w:id="67"/>
      <w:r w:rsidR="00AF3547">
        <w:rPr>
          <w:rStyle w:val="Kommentarzeichen"/>
        </w:rPr>
        <w:commentReference w:id="67"/>
      </w:r>
      <w:commentRangeEnd w:id="68"/>
      <w:r w:rsidR="00180430">
        <w:rPr>
          <w:rStyle w:val="Kommentarzeichen"/>
        </w:rPr>
        <w:commentReference w:id="68"/>
      </w:r>
      <w:commentRangeEnd w:id="69"/>
      <w:r w:rsidR="00180430">
        <w:rPr>
          <w:rStyle w:val="Kommentarzeichen"/>
        </w:rPr>
        <w:commentReference w:id="69"/>
      </w:r>
    </w:p>
    <w:p w14:paraId="142DD6B8" w14:textId="77777777" w:rsidR="00374237" w:rsidRDefault="00441050" w:rsidP="00374237">
      <w:pPr>
        <w:pStyle w:val="Listenabsatz"/>
        <w:numPr>
          <w:ilvl w:val="0"/>
          <w:numId w:val="24"/>
        </w:numPr>
        <w:rPr>
          <w:rFonts w:ascii="Times New Roman" w:hAnsi="Times New Roman" w:cs="Times New Roman"/>
          <w:sz w:val="24"/>
          <w:szCs w:val="22"/>
        </w:rPr>
      </w:pPr>
      <w:r w:rsidRPr="00B5402F">
        <w:rPr>
          <w:rFonts w:ascii="Times New Roman" w:hAnsi="Times New Roman" w:cs="Times New Roman"/>
          <w:sz w:val="24"/>
          <w:szCs w:val="22"/>
        </w:rPr>
        <w:t>Additionally, we examined whether the type of disruption (i.e., verbal disruptions, physical disruptions, and indicators of lack of eagerness to learn) influenced the speed at which teachers noticed disruptions. We hypothesized that verbal and physical disruptions would be more salient and, therefore, noticed more quickly than indicators of a lack of eagerness to learn (</w:t>
      </w:r>
      <w:r w:rsidRPr="00B5402F">
        <w:rPr>
          <w:rFonts w:ascii="Times New Roman" w:hAnsi="Times New Roman" w:cs="Times New Roman"/>
          <w:b/>
          <w:bCs/>
          <w:sz w:val="24"/>
          <w:szCs w:val="22"/>
        </w:rPr>
        <w:t>Hypothesis 2</w:t>
      </w:r>
      <w:r w:rsidRPr="00B5402F">
        <w:rPr>
          <w:rFonts w:ascii="Times New Roman" w:hAnsi="Times New Roman" w:cs="Times New Roman"/>
          <w:sz w:val="24"/>
          <w:szCs w:val="22"/>
        </w:rPr>
        <w:t xml:space="preserve">). Furthermore, we explored whether teaching expertise had an impact on </w:t>
      </w:r>
      <w:r w:rsidR="000E78E3" w:rsidRPr="00B5402F">
        <w:rPr>
          <w:rFonts w:ascii="Times New Roman" w:hAnsi="Times New Roman" w:cs="Times New Roman"/>
          <w:sz w:val="24"/>
          <w:szCs w:val="22"/>
        </w:rPr>
        <w:t xml:space="preserve">the </w:t>
      </w:r>
      <w:r w:rsidRPr="00B5402F">
        <w:rPr>
          <w:rFonts w:ascii="Times New Roman" w:hAnsi="Times New Roman" w:cs="Times New Roman"/>
          <w:sz w:val="24"/>
          <w:szCs w:val="22"/>
        </w:rPr>
        <w:t>disruption noticing speed.</w:t>
      </w:r>
    </w:p>
    <w:p w14:paraId="22FE4328" w14:textId="77777777" w:rsidR="00DC778D" w:rsidRDefault="00441050" w:rsidP="00DC778D">
      <w:pPr>
        <w:pStyle w:val="Listenabsatz"/>
        <w:numPr>
          <w:ilvl w:val="0"/>
          <w:numId w:val="24"/>
        </w:numPr>
        <w:rPr>
          <w:rFonts w:ascii="Times New Roman" w:hAnsi="Times New Roman" w:cs="Times New Roman"/>
          <w:sz w:val="24"/>
          <w:szCs w:val="22"/>
        </w:rPr>
      </w:pPr>
      <w:r w:rsidRPr="00374237">
        <w:rPr>
          <w:rFonts w:ascii="Times New Roman" w:hAnsi="Times New Roman" w:cs="Times New Roman"/>
          <w:sz w:val="24"/>
          <w:szCs w:val="22"/>
        </w:rPr>
        <w:t>Another aim was to determine whether differences in teaching expertise were reflected in classroom management measures, including self-reports on classroom management (e.g., self-evaluat</w:t>
      </w:r>
      <w:r w:rsidR="00011C0A" w:rsidRPr="00374237">
        <w:rPr>
          <w:rFonts w:ascii="Times New Roman" w:hAnsi="Times New Roman" w:cs="Times New Roman"/>
          <w:sz w:val="24"/>
          <w:szCs w:val="22"/>
        </w:rPr>
        <w:t xml:space="preserve">ed </w:t>
      </w:r>
      <w:r w:rsidRPr="00374237">
        <w:rPr>
          <w:rFonts w:ascii="Times New Roman" w:hAnsi="Times New Roman" w:cs="Times New Roman"/>
          <w:sz w:val="24"/>
          <w:szCs w:val="22"/>
        </w:rPr>
        <w:t xml:space="preserve">classroom management, disruptiveness, and confidence ratings) as well as </w:t>
      </w:r>
      <w:r w:rsidRPr="00374237">
        <w:rPr>
          <w:rFonts w:ascii="Times New Roman" w:hAnsi="Times New Roman" w:cs="Times New Roman"/>
          <w:sz w:val="24"/>
          <w:szCs w:val="22"/>
        </w:rPr>
        <w:lastRenderedPageBreak/>
        <w:t>strategic knowledge of classroom management. We expected experienced teachers to outperform inexperienced teachers (</w:t>
      </w:r>
      <w:r w:rsidRPr="00374237">
        <w:rPr>
          <w:rFonts w:ascii="Times New Roman" w:hAnsi="Times New Roman" w:cs="Times New Roman"/>
          <w:b/>
          <w:bCs/>
          <w:sz w:val="24"/>
          <w:szCs w:val="22"/>
        </w:rPr>
        <w:t>Hypothesis 3</w:t>
      </w:r>
      <w:r w:rsidRPr="00374237">
        <w:rPr>
          <w:rFonts w:ascii="Times New Roman" w:hAnsi="Times New Roman" w:cs="Times New Roman"/>
          <w:sz w:val="24"/>
          <w:szCs w:val="22"/>
        </w:rPr>
        <w:t>).</w:t>
      </w:r>
    </w:p>
    <w:p w14:paraId="60E23898" w14:textId="4B7A0428" w:rsidR="00441050" w:rsidRPr="00DC778D" w:rsidRDefault="00441050" w:rsidP="00DC778D">
      <w:pPr>
        <w:pStyle w:val="Listenabsatz"/>
        <w:numPr>
          <w:ilvl w:val="0"/>
          <w:numId w:val="24"/>
        </w:numPr>
        <w:rPr>
          <w:rFonts w:ascii="Times New Roman" w:hAnsi="Times New Roman" w:cs="Times New Roman"/>
          <w:sz w:val="24"/>
          <w:szCs w:val="22"/>
        </w:rPr>
      </w:pPr>
      <w:r w:rsidRPr="00DC778D">
        <w:rPr>
          <w:rFonts w:ascii="Times New Roman" w:hAnsi="Times New Roman" w:cs="Times New Roman"/>
          <w:sz w:val="24"/>
          <w:szCs w:val="22"/>
        </w:rPr>
        <w:t xml:space="preserve">Finally, we examined the relationship between gaze behavior and classroom management measures, expecting these variables to be </w:t>
      </w:r>
      <w:commentRangeStart w:id="70"/>
      <w:r w:rsidRPr="00DC778D">
        <w:rPr>
          <w:rFonts w:ascii="Times New Roman" w:hAnsi="Times New Roman" w:cs="Times New Roman"/>
          <w:sz w:val="24"/>
          <w:szCs w:val="22"/>
        </w:rPr>
        <w:t>correlated.</w:t>
      </w:r>
      <w:commentRangeEnd w:id="70"/>
      <w:r w:rsidR="00041FB5">
        <w:rPr>
          <w:rStyle w:val="Kommentarzeichen"/>
        </w:rPr>
        <w:commentReference w:id="70"/>
      </w:r>
    </w:p>
    <w:p w14:paraId="6609CC8C" w14:textId="2CC963E7" w:rsidR="00A378A0" w:rsidRPr="005F05D3" w:rsidRDefault="00A378A0" w:rsidP="007B42B7">
      <w:pPr>
        <w:pStyle w:val="berschrift1"/>
        <w:ind w:left="360"/>
        <w:rPr>
          <w:rFonts w:ascii="Times New Roman" w:hAnsi="Times New Roman" w:cs="Times New Roman"/>
          <w:color w:val="000000" w:themeColor="text1"/>
          <w:sz w:val="24"/>
          <w:szCs w:val="24"/>
        </w:rPr>
      </w:pPr>
      <w:r w:rsidRPr="005F05D3">
        <w:rPr>
          <w:rFonts w:ascii="Times New Roman" w:hAnsi="Times New Roman" w:cs="Times New Roman"/>
          <w:color w:val="000000" w:themeColor="text1"/>
          <w:sz w:val="24"/>
          <w:szCs w:val="24"/>
        </w:rPr>
        <w:t>Method</w:t>
      </w:r>
      <w:r w:rsidR="00671EAC">
        <w:rPr>
          <w:rFonts w:ascii="Times New Roman" w:hAnsi="Times New Roman" w:cs="Times New Roman"/>
          <w:color w:val="000000" w:themeColor="text1"/>
          <w:sz w:val="24"/>
          <w:szCs w:val="24"/>
        </w:rPr>
        <w:t xml:space="preserve"> (Level 1)</w:t>
      </w:r>
    </w:p>
    <w:p w14:paraId="3DE33BAA" w14:textId="13E9235B" w:rsidR="00A378A0" w:rsidRPr="005F05D3" w:rsidRDefault="00731CAC" w:rsidP="007C555E">
      <w:pPr>
        <w:pStyle w:val="berschrift2"/>
        <w:rPr>
          <w:rFonts w:ascii="Times New Roman" w:hAnsi="Times New Roman" w:cs="Times New Roman"/>
          <w:color w:val="000000" w:themeColor="text1"/>
          <w:sz w:val="24"/>
          <w:szCs w:val="24"/>
        </w:rPr>
      </w:pPr>
      <w:commentRangeStart w:id="71"/>
      <w:r w:rsidRPr="005F05D3">
        <w:rPr>
          <w:rFonts w:ascii="Times New Roman" w:hAnsi="Times New Roman" w:cs="Times New Roman"/>
          <w:color w:val="000000" w:themeColor="text1"/>
          <w:sz w:val="24"/>
          <w:szCs w:val="24"/>
        </w:rPr>
        <w:t>Participants</w:t>
      </w:r>
      <w:r w:rsidR="00671EAC">
        <w:rPr>
          <w:rFonts w:ascii="Times New Roman" w:hAnsi="Times New Roman" w:cs="Times New Roman"/>
          <w:color w:val="000000" w:themeColor="text1"/>
          <w:sz w:val="24"/>
          <w:szCs w:val="24"/>
        </w:rPr>
        <w:t xml:space="preserve"> (Level 2)</w:t>
      </w:r>
      <w:commentRangeEnd w:id="71"/>
      <w:r w:rsidR="00837969">
        <w:rPr>
          <w:rStyle w:val="Kommentarzeichen"/>
          <w:rFonts w:ascii="Calibri" w:hAnsi="Calibri" w:cs="Arial"/>
          <w:b w:val="0"/>
        </w:rPr>
        <w:commentReference w:id="71"/>
      </w:r>
    </w:p>
    <w:p w14:paraId="49BC1DF8" w14:textId="77777777" w:rsidR="005F05D3" w:rsidRPr="00732EC0" w:rsidRDefault="005F05D3" w:rsidP="007C555E">
      <w:pPr>
        <w:spacing w:before="120" w:after="240"/>
        <w:rPr>
          <w:rFonts w:ascii="Times New Roman" w:eastAsia="Times New Roman" w:hAnsi="Times New Roman" w:cs="Times New Roman"/>
          <w:color w:val="000000" w:themeColor="text1"/>
          <w:sz w:val="24"/>
          <w:szCs w:val="24"/>
          <w:lang w:eastAsia="de-DE"/>
        </w:rPr>
      </w:pPr>
      <w:r w:rsidRPr="00732EC0">
        <w:rPr>
          <w:rFonts w:ascii="Times New Roman" w:eastAsia="Times New Roman" w:hAnsi="Times New Roman" w:cs="Times New Roman"/>
          <w:color w:val="000000" w:themeColor="text1"/>
          <w:sz w:val="24"/>
          <w:szCs w:val="24"/>
          <w:lang w:eastAsia="de-DE"/>
        </w:rPr>
        <w:t xml:space="preserve">We recruited a total of 84 teachers from Germany (42 pre-service teachers and 42 in-service teachers) through personal contacts, email lists, and flyers. Pre-service teachers were required to be actively enrolled in a teacher education program and to have completed their first internship, while in-service teachers needed to </w:t>
      </w:r>
      <w:r w:rsidR="003A4EEE" w:rsidRPr="00732EC0">
        <w:rPr>
          <w:rFonts w:ascii="Times New Roman" w:eastAsia="Times New Roman" w:hAnsi="Times New Roman" w:cs="Times New Roman"/>
          <w:color w:val="000000" w:themeColor="text1"/>
          <w:sz w:val="24"/>
          <w:szCs w:val="24"/>
          <w:lang w:eastAsia="de-DE"/>
        </w:rPr>
        <w:t xml:space="preserve">both </w:t>
      </w:r>
      <w:r w:rsidRPr="00732EC0">
        <w:rPr>
          <w:rFonts w:ascii="Times New Roman" w:eastAsia="Times New Roman" w:hAnsi="Times New Roman" w:cs="Times New Roman"/>
          <w:color w:val="000000" w:themeColor="text1"/>
          <w:sz w:val="24"/>
          <w:szCs w:val="24"/>
          <w:lang w:eastAsia="de-DE"/>
        </w:rPr>
        <w:t xml:space="preserve">have </w:t>
      </w:r>
      <w:r w:rsidR="003A4EEE">
        <w:rPr>
          <w:rFonts w:ascii="Times New Roman" w:eastAsia="Times New Roman" w:hAnsi="Times New Roman" w:cs="Times New Roman"/>
          <w:color w:val="000000" w:themeColor="text1"/>
          <w:sz w:val="24"/>
          <w:szCs w:val="24"/>
          <w:lang w:eastAsia="de-DE"/>
        </w:rPr>
        <w:t xml:space="preserve">fully </w:t>
      </w:r>
      <w:r w:rsidRPr="00732EC0">
        <w:rPr>
          <w:rFonts w:ascii="Times New Roman" w:eastAsia="Times New Roman" w:hAnsi="Times New Roman" w:cs="Times New Roman"/>
          <w:color w:val="000000" w:themeColor="text1"/>
          <w:sz w:val="24"/>
          <w:szCs w:val="24"/>
          <w:lang w:eastAsia="de-DE"/>
        </w:rPr>
        <w:t xml:space="preserve">completed </w:t>
      </w:r>
      <w:r w:rsidR="003A4EEE">
        <w:rPr>
          <w:rFonts w:ascii="Times New Roman" w:eastAsia="Times New Roman" w:hAnsi="Times New Roman" w:cs="Times New Roman"/>
          <w:color w:val="000000" w:themeColor="text1"/>
          <w:sz w:val="24"/>
          <w:szCs w:val="24"/>
          <w:lang w:eastAsia="de-DE"/>
        </w:rPr>
        <w:t xml:space="preserve">their </w:t>
      </w:r>
      <w:r w:rsidRPr="00732EC0">
        <w:rPr>
          <w:rFonts w:ascii="Times New Roman" w:eastAsia="Times New Roman" w:hAnsi="Times New Roman" w:cs="Times New Roman"/>
          <w:color w:val="000000" w:themeColor="text1"/>
          <w:sz w:val="24"/>
          <w:szCs w:val="24"/>
          <w:lang w:eastAsia="de-DE"/>
        </w:rPr>
        <w:t xml:space="preserve">teacher training </w:t>
      </w:r>
      <w:r w:rsidR="003A4EEE">
        <w:rPr>
          <w:rFonts w:ascii="Times New Roman" w:eastAsia="Times New Roman" w:hAnsi="Times New Roman" w:cs="Times New Roman"/>
          <w:color w:val="000000" w:themeColor="text1"/>
          <w:sz w:val="24"/>
          <w:szCs w:val="24"/>
          <w:lang w:eastAsia="de-DE"/>
        </w:rPr>
        <w:t xml:space="preserve">(including the preparatory training year, the </w:t>
      </w:r>
      <w:r w:rsidR="00BF0534">
        <w:rPr>
          <w:rFonts w:ascii="Times New Roman" w:eastAsia="Times New Roman" w:hAnsi="Times New Roman" w:cs="Times New Roman"/>
          <w:color w:val="000000" w:themeColor="text1"/>
          <w:sz w:val="24"/>
          <w:szCs w:val="24"/>
          <w:lang w:eastAsia="de-DE"/>
        </w:rPr>
        <w:t>“</w:t>
      </w:r>
      <w:proofErr w:type="spellStart"/>
      <w:r w:rsidR="003A4EEE">
        <w:rPr>
          <w:rFonts w:ascii="Times New Roman" w:eastAsia="Times New Roman" w:hAnsi="Times New Roman" w:cs="Times New Roman"/>
          <w:color w:val="000000" w:themeColor="text1"/>
          <w:sz w:val="24"/>
          <w:szCs w:val="24"/>
          <w:lang w:eastAsia="de-DE"/>
        </w:rPr>
        <w:t>Referendariat</w:t>
      </w:r>
      <w:proofErr w:type="spellEnd"/>
      <w:r w:rsidR="003A4EEE">
        <w:rPr>
          <w:rFonts w:ascii="Times New Roman" w:eastAsia="Times New Roman" w:hAnsi="Times New Roman" w:cs="Times New Roman"/>
          <w:color w:val="000000" w:themeColor="text1"/>
          <w:sz w:val="24"/>
          <w:szCs w:val="24"/>
          <w:lang w:eastAsia="de-DE"/>
        </w:rPr>
        <w:t>”)</w:t>
      </w:r>
      <w:r w:rsidR="00BF0534">
        <w:rPr>
          <w:rFonts w:ascii="Times New Roman" w:eastAsia="Times New Roman" w:hAnsi="Times New Roman" w:cs="Times New Roman"/>
          <w:color w:val="000000" w:themeColor="text1"/>
          <w:sz w:val="24"/>
          <w:szCs w:val="24"/>
          <w:lang w:eastAsia="de-DE"/>
        </w:rPr>
        <w:t xml:space="preserve"> b</w:t>
      </w:r>
      <w:r w:rsidR="00D6136C">
        <w:rPr>
          <w:rFonts w:ascii="Times New Roman" w:eastAsia="Times New Roman" w:hAnsi="Times New Roman" w:cs="Times New Roman"/>
          <w:color w:val="000000" w:themeColor="text1"/>
          <w:sz w:val="24"/>
          <w:szCs w:val="24"/>
          <w:lang w:eastAsia="de-DE"/>
        </w:rPr>
        <w:t>a</w:t>
      </w:r>
      <w:r w:rsidRPr="00732EC0">
        <w:rPr>
          <w:rFonts w:ascii="Times New Roman" w:eastAsia="Times New Roman" w:hAnsi="Times New Roman" w:cs="Times New Roman"/>
          <w:color w:val="000000" w:themeColor="text1"/>
          <w:sz w:val="24"/>
          <w:szCs w:val="24"/>
          <w:lang w:eastAsia="de-DE"/>
        </w:rPr>
        <w:t>nd to be currently working in the teaching profession. Data from two in-service teachers were excluded due to low-quality eye-tracking data, resulting in a final sample of 82 teachers, comprising 42 pre-service teachers and 40 in-service teachers.</w:t>
      </w:r>
    </w:p>
    <w:p w14:paraId="50D6A12A" w14:textId="2EBC7A48" w:rsidR="005F05D3" w:rsidRPr="00732EC0" w:rsidDel="007C1152" w:rsidRDefault="005F05D3" w:rsidP="008C2EA5">
      <w:pPr>
        <w:rPr>
          <w:del w:id="72" w:author="Lotz, Christin" w:date="2025-04-15T19:00:00Z"/>
          <w:rFonts w:ascii="Times New Roman" w:eastAsia="Times New Roman" w:hAnsi="Times New Roman" w:cs="Times New Roman"/>
          <w:color w:val="000000" w:themeColor="text1"/>
          <w:sz w:val="24"/>
          <w:szCs w:val="24"/>
          <w:lang w:eastAsia="de-DE"/>
        </w:rPr>
      </w:pPr>
      <w:r w:rsidRPr="00732EC0">
        <w:rPr>
          <w:rFonts w:ascii="Times New Roman" w:eastAsia="Times New Roman" w:hAnsi="Times New Roman" w:cs="Times New Roman"/>
          <w:color w:val="000000" w:themeColor="text1"/>
          <w:sz w:val="24"/>
          <w:szCs w:val="24"/>
          <w:lang w:eastAsia="de-DE"/>
        </w:rPr>
        <w:t>The pre-service teachers (</w:t>
      </w:r>
      <w:r w:rsidRPr="00705213">
        <w:rPr>
          <w:rFonts w:ascii="Times New Roman" w:eastAsia="Times New Roman" w:hAnsi="Times New Roman" w:cs="Times New Roman"/>
          <w:i/>
          <w:iCs/>
          <w:color w:val="000000" w:themeColor="text1"/>
          <w:sz w:val="24"/>
          <w:szCs w:val="24"/>
          <w:lang w:eastAsia="de-DE"/>
        </w:rPr>
        <w:t>n</w:t>
      </w:r>
      <w:r>
        <w:rPr>
          <w:rFonts w:ascii="Times New Roman" w:eastAsia="Times New Roman" w:hAnsi="Times New Roman" w:cs="Times New Roman"/>
          <w:i/>
          <w:iCs/>
          <w:color w:val="000000" w:themeColor="text1"/>
          <w:sz w:val="24"/>
          <w:szCs w:val="24"/>
          <w:vertAlign w:val="subscript"/>
          <w:lang w:eastAsia="de-DE"/>
        </w:rPr>
        <w:t xml:space="preserve"> </w:t>
      </w:r>
      <w:r>
        <w:rPr>
          <w:rFonts w:ascii="Times New Roman" w:eastAsia="Times New Roman" w:hAnsi="Times New Roman" w:cs="Times New Roman"/>
          <w:color w:val="000000" w:themeColor="text1"/>
          <w:sz w:val="24"/>
          <w:szCs w:val="24"/>
          <w:lang w:eastAsia="de-DE"/>
        </w:rPr>
        <w:t xml:space="preserve">= </w:t>
      </w:r>
      <w:r w:rsidRPr="00732EC0">
        <w:rPr>
          <w:rFonts w:ascii="Times New Roman" w:eastAsia="Times New Roman" w:hAnsi="Times New Roman" w:cs="Times New Roman"/>
          <w:color w:val="000000" w:themeColor="text1"/>
          <w:sz w:val="24"/>
          <w:szCs w:val="24"/>
          <w:lang w:eastAsia="de-DE"/>
        </w:rPr>
        <w:t xml:space="preserve">29 women, </w:t>
      </w:r>
      <w:r w:rsidRPr="00705213">
        <w:rPr>
          <w:rFonts w:ascii="Times New Roman" w:eastAsia="Times New Roman" w:hAnsi="Times New Roman" w:cs="Times New Roman"/>
          <w:i/>
          <w:iCs/>
          <w:color w:val="000000" w:themeColor="text1"/>
          <w:sz w:val="24"/>
          <w:szCs w:val="24"/>
          <w:lang w:eastAsia="de-DE"/>
        </w:rPr>
        <w:t>n</w:t>
      </w:r>
      <w:r>
        <w:rPr>
          <w:rFonts w:ascii="Times New Roman" w:eastAsia="Times New Roman" w:hAnsi="Times New Roman" w:cs="Times New Roman"/>
          <w:i/>
          <w:iCs/>
          <w:color w:val="000000" w:themeColor="text1"/>
          <w:sz w:val="24"/>
          <w:szCs w:val="24"/>
          <w:vertAlign w:val="subscript"/>
          <w:lang w:eastAsia="de-DE"/>
        </w:rPr>
        <w:t xml:space="preserve"> </w:t>
      </w:r>
      <w:r>
        <w:rPr>
          <w:rFonts w:ascii="Times New Roman" w:eastAsia="Times New Roman" w:hAnsi="Times New Roman" w:cs="Times New Roman"/>
          <w:color w:val="000000" w:themeColor="text1"/>
          <w:sz w:val="24"/>
          <w:szCs w:val="24"/>
          <w:lang w:eastAsia="de-DE"/>
        </w:rPr>
        <w:t xml:space="preserve">= </w:t>
      </w:r>
      <w:r w:rsidRPr="00732EC0">
        <w:rPr>
          <w:rFonts w:ascii="Times New Roman" w:eastAsia="Times New Roman" w:hAnsi="Times New Roman" w:cs="Times New Roman"/>
          <w:color w:val="000000" w:themeColor="text1"/>
          <w:sz w:val="24"/>
          <w:szCs w:val="24"/>
          <w:lang w:eastAsia="de-DE"/>
        </w:rPr>
        <w:t>13 men) had a mean age of 22.80 years (</w:t>
      </w:r>
      <w:r w:rsidRPr="00732EC0">
        <w:rPr>
          <w:rFonts w:ascii="Times New Roman" w:eastAsia="Times New Roman" w:hAnsi="Times New Roman" w:cs="Times New Roman"/>
          <w:i/>
          <w:iCs/>
          <w:color w:val="000000" w:themeColor="text1"/>
          <w:sz w:val="24"/>
          <w:szCs w:val="24"/>
          <w:lang w:eastAsia="de-DE"/>
        </w:rPr>
        <w:t>SD</w:t>
      </w:r>
      <w:r w:rsidRPr="00732EC0">
        <w:rPr>
          <w:rFonts w:ascii="Times New Roman" w:eastAsia="Times New Roman" w:hAnsi="Times New Roman" w:cs="Times New Roman"/>
          <w:color w:val="000000" w:themeColor="text1"/>
          <w:sz w:val="24"/>
          <w:szCs w:val="24"/>
          <w:lang w:eastAsia="de-DE"/>
        </w:rPr>
        <w:t xml:space="preserve"> = 1.90; range: 19–27). On average, they were in their </w:t>
      </w:r>
      <w:r w:rsidR="000363C0">
        <w:rPr>
          <w:rFonts w:ascii="Times New Roman" w:eastAsia="Times New Roman" w:hAnsi="Times New Roman" w:cs="Times New Roman"/>
          <w:color w:val="000000" w:themeColor="text1"/>
          <w:sz w:val="24"/>
          <w:szCs w:val="24"/>
          <w:lang w:eastAsia="de-DE"/>
        </w:rPr>
        <w:t>7</w:t>
      </w:r>
      <w:r w:rsidR="000363C0" w:rsidRPr="000363C0">
        <w:rPr>
          <w:rFonts w:ascii="Times New Roman" w:eastAsia="Times New Roman" w:hAnsi="Times New Roman" w:cs="Times New Roman"/>
          <w:color w:val="000000" w:themeColor="text1"/>
          <w:sz w:val="24"/>
          <w:szCs w:val="24"/>
          <w:vertAlign w:val="superscript"/>
          <w:lang w:eastAsia="de-DE"/>
        </w:rPr>
        <w:t>th</w:t>
      </w:r>
      <w:r w:rsidRPr="00732EC0">
        <w:rPr>
          <w:rFonts w:ascii="Times New Roman" w:eastAsia="Times New Roman" w:hAnsi="Times New Roman" w:cs="Times New Roman"/>
          <w:color w:val="000000" w:themeColor="text1"/>
          <w:sz w:val="24"/>
          <w:szCs w:val="24"/>
          <w:lang w:eastAsia="de-DE"/>
        </w:rPr>
        <w:t xml:space="preserve"> semester (</w:t>
      </w:r>
      <w:r w:rsidR="000363C0" w:rsidRPr="000363C0">
        <w:rPr>
          <w:rFonts w:ascii="Times New Roman" w:eastAsia="Times New Roman" w:hAnsi="Times New Roman" w:cs="Times New Roman"/>
          <w:i/>
          <w:iCs/>
          <w:color w:val="000000" w:themeColor="text1"/>
          <w:sz w:val="24"/>
          <w:szCs w:val="24"/>
          <w:lang w:eastAsia="de-DE"/>
        </w:rPr>
        <w:t>M</w:t>
      </w:r>
      <w:r w:rsidR="000363C0">
        <w:rPr>
          <w:rFonts w:ascii="Times New Roman" w:eastAsia="Times New Roman" w:hAnsi="Times New Roman" w:cs="Times New Roman"/>
          <w:color w:val="000000" w:themeColor="text1"/>
          <w:sz w:val="24"/>
          <w:szCs w:val="24"/>
          <w:lang w:eastAsia="de-DE"/>
        </w:rPr>
        <w:t xml:space="preserve"> = 6.70, </w:t>
      </w:r>
      <w:r w:rsidRPr="00732EC0">
        <w:rPr>
          <w:rFonts w:ascii="Times New Roman" w:eastAsia="Times New Roman" w:hAnsi="Times New Roman" w:cs="Times New Roman"/>
          <w:i/>
          <w:iCs/>
          <w:color w:val="000000" w:themeColor="text1"/>
          <w:sz w:val="24"/>
          <w:szCs w:val="24"/>
          <w:lang w:eastAsia="de-DE"/>
        </w:rPr>
        <w:t>SD</w:t>
      </w:r>
      <w:r w:rsidRPr="00732EC0">
        <w:rPr>
          <w:rFonts w:ascii="Times New Roman" w:eastAsia="Times New Roman" w:hAnsi="Times New Roman" w:cs="Times New Roman"/>
          <w:color w:val="000000" w:themeColor="text1"/>
          <w:sz w:val="24"/>
          <w:szCs w:val="24"/>
          <w:lang w:eastAsia="de-DE"/>
        </w:rPr>
        <w:t xml:space="preserve"> = 2.60; range: 3–11) and had an average of 9.60 hours (</w:t>
      </w:r>
      <w:r w:rsidRPr="00732EC0">
        <w:rPr>
          <w:rFonts w:ascii="Times New Roman" w:eastAsia="Times New Roman" w:hAnsi="Times New Roman" w:cs="Times New Roman"/>
          <w:i/>
          <w:iCs/>
          <w:color w:val="000000" w:themeColor="text1"/>
          <w:sz w:val="24"/>
          <w:szCs w:val="24"/>
          <w:lang w:eastAsia="de-DE"/>
        </w:rPr>
        <w:t>SD</w:t>
      </w:r>
      <w:r w:rsidRPr="00732EC0">
        <w:rPr>
          <w:rFonts w:ascii="Times New Roman" w:eastAsia="Times New Roman" w:hAnsi="Times New Roman" w:cs="Times New Roman"/>
          <w:color w:val="000000" w:themeColor="text1"/>
          <w:sz w:val="24"/>
          <w:szCs w:val="24"/>
          <w:lang w:eastAsia="de-DE"/>
        </w:rPr>
        <w:t xml:space="preserve"> = 7.20; range: 1–36) of teaching experience through internships completed during their studies. </w:t>
      </w:r>
    </w:p>
    <w:p w14:paraId="105AABE0" w14:textId="77777777" w:rsidR="008C2EA5" w:rsidRDefault="005F05D3" w:rsidP="008C2EA5">
      <w:pPr>
        <w:rPr>
          <w:rFonts w:ascii="Times New Roman" w:eastAsia="Times New Roman" w:hAnsi="Times New Roman" w:cs="Times New Roman"/>
          <w:color w:val="000000" w:themeColor="text1"/>
          <w:sz w:val="24"/>
          <w:szCs w:val="24"/>
          <w:lang w:eastAsia="de-DE"/>
        </w:rPr>
      </w:pPr>
      <w:r w:rsidRPr="00732EC0">
        <w:rPr>
          <w:rFonts w:ascii="Times New Roman" w:eastAsia="Times New Roman" w:hAnsi="Times New Roman" w:cs="Times New Roman"/>
          <w:color w:val="000000" w:themeColor="text1"/>
          <w:sz w:val="24"/>
          <w:szCs w:val="24"/>
          <w:lang w:eastAsia="de-DE"/>
        </w:rPr>
        <w:t>The in-service teachers (</w:t>
      </w:r>
      <w:r w:rsidRPr="00705213">
        <w:rPr>
          <w:rFonts w:ascii="Times New Roman" w:eastAsia="Times New Roman" w:hAnsi="Times New Roman" w:cs="Times New Roman"/>
          <w:i/>
          <w:iCs/>
          <w:color w:val="000000" w:themeColor="text1"/>
          <w:sz w:val="24"/>
          <w:szCs w:val="24"/>
          <w:lang w:eastAsia="de-DE"/>
        </w:rPr>
        <w:t>n</w:t>
      </w:r>
      <w:r>
        <w:rPr>
          <w:rFonts w:ascii="Times New Roman" w:eastAsia="Times New Roman" w:hAnsi="Times New Roman" w:cs="Times New Roman"/>
          <w:i/>
          <w:iCs/>
          <w:color w:val="000000" w:themeColor="text1"/>
          <w:sz w:val="24"/>
          <w:szCs w:val="24"/>
          <w:vertAlign w:val="subscript"/>
          <w:lang w:eastAsia="de-DE"/>
        </w:rPr>
        <w:t xml:space="preserve"> </w:t>
      </w:r>
      <w:r>
        <w:rPr>
          <w:rFonts w:ascii="Times New Roman" w:eastAsia="Times New Roman" w:hAnsi="Times New Roman" w:cs="Times New Roman"/>
          <w:color w:val="000000" w:themeColor="text1"/>
          <w:sz w:val="24"/>
          <w:szCs w:val="24"/>
          <w:lang w:eastAsia="de-DE"/>
        </w:rPr>
        <w:t xml:space="preserve">= </w:t>
      </w:r>
      <w:r w:rsidRPr="00732EC0">
        <w:rPr>
          <w:rFonts w:ascii="Times New Roman" w:eastAsia="Times New Roman" w:hAnsi="Times New Roman" w:cs="Times New Roman"/>
          <w:color w:val="000000" w:themeColor="text1"/>
          <w:sz w:val="24"/>
          <w:szCs w:val="24"/>
          <w:lang w:eastAsia="de-DE"/>
        </w:rPr>
        <w:t xml:space="preserve">24 women, </w:t>
      </w:r>
      <w:r w:rsidRPr="00705213">
        <w:rPr>
          <w:rFonts w:ascii="Times New Roman" w:eastAsia="Times New Roman" w:hAnsi="Times New Roman" w:cs="Times New Roman"/>
          <w:i/>
          <w:iCs/>
          <w:color w:val="000000" w:themeColor="text1"/>
          <w:sz w:val="24"/>
          <w:szCs w:val="24"/>
          <w:lang w:eastAsia="de-DE"/>
        </w:rPr>
        <w:t>n</w:t>
      </w:r>
      <w:r>
        <w:rPr>
          <w:rFonts w:ascii="Times New Roman" w:eastAsia="Times New Roman" w:hAnsi="Times New Roman" w:cs="Times New Roman"/>
          <w:i/>
          <w:iCs/>
          <w:color w:val="000000" w:themeColor="text1"/>
          <w:sz w:val="24"/>
          <w:szCs w:val="24"/>
          <w:vertAlign w:val="subscript"/>
          <w:lang w:eastAsia="de-DE"/>
        </w:rPr>
        <w:t xml:space="preserve"> </w:t>
      </w:r>
      <w:r>
        <w:rPr>
          <w:rFonts w:ascii="Times New Roman" w:eastAsia="Times New Roman" w:hAnsi="Times New Roman" w:cs="Times New Roman"/>
          <w:color w:val="000000" w:themeColor="text1"/>
          <w:sz w:val="24"/>
          <w:szCs w:val="24"/>
          <w:lang w:eastAsia="de-DE"/>
        </w:rPr>
        <w:t xml:space="preserve">= </w:t>
      </w:r>
      <w:r w:rsidRPr="00732EC0">
        <w:rPr>
          <w:rFonts w:ascii="Times New Roman" w:eastAsia="Times New Roman" w:hAnsi="Times New Roman" w:cs="Times New Roman"/>
          <w:color w:val="000000" w:themeColor="text1"/>
          <w:sz w:val="24"/>
          <w:szCs w:val="24"/>
          <w:lang w:eastAsia="de-DE"/>
        </w:rPr>
        <w:t>16 men) had a mean age of 39.10 years (</w:t>
      </w:r>
      <w:r w:rsidRPr="00732EC0">
        <w:rPr>
          <w:rFonts w:ascii="Times New Roman" w:eastAsia="Times New Roman" w:hAnsi="Times New Roman" w:cs="Times New Roman"/>
          <w:i/>
          <w:iCs/>
          <w:color w:val="000000" w:themeColor="text1"/>
          <w:sz w:val="24"/>
          <w:szCs w:val="24"/>
          <w:lang w:eastAsia="de-DE"/>
        </w:rPr>
        <w:t>SD</w:t>
      </w:r>
      <w:r w:rsidRPr="00732EC0">
        <w:rPr>
          <w:rFonts w:ascii="Times New Roman" w:eastAsia="Times New Roman" w:hAnsi="Times New Roman" w:cs="Times New Roman"/>
          <w:color w:val="000000" w:themeColor="text1"/>
          <w:sz w:val="24"/>
          <w:szCs w:val="24"/>
          <w:lang w:eastAsia="de-DE"/>
        </w:rPr>
        <w:t xml:space="preserve"> = 10.60; range: 26–60) and an average of 11.60 years (</w:t>
      </w:r>
      <w:r w:rsidRPr="00732EC0">
        <w:rPr>
          <w:rFonts w:ascii="Times New Roman" w:eastAsia="Times New Roman" w:hAnsi="Times New Roman" w:cs="Times New Roman"/>
          <w:i/>
          <w:iCs/>
          <w:color w:val="000000" w:themeColor="text1"/>
          <w:sz w:val="24"/>
          <w:szCs w:val="24"/>
          <w:lang w:eastAsia="de-DE"/>
        </w:rPr>
        <w:t>SD</w:t>
      </w:r>
      <w:r w:rsidRPr="00732EC0">
        <w:rPr>
          <w:rFonts w:ascii="Times New Roman" w:eastAsia="Times New Roman" w:hAnsi="Times New Roman" w:cs="Times New Roman"/>
          <w:color w:val="000000" w:themeColor="text1"/>
          <w:sz w:val="24"/>
          <w:szCs w:val="24"/>
          <w:lang w:eastAsia="de-DE"/>
        </w:rPr>
        <w:t xml:space="preserve"> = 11.30; range: 1–38) of teaching experience. </w:t>
      </w:r>
    </w:p>
    <w:p w14:paraId="5FF24B03" w14:textId="4C92EDA7" w:rsidR="005F05D3" w:rsidRDefault="005F05D3" w:rsidP="008C2EA5">
      <w:pPr>
        <w:rPr>
          <w:rFonts w:ascii="Times New Roman" w:eastAsia="Times New Roman" w:hAnsi="Times New Roman" w:cs="Times New Roman"/>
          <w:color w:val="000000" w:themeColor="text1"/>
          <w:sz w:val="24"/>
          <w:szCs w:val="24"/>
          <w:lang w:eastAsia="de-DE"/>
        </w:rPr>
      </w:pPr>
      <w:r w:rsidRPr="0076259F">
        <w:rPr>
          <w:rFonts w:ascii="Times New Roman" w:eastAsia="Times New Roman" w:hAnsi="Times New Roman" w:cs="Times New Roman"/>
          <w:color w:val="000000" w:themeColor="text1"/>
          <w:sz w:val="24"/>
          <w:szCs w:val="24"/>
          <w:lang w:eastAsia="de-DE"/>
        </w:rPr>
        <w:t xml:space="preserve">The study adhered to </w:t>
      </w:r>
      <w:r w:rsidR="003A4EEE">
        <w:rPr>
          <w:rFonts w:ascii="Times New Roman" w:eastAsia="Times New Roman" w:hAnsi="Times New Roman" w:cs="Times New Roman"/>
          <w:color w:val="000000" w:themeColor="text1"/>
          <w:sz w:val="24"/>
          <w:szCs w:val="24"/>
          <w:lang w:eastAsia="de-DE"/>
        </w:rPr>
        <w:t xml:space="preserve">the </w:t>
      </w:r>
      <w:r w:rsidRPr="0076259F">
        <w:rPr>
          <w:rFonts w:ascii="Times New Roman" w:eastAsia="Times New Roman" w:hAnsi="Times New Roman" w:cs="Times New Roman"/>
          <w:color w:val="000000" w:themeColor="text1"/>
          <w:sz w:val="24"/>
          <w:szCs w:val="24"/>
          <w:lang w:eastAsia="de-DE"/>
        </w:rPr>
        <w:t xml:space="preserve">ethical guidelines </w:t>
      </w:r>
      <w:r w:rsidR="003A4EEE">
        <w:rPr>
          <w:rFonts w:ascii="Times New Roman" w:eastAsia="Times New Roman" w:hAnsi="Times New Roman" w:cs="Times New Roman"/>
          <w:color w:val="000000" w:themeColor="text1"/>
          <w:sz w:val="24"/>
          <w:szCs w:val="24"/>
          <w:lang w:eastAsia="de-DE"/>
        </w:rPr>
        <w:t xml:space="preserve">put forth by the University of Leipzig </w:t>
      </w:r>
      <w:r w:rsidRPr="0076259F">
        <w:rPr>
          <w:rFonts w:ascii="Times New Roman" w:eastAsia="Times New Roman" w:hAnsi="Times New Roman" w:cs="Times New Roman"/>
          <w:color w:val="000000" w:themeColor="text1"/>
          <w:sz w:val="24"/>
          <w:szCs w:val="24"/>
          <w:lang w:eastAsia="de-DE"/>
        </w:rPr>
        <w:t xml:space="preserve">and received approval from the University’s Institutional Review Board. Participants were fully </w:t>
      </w:r>
      <w:r w:rsidRPr="0076259F">
        <w:rPr>
          <w:rFonts w:ascii="Times New Roman" w:eastAsia="Times New Roman" w:hAnsi="Times New Roman" w:cs="Times New Roman"/>
          <w:color w:val="000000" w:themeColor="text1"/>
          <w:sz w:val="24"/>
          <w:szCs w:val="24"/>
          <w:lang w:eastAsia="de-DE"/>
        </w:rPr>
        <w:lastRenderedPageBreak/>
        <w:t>informed about the study</w:t>
      </w:r>
      <w:r>
        <w:rPr>
          <w:rFonts w:ascii="Times New Roman" w:eastAsia="Times New Roman" w:hAnsi="Times New Roman" w:cs="Times New Roman"/>
          <w:color w:val="000000" w:themeColor="text1"/>
          <w:sz w:val="24"/>
          <w:szCs w:val="24"/>
          <w:lang w:eastAsia="de-DE"/>
        </w:rPr>
        <w:t>’s</w:t>
      </w:r>
      <w:r w:rsidRPr="0076259F">
        <w:rPr>
          <w:rFonts w:ascii="Times New Roman" w:eastAsia="Times New Roman" w:hAnsi="Times New Roman" w:cs="Times New Roman"/>
          <w:color w:val="000000" w:themeColor="text1"/>
          <w:sz w:val="24"/>
          <w:szCs w:val="24"/>
          <w:lang w:eastAsia="de-DE"/>
        </w:rPr>
        <w:t xml:space="preserve"> objectives before testing. Their participation was voluntary, </w:t>
      </w:r>
      <w:r w:rsidR="003A4EEE">
        <w:rPr>
          <w:rFonts w:ascii="Times New Roman" w:eastAsia="Times New Roman" w:hAnsi="Times New Roman" w:cs="Times New Roman"/>
          <w:color w:val="000000" w:themeColor="text1"/>
          <w:sz w:val="24"/>
          <w:szCs w:val="24"/>
          <w:lang w:eastAsia="de-DE"/>
        </w:rPr>
        <w:t>not</w:t>
      </w:r>
      <w:r w:rsidR="003A4EEE" w:rsidRPr="0076259F">
        <w:rPr>
          <w:rFonts w:ascii="Times New Roman" w:eastAsia="Times New Roman" w:hAnsi="Times New Roman" w:cs="Times New Roman"/>
          <w:color w:val="000000" w:themeColor="text1"/>
          <w:sz w:val="24"/>
          <w:szCs w:val="24"/>
          <w:lang w:eastAsia="de-DE"/>
        </w:rPr>
        <w:t xml:space="preserve"> incentiv</w:t>
      </w:r>
      <w:r w:rsidR="003A4EEE">
        <w:rPr>
          <w:rFonts w:ascii="Times New Roman" w:eastAsia="Times New Roman" w:hAnsi="Times New Roman" w:cs="Times New Roman"/>
          <w:color w:val="000000" w:themeColor="text1"/>
          <w:sz w:val="24"/>
          <w:szCs w:val="24"/>
          <w:lang w:eastAsia="de-DE"/>
        </w:rPr>
        <w:t>ized</w:t>
      </w:r>
      <w:r w:rsidRPr="0076259F">
        <w:rPr>
          <w:rFonts w:ascii="Times New Roman" w:eastAsia="Times New Roman" w:hAnsi="Times New Roman" w:cs="Times New Roman"/>
          <w:color w:val="000000" w:themeColor="text1"/>
          <w:sz w:val="24"/>
          <w:szCs w:val="24"/>
          <w:lang w:eastAsia="de-DE"/>
        </w:rPr>
        <w:t>, and commenced only after written consent.</w:t>
      </w:r>
    </w:p>
    <w:p w14:paraId="4B9F2280" w14:textId="12ABDB75" w:rsidR="004B25A3" w:rsidRPr="005F05D3" w:rsidRDefault="00922295" w:rsidP="007C555E">
      <w:pPr>
        <w:pStyle w:val="berschrift2"/>
        <w:rPr>
          <w:rFonts w:ascii="Times New Roman" w:hAnsi="Times New Roman" w:cs="Times New Roman"/>
          <w:color w:val="000000" w:themeColor="text1"/>
          <w:sz w:val="24"/>
          <w:szCs w:val="24"/>
        </w:rPr>
      </w:pPr>
      <w:r w:rsidRPr="005F05D3">
        <w:rPr>
          <w:rFonts w:ascii="Times New Roman" w:hAnsi="Times New Roman" w:cs="Times New Roman"/>
          <w:color w:val="000000" w:themeColor="text1"/>
          <w:sz w:val="24"/>
          <w:szCs w:val="24"/>
        </w:rPr>
        <w:t>Setting and Procedure</w:t>
      </w:r>
      <w:r w:rsidR="00671EAC">
        <w:rPr>
          <w:rFonts w:ascii="Times New Roman" w:hAnsi="Times New Roman" w:cs="Times New Roman"/>
          <w:color w:val="000000" w:themeColor="text1"/>
          <w:sz w:val="24"/>
          <w:szCs w:val="24"/>
        </w:rPr>
        <w:t xml:space="preserve"> (Level 2)</w:t>
      </w:r>
    </w:p>
    <w:p w14:paraId="1F773422" w14:textId="46AA2DAA" w:rsidR="00980535" w:rsidRDefault="00980535" w:rsidP="007C555E">
      <w:pPr>
        <w:spacing w:before="120"/>
        <w:rPr>
          <w:rFonts w:ascii="Times New Roman" w:eastAsia="Times New Roman" w:hAnsi="Times New Roman" w:cs="Times New Roman"/>
          <w:color w:val="000000" w:themeColor="text1"/>
          <w:sz w:val="24"/>
          <w:szCs w:val="24"/>
          <w:lang w:eastAsia="de-DE"/>
        </w:rPr>
      </w:pPr>
      <w:r w:rsidRPr="008E7C14">
        <w:rPr>
          <w:rFonts w:ascii="Times New Roman" w:eastAsia="Times New Roman" w:hAnsi="Times New Roman" w:cs="Times New Roman"/>
          <w:color w:val="000000" w:themeColor="text1"/>
          <w:sz w:val="24"/>
          <w:szCs w:val="24"/>
          <w:lang w:eastAsia="de-DE"/>
        </w:rPr>
        <w:t>Participants individually attended the lab for approximately two hours, following a standardized procedure</w:t>
      </w:r>
      <w:r>
        <w:rPr>
          <w:rFonts w:ascii="Times New Roman" w:eastAsia="Times New Roman" w:hAnsi="Times New Roman" w:cs="Times New Roman"/>
          <w:color w:val="000000" w:themeColor="text1"/>
          <w:sz w:val="24"/>
          <w:szCs w:val="24"/>
          <w:lang w:eastAsia="de-DE"/>
        </w:rPr>
        <w:t xml:space="preserve"> </w:t>
      </w:r>
      <w:r w:rsidRPr="00151843">
        <w:rPr>
          <w:rFonts w:ascii="Times New Roman" w:eastAsia="Times New Roman" w:hAnsi="Times New Roman" w:cs="Times New Roman"/>
          <w:color w:val="000000" w:themeColor="text1"/>
          <w:sz w:val="24"/>
          <w:szCs w:val="24"/>
          <w:lang w:eastAsia="de-DE"/>
        </w:rPr>
        <w:t>for which a seminar room was transformed into a classroom.</w:t>
      </w:r>
      <w:r w:rsidRPr="008E7C14">
        <w:rPr>
          <w:rFonts w:ascii="Times New Roman" w:eastAsia="Times New Roman" w:hAnsi="Times New Roman" w:cs="Times New Roman"/>
          <w:color w:val="000000" w:themeColor="text1"/>
          <w:sz w:val="24"/>
          <w:szCs w:val="24"/>
          <w:lang w:eastAsia="de-DE"/>
        </w:rPr>
        <w:t xml:space="preserve"> Upon arrival, they were welcomed by the experimenter, introduced to the procedure, and asked to sign </w:t>
      </w:r>
      <w:r>
        <w:rPr>
          <w:rFonts w:ascii="Times New Roman" w:eastAsia="Times New Roman" w:hAnsi="Times New Roman" w:cs="Times New Roman"/>
          <w:color w:val="000000" w:themeColor="text1"/>
          <w:sz w:val="24"/>
          <w:szCs w:val="24"/>
          <w:lang w:eastAsia="de-DE"/>
        </w:rPr>
        <w:t>the</w:t>
      </w:r>
      <w:r w:rsidRPr="008E7C14">
        <w:rPr>
          <w:rFonts w:ascii="Times New Roman" w:eastAsia="Times New Roman" w:hAnsi="Times New Roman" w:cs="Times New Roman"/>
          <w:color w:val="000000" w:themeColor="text1"/>
          <w:sz w:val="24"/>
          <w:szCs w:val="24"/>
          <w:lang w:eastAsia="de-DE"/>
        </w:rPr>
        <w:t xml:space="preserve"> data protection agreement. Participants were then fitted with </w:t>
      </w:r>
      <w:r w:rsidR="007B69C9">
        <w:rPr>
          <w:rFonts w:ascii="Times New Roman" w:eastAsia="Times New Roman" w:hAnsi="Times New Roman" w:cs="Times New Roman"/>
          <w:color w:val="000000" w:themeColor="text1"/>
          <w:sz w:val="24"/>
          <w:szCs w:val="24"/>
          <w:lang w:eastAsia="de-DE"/>
        </w:rPr>
        <w:t xml:space="preserve">a </w:t>
      </w:r>
      <w:r w:rsidR="007B69C9" w:rsidRPr="007B69C9">
        <w:rPr>
          <w:rFonts w:ascii="Times New Roman" w:eastAsia="Times New Roman" w:hAnsi="Times New Roman" w:cs="Times New Roman"/>
          <w:color w:val="000000" w:themeColor="text1"/>
          <w:sz w:val="24"/>
          <w:szCs w:val="24"/>
          <w:lang w:eastAsia="de-DE"/>
        </w:rPr>
        <w:t xml:space="preserve">binocular </w:t>
      </w:r>
      <w:proofErr w:type="spellStart"/>
      <w:r w:rsidR="007B69C9" w:rsidRPr="007B69C9">
        <w:rPr>
          <w:rFonts w:ascii="Times New Roman" w:eastAsia="Times New Roman" w:hAnsi="Times New Roman" w:cs="Times New Roman"/>
          <w:color w:val="000000" w:themeColor="text1"/>
          <w:sz w:val="24"/>
          <w:szCs w:val="24"/>
          <w:lang w:eastAsia="de-DE"/>
        </w:rPr>
        <w:t>Tobii</w:t>
      </w:r>
      <w:proofErr w:type="spellEnd"/>
      <w:r w:rsidR="007B69C9" w:rsidRPr="007B69C9">
        <w:rPr>
          <w:rFonts w:ascii="Times New Roman" w:eastAsia="Times New Roman" w:hAnsi="Times New Roman" w:cs="Times New Roman"/>
          <w:color w:val="000000" w:themeColor="text1"/>
          <w:sz w:val="24"/>
          <w:szCs w:val="24"/>
          <w:lang w:eastAsia="de-DE"/>
        </w:rPr>
        <w:t xml:space="preserve"> Pro Glasses 2 eye-tracker</w:t>
      </w:r>
      <w:r w:rsidRPr="008E7C14">
        <w:rPr>
          <w:rFonts w:ascii="Times New Roman" w:eastAsia="Times New Roman" w:hAnsi="Times New Roman" w:cs="Times New Roman"/>
          <w:color w:val="000000" w:themeColor="text1"/>
          <w:sz w:val="24"/>
          <w:szCs w:val="24"/>
          <w:lang w:eastAsia="de-DE"/>
        </w:rPr>
        <w:t>, adjusted for comfort and visio</w:t>
      </w:r>
      <w:r w:rsidR="007C1FBA">
        <w:rPr>
          <w:rFonts w:ascii="Times New Roman" w:eastAsia="Times New Roman" w:hAnsi="Times New Roman" w:cs="Times New Roman"/>
          <w:color w:val="000000" w:themeColor="text1"/>
          <w:sz w:val="24"/>
          <w:szCs w:val="24"/>
          <w:lang w:eastAsia="de-DE"/>
        </w:rPr>
        <w:t>n</w:t>
      </w:r>
      <w:r w:rsidRPr="008E7C14">
        <w:rPr>
          <w:rFonts w:ascii="Times New Roman" w:eastAsia="Times New Roman" w:hAnsi="Times New Roman" w:cs="Times New Roman"/>
          <w:color w:val="000000" w:themeColor="text1"/>
          <w:sz w:val="24"/>
          <w:szCs w:val="24"/>
          <w:lang w:eastAsia="de-DE"/>
        </w:rPr>
        <w:t>. After performing an initial calibration of the glasses</w:t>
      </w:r>
      <w:r>
        <w:rPr>
          <w:rFonts w:ascii="Times New Roman" w:eastAsia="Times New Roman" w:hAnsi="Times New Roman" w:cs="Times New Roman"/>
          <w:color w:val="000000" w:themeColor="text1"/>
          <w:sz w:val="24"/>
          <w:szCs w:val="24"/>
          <w:lang w:eastAsia="de-DE"/>
        </w:rPr>
        <w:t xml:space="preserve"> (for details of the </w:t>
      </w:r>
      <w:r w:rsidR="001D5F37">
        <w:rPr>
          <w:rFonts w:ascii="Times New Roman" w:eastAsia="Times New Roman" w:hAnsi="Times New Roman" w:cs="Times New Roman"/>
          <w:color w:val="000000" w:themeColor="text1"/>
          <w:sz w:val="24"/>
          <w:szCs w:val="24"/>
          <w:lang w:eastAsia="de-DE"/>
        </w:rPr>
        <w:t xml:space="preserve">eye-tracker and the </w:t>
      </w:r>
      <w:r>
        <w:rPr>
          <w:rFonts w:ascii="Times New Roman" w:eastAsia="Times New Roman" w:hAnsi="Times New Roman" w:cs="Times New Roman"/>
          <w:color w:val="000000" w:themeColor="text1"/>
          <w:sz w:val="24"/>
          <w:szCs w:val="24"/>
          <w:lang w:eastAsia="de-DE"/>
        </w:rPr>
        <w:t xml:space="preserve">calibration, see </w:t>
      </w:r>
      <w:r w:rsidR="006064EA" w:rsidRPr="007B69C9">
        <w:rPr>
          <w:rFonts w:ascii="Times New Roman" w:eastAsia="Times New Roman" w:hAnsi="Times New Roman" w:cs="Times New Roman"/>
          <w:color w:val="000000" w:themeColor="text1"/>
          <w:sz w:val="24"/>
          <w:szCs w:val="24"/>
          <w:highlight w:val="yellow"/>
          <w:lang w:eastAsia="de-DE"/>
        </w:rPr>
        <w:t>Appendix</w:t>
      </w:r>
      <w:r w:rsidR="007B69C9" w:rsidRPr="007B69C9">
        <w:rPr>
          <w:rFonts w:ascii="Times New Roman" w:eastAsia="Times New Roman" w:hAnsi="Times New Roman" w:cs="Times New Roman"/>
          <w:color w:val="000000" w:themeColor="text1"/>
          <w:sz w:val="24"/>
          <w:szCs w:val="24"/>
          <w:highlight w:val="yellow"/>
          <w:lang w:eastAsia="de-DE"/>
        </w:rPr>
        <w:t xml:space="preserve"> A</w:t>
      </w:r>
      <w:r>
        <w:rPr>
          <w:rFonts w:ascii="Times New Roman" w:eastAsia="Times New Roman" w:hAnsi="Times New Roman" w:cs="Times New Roman"/>
          <w:color w:val="000000" w:themeColor="text1"/>
          <w:sz w:val="24"/>
          <w:szCs w:val="24"/>
          <w:lang w:eastAsia="de-DE"/>
        </w:rPr>
        <w:t>)</w:t>
      </w:r>
      <w:r w:rsidRPr="008E7C14">
        <w:rPr>
          <w:rFonts w:ascii="Times New Roman" w:eastAsia="Times New Roman" w:hAnsi="Times New Roman" w:cs="Times New Roman"/>
          <w:color w:val="000000" w:themeColor="text1"/>
          <w:sz w:val="24"/>
          <w:szCs w:val="24"/>
          <w:lang w:eastAsia="de-DE"/>
        </w:rPr>
        <w:t>, the experimenter activated and synchronized the recording devices (</w:t>
      </w:r>
      <w:r>
        <w:rPr>
          <w:rFonts w:ascii="Times New Roman" w:eastAsia="Times New Roman" w:hAnsi="Times New Roman" w:cs="Times New Roman"/>
          <w:color w:val="000000" w:themeColor="text1"/>
          <w:sz w:val="24"/>
          <w:szCs w:val="24"/>
          <w:lang w:eastAsia="de-DE"/>
        </w:rPr>
        <w:t xml:space="preserve">eye-tracking glasses, </w:t>
      </w:r>
      <w:r w:rsidRPr="008E7C14">
        <w:rPr>
          <w:rFonts w:ascii="Times New Roman" w:eastAsia="Times New Roman" w:hAnsi="Times New Roman" w:cs="Times New Roman"/>
          <w:color w:val="000000" w:themeColor="text1"/>
          <w:sz w:val="24"/>
          <w:szCs w:val="24"/>
          <w:lang w:eastAsia="de-DE"/>
        </w:rPr>
        <w:t>four cameras</w:t>
      </w:r>
      <w:r>
        <w:rPr>
          <w:rFonts w:ascii="Times New Roman" w:eastAsia="Times New Roman" w:hAnsi="Times New Roman" w:cs="Times New Roman"/>
          <w:color w:val="000000" w:themeColor="text1"/>
          <w:sz w:val="24"/>
          <w:szCs w:val="24"/>
          <w:lang w:eastAsia="de-DE"/>
        </w:rPr>
        <w:t xml:space="preserve">, </w:t>
      </w:r>
      <w:r w:rsidRPr="008E7C14">
        <w:rPr>
          <w:rFonts w:ascii="Times New Roman" w:eastAsia="Times New Roman" w:hAnsi="Times New Roman" w:cs="Times New Roman"/>
          <w:color w:val="000000" w:themeColor="text1"/>
          <w:sz w:val="24"/>
          <w:szCs w:val="24"/>
          <w:lang w:eastAsia="de-DE"/>
        </w:rPr>
        <w:t>and an audio recorder) using an auditory signal. This setup phase included a brief introductory game</w:t>
      </w:r>
      <w:r w:rsidR="00E76B34">
        <w:rPr>
          <w:rFonts w:ascii="Times New Roman" w:eastAsia="Times New Roman" w:hAnsi="Times New Roman" w:cs="Times New Roman"/>
          <w:color w:val="000000" w:themeColor="text1"/>
          <w:sz w:val="24"/>
          <w:szCs w:val="24"/>
          <w:lang w:eastAsia="de-DE"/>
        </w:rPr>
        <w:t xml:space="preserve"> </w:t>
      </w:r>
      <w:r w:rsidRPr="008E7C14">
        <w:rPr>
          <w:rFonts w:ascii="Times New Roman" w:eastAsia="Times New Roman" w:hAnsi="Times New Roman" w:cs="Times New Roman"/>
          <w:color w:val="000000" w:themeColor="text1"/>
          <w:sz w:val="24"/>
          <w:szCs w:val="24"/>
          <w:lang w:eastAsia="de-DE"/>
        </w:rPr>
        <w:t>to acclimate participants to the eye-tracking equipment</w:t>
      </w:r>
      <w:r w:rsidR="004A4B15">
        <w:rPr>
          <w:rFonts w:ascii="Times New Roman" w:eastAsia="Times New Roman" w:hAnsi="Times New Roman" w:cs="Times New Roman"/>
          <w:color w:val="000000" w:themeColor="text1"/>
          <w:sz w:val="24"/>
          <w:szCs w:val="24"/>
          <w:lang w:eastAsia="de-DE"/>
        </w:rPr>
        <w:t xml:space="preserve"> and </w:t>
      </w:r>
      <w:r w:rsidR="001C5E35">
        <w:rPr>
          <w:rFonts w:ascii="Times New Roman" w:eastAsia="Times New Roman" w:hAnsi="Times New Roman" w:cs="Times New Roman"/>
          <w:color w:val="000000" w:themeColor="text1"/>
          <w:sz w:val="24"/>
          <w:szCs w:val="24"/>
          <w:lang w:eastAsia="de-DE"/>
        </w:rPr>
        <w:t>the three students</w:t>
      </w:r>
      <w:r w:rsidRPr="008E7C14">
        <w:rPr>
          <w:rFonts w:ascii="Times New Roman" w:eastAsia="Times New Roman" w:hAnsi="Times New Roman" w:cs="Times New Roman"/>
          <w:color w:val="000000" w:themeColor="text1"/>
          <w:sz w:val="24"/>
          <w:szCs w:val="24"/>
          <w:lang w:eastAsia="de-DE"/>
        </w:rPr>
        <w:t>, which took approximately 10-15 minutes.</w:t>
      </w:r>
      <w:r>
        <w:rPr>
          <w:rFonts w:ascii="Times New Roman" w:eastAsia="Times New Roman" w:hAnsi="Times New Roman" w:cs="Times New Roman"/>
          <w:color w:val="000000" w:themeColor="text1"/>
          <w:sz w:val="24"/>
          <w:szCs w:val="24"/>
          <w:lang w:eastAsia="de-DE"/>
        </w:rPr>
        <w:t xml:space="preserve">  </w:t>
      </w:r>
    </w:p>
    <w:p w14:paraId="3B17AFFA" w14:textId="1C74C612" w:rsidR="00980535" w:rsidRDefault="00980535" w:rsidP="007C555E">
      <w:pPr>
        <w:spacing w:before="120"/>
        <w:rPr>
          <w:rFonts w:ascii="Times New Roman" w:eastAsia="Times New Roman" w:hAnsi="Times New Roman" w:cs="Times New Roman"/>
          <w:color w:val="000000" w:themeColor="text1"/>
          <w:sz w:val="24"/>
          <w:szCs w:val="24"/>
          <w:lang w:eastAsia="de-DE"/>
        </w:rPr>
      </w:pPr>
      <w:r w:rsidRPr="008E7C14">
        <w:rPr>
          <w:rFonts w:ascii="Times New Roman" w:eastAsia="Times New Roman" w:hAnsi="Times New Roman" w:cs="Times New Roman"/>
          <w:color w:val="000000" w:themeColor="text1"/>
          <w:sz w:val="24"/>
          <w:szCs w:val="24"/>
          <w:lang w:eastAsia="de-DE"/>
        </w:rPr>
        <w:t xml:space="preserve">After the initial setup, </w:t>
      </w:r>
      <w:r>
        <w:rPr>
          <w:rFonts w:ascii="Times New Roman" w:eastAsia="Times New Roman" w:hAnsi="Times New Roman" w:cs="Times New Roman"/>
          <w:color w:val="000000" w:themeColor="text1"/>
          <w:sz w:val="24"/>
          <w:szCs w:val="24"/>
          <w:lang w:eastAsia="de-DE"/>
        </w:rPr>
        <w:t>a</w:t>
      </w:r>
      <w:r w:rsidRPr="00137CC4">
        <w:rPr>
          <w:rFonts w:ascii="Times New Roman" w:eastAsia="Times New Roman" w:hAnsi="Times New Roman" w:cs="Times New Roman"/>
          <w:color w:val="000000" w:themeColor="text1"/>
          <w:sz w:val="24"/>
          <w:szCs w:val="24"/>
          <w:lang w:eastAsia="de-DE"/>
        </w:rPr>
        <w:t xml:space="preserve"> second calibration was do</w:t>
      </w:r>
      <w:r>
        <w:rPr>
          <w:rFonts w:ascii="Times New Roman" w:eastAsia="Times New Roman" w:hAnsi="Times New Roman" w:cs="Times New Roman"/>
          <w:color w:val="000000" w:themeColor="text1"/>
          <w:sz w:val="24"/>
          <w:szCs w:val="24"/>
          <w:lang w:eastAsia="de-DE"/>
        </w:rPr>
        <w:t>ne</w:t>
      </w:r>
      <w:r w:rsidRPr="00137CC4">
        <w:rPr>
          <w:rFonts w:ascii="Times New Roman" w:eastAsia="Times New Roman" w:hAnsi="Times New Roman" w:cs="Times New Roman"/>
          <w:color w:val="000000" w:themeColor="text1"/>
          <w:sz w:val="24"/>
          <w:szCs w:val="24"/>
          <w:lang w:eastAsia="de-DE"/>
        </w:rPr>
        <w:t xml:space="preserve"> in a separate room. As soon as the teacher re-entered the classroom, the micro-teaching unit started.</w:t>
      </w:r>
      <w:r>
        <w:rPr>
          <w:rFonts w:ascii="Times New Roman" w:eastAsia="Times New Roman" w:hAnsi="Times New Roman" w:cs="Times New Roman"/>
          <w:color w:val="000000" w:themeColor="text1"/>
          <w:sz w:val="24"/>
          <w:szCs w:val="24"/>
          <w:lang w:eastAsia="de-DE"/>
        </w:rPr>
        <w:t xml:space="preserve"> </w:t>
      </w:r>
      <w:r w:rsidR="00846849">
        <w:rPr>
          <w:rFonts w:ascii="Times New Roman" w:eastAsia="Times New Roman" w:hAnsi="Times New Roman" w:cs="Times New Roman"/>
          <w:color w:val="000000" w:themeColor="text1"/>
          <w:sz w:val="24"/>
          <w:szCs w:val="24"/>
          <w:lang w:eastAsia="de-DE"/>
        </w:rPr>
        <w:t>P</w:t>
      </w:r>
      <w:r w:rsidRPr="002550DF">
        <w:rPr>
          <w:rFonts w:ascii="Times New Roman" w:eastAsia="Times New Roman" w:hAnsi="Times New Roman" w:cs="Times New Roman"/>
          <w:color w:val="000000" w:themeColor="text1"/>
          <w:sz w:val="24"/>
          <w:szCs w:val="24"/>
          <w:lang w:eastAsia="de-DE"/>
        </w:rPr>
        <w:t xml:space="preserve">articipants </w:t>
      </w:r>
      <w:r w:rsidR="00846849">
        <w:rPr>
          <w:rFonts w:ascii="Times New Roman" w:eastAsia="Times New Roman" w:hAnsi="Times New Roman" w:cs="Times New Roman"/>
          <w:color w:val="000000" w:themeColor="text1"/>
          <w:sz w:val="24"/>
          <w:szCs w:val="24"/>
          <w:lang w:eastAsia="de-DE"/>
        </w:rPr>
        <w:t>were</w:t>
      </w:r>
      <w:r w:rsidRPr="002550DF">
        <w:rPr>
          <w:rFonts w:ascii="Times New Roman" w:eastAsia="Times New Roman" w:hAnsi="Times New Roman" w:cs="Times New Roman"/>
          <w:color w:val="000000" w:themeColor="text1"/>
          <w:sz w:val="24"/>
          <w:szCs w:val="24"/>
          <w:lang w:eastAsia="de-DE"/>
        </w:rPr>
        <w:t xml:space="preserve"> asked to prepare a 15-minute </w:t>
      </w:r>
      <w:r w:rsidR="0018538D">
        <w:rPr>
          <w:rFonts w:ascii="Times New Roman" w:eastAsia="Times New Roman" w:hAnsi="Times New Roman" w:cs="Times New Roman"/>
          <w:color w:val="000000" w:themeColor="text1"/>
          <w:sz w:val="24"/>
          <w:szCs w:val="24"/>
          <w:lang w:eastAsia="de-DE"/>
        </w:rPr>
        <w:t>micro-teaching unit</w:t>
      </w:r>
      <w:r w:rsidRPr="002550DF">
        <w:rPr>
          <w:rFonts w:ascii="Times New Roman" w:eastAsia="Times New Roman" w:hAnsi="Times New Roman" w:cs="Times New Roman"/>
          <w:color w:val="000000" w:themeColor="text1"/>
          <w:sz w:val="24"/>
          <w:szCs w:val="24"/>
          <w:lang w:eastAsia="de-DE"/>
        </w:rPr>
        <w:t xml:space="preserve"> on a topic and grade level of their choice.</w:t>
      </w:r>
      <w:r>
        <w:rPr>
          <w:rFonts w:ascii="Times New Roman" w:eastAsia="Times New Roman" w:hAnsi="Times New Roman" w:cs="Times New Roman"/>
          <w:color w:val="000000" w:themeColor="text1"/>
          <w:sz w:val="24"/>
          <w:szCs w:val="24"/>
          <w:lang w:eastAsia="de-DE"/>
        </w:rPr>
        <w:t xml:space="preserve"> The </w:t>
      </w:r>
      <w:r w:rsidRPr="00FC10CA">
        <w:rPr>
          <w:rFonts w:ascii="Times New Roman" w:eastAsia="Times New Roman" w:hAnsi="Times New Roman" w:cs="Times New Roman"/>
          <w:color w:val="000000" w:themeColor="text1"/>
          <w:sz w:val="24"/>
          <w:szCs w:val="24"/>
          <w:lang w:eastAsia="de-DE"/>
        </w:rPr>
        <w:t xml:space="preserve">only requirement </w:t>
      </w:r>
      <w:r>
        <w:rPr>
          <w:rFonts w:ascii="Times New Roman" w:eastAsia="Times New Roman" w:hAnsi="Times New Roman" w:cs="Times New Roman"/>
          <w:color w:val="000000" w:themeColor="text1"/>
          <w:sz w:val="24"/>
          <w:szCs w:val="24"/>
          <w:lang w:eastAsia="de-DE"/>
        </w:rPr>
        <w:t xml:space="preserve">was </w:t>
      </w:r>
      <w:r w:rsidRPr="00FC10CA">
        <w:rPr>
          <w:rFonts w:ascii="Times New Roman" w:eastAsia="Times New Roman" w:hAnsi="Times New Roman" w:cs="Times New Roman"/>
          <w:color w:val="000000" w:themeColor="text1"/>
          <w:sz w:val="24"/>
          <w:szCs w:val="24"/>
          <w:lang w:eastAsia="de-DE"/>
        </w:rPr>
        <w:t xml:space="preserve">that the unit had to be an introductory </w:t>
      </w:r>
      <w:r w:rsidR="0018538D">
        <w:rPr>
          <w:rFonts w:ascii="Times New Roman" w:eastAsia="Times New Roman" w:hAnsi="Times New Roman" w:cs="Times New Roman"/>
          <w:color w:val="000000" w:themeColor="text1"/>
          <w:sz w:val="24"/>
          <w:szCs w:val="24"/>
          <w:lang w:eastAsia="de-DE"/>
        </w:rPr>
        <w:t>micro-teaching unit</w:t>
      </w:r>
      <w:r w:rsidRPr="00FC10CA">
        <w:rPr>
          <w:rFonts w:ascii="Times New Roman" w:eastAsia="Times New Roman" w:hAnsi="Times New Roman" w:cs="Times New Roman"/>
          <w:color w:val="000000" w:themeColor="text1"/>
          <w:sz w:val="24"/>
          <w:szCs w:val="24"/>
          <w:lang w:eastAsia="de-DE"/>
        </w:rPr>
        <w:t>, and had to consist of supervised individual work and</w:t>
      </w:r>
      <w:r>
        <w:rPr>
          <w:rFonts w:ascii="Times New Roman" w:eastAsia="Times New Roman" w:hAnsi="Times New Roman" w:cs="Times New Roman"/>
          <w:color w:val="000000" w:themeColor="text1"/>
          <w:sz w:val="24"/>
          <w:szCs w:val="24"/>
          <w:lang w:eastAsia="de-DE"/>
        </w:rPr>
        <w:t>/</w:t>
      </w:r>
      <w:r w:rsidRPr="00FC10CA">
        <w:rPr>
          <w:rFonts w:ascii="Times New Roman" w:eastAsia="Times New Roman" w:hAnsi="Times New Roman" w:cs="Times New Roman"/>
          <w:color w:val="000000" w:themeColor="text1"/>
          <w:sz w:val="24"/>
          <w:szCs w:val="24"/>
          <w:lang w:eastAsia="de-DE"/>
        </w:rPr>
        <w:t xml:space="preserve">or frontal teaching. </w:t>
      </w:r>
      <w:r w:rsidRPr="008E7C14">
        <w:rPr>
          <w:rFonts w:ascii="Times New Roman" w:eastAsia="Times New Roman" w:hAnsi="Times New Roman" w:cs="Times New Roman"/>
          <w:color w:val="000000" w:themeColor="text1"/>
          <w:sz w:val="24"/>
          <w:szCs w:val="24"/>
          <w:lang w:eastAsia="de-DE"/>
        </w:rPr>
        <w:t xml:space="preserve">During the </w:t>
      </w:r>
      <w:r>
        <w:rPr>
          <w:rFonts w:ascii="Times New Roman" w:eastAsia="Times New Roman" w:hAnsi="Times New Roman" w:cs="Times New Roman"/>
          <w:color w:val="000000" w:themeColor="text1"/>
          <w:sz w:val="24"/>
          <w:szCs w:val="24"/>
          <w:lang w:eastAsia="de-DE"/>
        </w:rPr>
        <w:t>unit</w:t>
      </w:r>
      <w:r w:rsidRPr="008E7C14">
        <w:rPr>
          <w:rFonts w:ascii="Times New Roman" w:eastAsia="Times New Roman" w:hAnsi="Times New Roman" w:cs="Times New Roman"/>
          <w:color w:val="000000" w:themeColor="text1"/>
          <w:sz w:val="24"/>
          <w:szCs w:val="24"/>
          <w:lang w:eastAsia="de-DE"/>
        </w:rPr>
        <w:t>, three trained actors (playing students) performed scripted classroom disruptions</w:t>
      </w:r>
      <w:r w:rsidR="000F1F38">
        <w:rPr>
          <w:rFonts w:ascii="Times New Roman" w:eastAsia="Times New Roman" w:hAnsi="Times New Roman" w:cs="Times New Roman"/>
          <w:color w:val="000000" w:themeColor="text1"/>
          <w:sz w:val="24"/>
          <w:szCs w:val="24"/>
          <w:lang w:eastAsia="de-DE"/>
        </w:rPr>
        <w:t xml:space="preserve">. </w:t>
      </w:r>
      <w:r w:rsidR="008821CC">
        <w:rPr>
          <w:rFonts w:ascii="Times New Roman" w:eastAsia="Times New Roman" w:hAnsi="Times New Roman" w:cs="Times New Roman"/>
          <w:color w:val="000000" w:themeColor="text1"/>
          <w:sz w:val="24"/>
          <w:szCs w:val="24"/>
          <w:lang w:eastAsia="de-DE"/>
        </w:rPr>
        <w:t>The students</w:t>
      </w:r>
      <w:r w:rsidR="00CB0578">
        <w:rPr>
          <w:rFonts w:ascii="Times New Roman" w:eastAsia="Times New Roman" w:hAnsi="Times New Roman" w:cs="Times New Roman"/>
          <w:color w:val="000000" w:themeColor="text1"/>
          <w:sz w:val="24"/>
          <w:szCs w:val="24"/>
          <w:lang w:eastAsia="de-DE"/>
        </w:rPr>
        <w:t xml:space="preserve"> followed prompts that appeared </w:t>
      </w:r>
      <w:r w:rsidRPr="008E7C14">
        <w:rPr>
          <w:rFonts w:ascii="Times New Roman" w:eastAsia="Times New Roman" w:hAnsi="Times New Roman" w:cs="Times New Roman"/>
          <w:color w:val="000000" w:themeColor="text1"/>
          <w:sz w:val="24"/>
          <w:szCs w:val="24"/>
          <w:lang w:eastAsia="de-DE"/>
        </w:rPr>
        <w:t>every 1.5 minutes</w:t>
      </w:r>
      <w:r>
        <w:rPr>
          <w:rFonts w:ascii="Times New Roman" w:eastAsia="Times New Roman" w:hAnsi="Times New Roman" w:cs="Times New Roman"/>
          <w:color w:val="000000" w:themeColor="text1"/>
          <w:sz w:val="24"/>
          <w:szCs w:val="24"/>
          <w:lang w:eastAsia="de-DE"/>
        </w:rPr>
        <w:t xml:space="preserve"> on a screen only visible to </w:t>
      </w:r>
      <w:r w:rsidR="008821CC">
        <w:rPr>
          <w:rFonts w:ascii="Times New Roman" w:eastAsia="Times New Roman" w:hAnsi="Times New Roman" w:cs="Times New Roman"/>
          <w:color w:val="000000" w:themeColor="text1"/>
          <w:sz w:val="24"/>
          <w:szCs w:val="24"/>
          <w:lang w:eastAsia="de-DE"/>
        </w:rPr>
        <w:t>them</w:t>
      </w:r>
      <w:r>
        <w:rPr>
          <w:rFonts w:ascii="Times New Roman" w:eastAsia="Times New Roman" w:hAnsi="Times New Roman" w:cs="Times New Roman"/>
          <w:color w:val="000000" w:themeColor="text1"/>
          <w:sz w:val="24"/>
          <w:szCs w:val="24"/>
          <w:lang w:eastAsia="de-DE"/>
        </w:rPr>
        <w:t xml:space="preserve"> </w:t>
      </w:r>
      <w:r w:rsidRPr="002B06FD">
        <w:rPr>
          <w:rFonts w:ascii="Times New Roman" w:eastAsia="Times New Roman" w:hAnsi="Times New Roman" w:cs="Times New Roman"/>
          <w:color w:val="000000" w:themeColor="text1"/>
          <w:sz w:val="24"/>
          <w:szCs w:val="24"/>
          <w:lang w:eastAsia="de-DE"/>
        </w:rPr>
        <w:t xml:space="preserve">(e.g., chatting with a neighbor, heckling, looking at the phone; </w:t>
      </w:r>
      <w:r w:rsidRPr="00980535">
        <w:rPr>
          <w:rFonts w:ascii="Times New Roman" w:eastAsia="Times New Roman" w:hAnsi="Times New Roman" w:cs="Times New Roman"/>
          <w:color w:val="000000" w:themeColor="text1"/>
          <w:sz w:val="24"/>
          <w:szCs w:val="24"/>
          <w:lang w:eastAsia="de-DE"/>
        </w:rPr>
        <w:t xml:space="preserve">see </w:t>
      </w:r>
      <w:r w:rsidRPr="0042029A">
        <w:rPr>
          <w:rFonts w:ascii="Times New Roman" w:eastAsia="Times New Roman" w:hAnsi="Times New Roman" w:cs="Times New Roman"/>
          <w:color w:val="000000" w:themeColor="text1"/>
          <w:sz w:val="24"/>
          <w:szCs w:val="24"/>
          <w:highlight w:val="yellow"/>
          <w:lang w:eastAsia="de-DE"/>
        </w:rPr>
        <w:t>Table A1</w:t>
      </w:r>
      <w:r w:rsidRPr="00980535">
        <w:rPr>
          <w:rFonts w:ascii="Times New Roman" w:eastAsia="Times New Roman" w:hAnsi="Times New Roman" w:cs="Times New Roman"/>
          <w:color w:val="000000" w:themeColor="text1"/>
          <w:sz w:val="24"/>
          <w:szCs w:val="24"/>
          <w:lang w:eastAsia="de-DE"/>
        </w:rPr>
        <w:t xml:space="preserve"> in the supplementary material for an overview and categorization of all </w:t>
      </w:r>
      <w:r w:rsidR="00226F34">
        <w:rPr>
          <w:rFonts w:ascii="Times New Roman" w:eastAsia="Times New Roman" w:hAnsi="Times New Roman" w:cs="Times New Roman"/>
          <w:color w:val="000000" w:themeColor="text1"/>
          <w:sz w:val="24"/>
          <w:szCs w:val="24"/>
          <w:lang w:eastAsia="de-DE"/>
        </w:rPr>
        <w:t>disruptions</w:t>
      </w:r>
      <w:r w:rsidRPr="00980535">
        <w:rPr>
          <w:rFonts w:ascii="Times New Roman" w:eastAsia="Times New Roman" w:hAnsi="Times New Roman" w:cs="Times New Roman"/>
          <w:color w:val="000000" w:themeColor="text1"/>
          <w:sz w:val="24"/>
          <w:szCs w:val="24"/>
          <w:lang w:eastAsia="de-DE"/>
        </w:rPr>
        <w:t xml:space="preserve">; and </w:t>
      </w:r>
      <w:r w:rsidRPr="001D5F37">
        <w:rPr>
          <w:rFonts w:ascii="Times New Roman" w:eastAsia="Times New Roman" w:hAnsi="Times New Roman" w:cs="Times New Roman"/>
          <w:color w:val="000000" w:themeColor="text1"/>
          <w:sz w:val="24"/>
          <w:szCs w:val="24"/>
          <w:highlight w:val="yellow"/>
          <w:lang w:eastAsia="de-DE"/>
        </w:rPr>
        <w:t>Figure B1</w:t>
      </w:r>
      <w:r w:rsidRPr="00980535">
        <w:rPr>
          <w:rFonts w:ascii="Times New Roman" w:eastAsia="Times New Roman" w:hAnsi="Times New Roman" w:cs="Times New Roman"/>
          <w:color w:val="000000" w:themeColor="text1"/>
          <w:sz w:val="24"/>
          <w:szCs w:val="24"/>
          <w:lang w:eastAsia="de-DE"/>
        </w:rPr>
        <w:t xml:space="preserve"> and </w:t>
      </w:r>
      <w:r w:rsidRPr="001D5F37">
        <w:rPr>
          <w:rFonts w:ascii="Times New Roman" w:eastAsia="Times New Roman" w:hAnsi="Times New Roman" w:cs="Times New Roman"/>
          <w:color w:val="000000" w:themeColor="text1"/>
          <w:sz w:val="24"/>
          <w:szCs w:val="24"/>
          <w:highlight w:val="yellow"/>
          <w:lang w:eastAsia="de-DE"/>
        </w:rPr>
        <w:t>B2</w:t>
      </w:r>
      <w:r w:rsidRPr="00980535">
        <w:rPr>
          <w:rFonts w:ascii="Times New Roman" w:eastAsia="Times New Roman" w:hAnsi="Times New Roman" w:cs="Times New Roman"/>
          <w:color w:val="000000" w:themeColor="text1"/>
          <w:sz w:val="24"/>
          <w:szCs w:val="24"/>
          <w:lang w:eastAsia="de-DE"/>
        </w:rPr>
        <w:t xml:space="preserve"> in the supplementary material for a depiction of the laboratory setting of the micro-teaching unit</w:t>
      </w:r>
      <w:r w:rsidRPr="002B06FD">
        <w:rPr>
          <w:rFonts w:ascii="Times New Roman" w:eastAsia="Times New Roman" w:hAnsi="Times New Roman" w:cs="Times New Roman"/>
          <w:color w:val="000000" w:themeColor="text1"/>
          <w:sz w:val="24"/>
          <w:szCs w:val="24"/>
          <w:lang w:eastAsia="de-DE"/>
        </w:rPr>
        <w:t>)</w:t>
      </w:r>
      <w:r>
        <w:rPr>
          <w:rFonts w:ascii="Times New Roman" w:eastAsia="Times New Roman" w:hAnsi="Times New Roman" w:cs="Times New Roman"/>
          <w:color w:val="000000" w:themeColor="text1"/>
          <w:sz w:val="24"/>
          <w:szCs w:val="24"/>
          <w:lang w:eastAsia="de-DE"/>
        </w:rPr>
        <w:t xml:space="preserve">. </w:t>
      </w:r>
      <w:r w:rsidRPr="008E7C14">
        <w:rPr>
          <w:rFonts w:ascii="Times New Roman" w:eastAsia="Times New Roman" w:hAnsi="Times New Roman" w:cs="Times New Roman"/>
          <w:color w:val="000000" w:themeColor="text1"/>
          <w:sz w:val="24"/>
          <w:szCs w:val="24"/>
          <w:lang w:eastAsia="de-DE"/>
        </w:rPr>
        <w:t xml:space="preserve">The </w:t>
      </w:r>
      <w:r>
        <w:rPr>
          <w:rFonts w:ascii="Times New Roman" w:eastAsia="Times New Roman" w:hAnsi="Times New Roman" w:cs="Times New Roman"/>
          <w:color w:val="000000" w:themeColor="text1"/>
          <w:sz w:val="24"/>
          <w:szCs w:val="24"/>
          <w:lang w:eastAsia="de-DE"/>
        </w:rPr>
        <w:t xml:space="preserve">order of the </w:t>
      </w:r>
      <w:r w:rsidRPr="008E7C14">
        <w:rPr>
          <w:rFonts w:ascii="Times New Roman" w:eastAsia="Times New Roman" w:hAnsi="Times New Roman" w:cs="Times New Roman"/>
          <w:color w:val="000000" w:themeColor="text1"/>
          <w:sz w:val="24"/>
          <w:szCs w:val="24"/>
          <w:lang w:eastAsia="de-DE"/>
        </w:rPr>
        <w:t>disruptions</w:t>
      </w:r>
      <w:r>
        <w:rPr>
          <w:rFonts w:ascii="Times New Roman" w:eastAsia="Times New Roman" w:hAnsi="Times New Roman" w:cs="Times New Roman"/>
          <w:color w:val="000000" w:themeColor="text1"/>
          <w:sz w:val="24"/>
          <w:szCs w:val="24"/>
          <w:lang w:eastAsia="de-DE"/>
        </w:rPr>
        <w:t xml:space="preserve"> and </w:t>
      </w:r>
      <w:r>
        <w:rPr>
          <w:rFonts w:ascii="Times New Roman" w:eastAsia="Times New Roman" w:hAnsi="Times New Roman" w:cs="Times New Roman"/>
          <w:color w:val="000000" w:themeColor="text1"/>
          <w:sz w:val="24"/>
          <w:szCs w:val="24"/>
          <w:lang w:eastAsia="de-DE"/>
        </w:rPr>
        <w:lastRenderedPageBreak/>
        <w:t xml:space="preserve">the performing students </w:t>
      </w:r>
      <w:r w:rsidRPr="008E7C14">
        <w:rPr>
          <w:rFonts w:ascii="Times New Roman" w:eastAsia="Times New Roman" w:hAnsi="Times New Roman" w:cs="Times New Roman"/>
          <w:color w:val="000000" w:themeColor="text1"/>
          <w:sz w:val="24"/>
          <w:szCs w:val="24"/>
          <w:lang w:eastAsia="de-DE"/>
        </w:rPr>
        <w:t xml:space="preserve">were </w:t>
      </w:r>
      <w:r>
        <w:rPr>
          <w:rFonts w:ascii="Times New Roman" w:eastAsia="Times New Roman" w:hAnsi="Times New Roman" w:cs="Times New Roman"/>
          <w:color w:val="000000" w:themeColor="text1"/>
          <w:sz w:val="24"/>
          <w:szCs w:val="24"/>
          <w:lang w:eastAsia="de-DE"/>
        </w:rPr>
        <w:t>fully balanced</w:t>
      </w:r>
      <w:r w:rsidRPr="008E7C14">
        <w:rPr>
          <w:rFonts w:ascii="Times New Roman" w:eastAsia="Times New Roman" w:hAnsi="Times New Roman" w:cs="Times New Roman"/>
          <w:color w:val="000000" w:themeColor="text1"/>
          <w:sz w:val="24"/>
          <w:szCs w:val="24"/>
          <w:lang w:eastAsia="de-DE"/>
        </w:rPr>
        <w:t xml:space="preserve"> using Latin Squares. </w:t>
      </w:r>
      <w:r w:rsidR="005E1B48">
        <w:rPr>
          <w:rFonts w:ascii="Times New Roman" w:eastAsia="Times New Roman" w:hAnsi="Times New Roman" w:cs="Times New Roman"/>
          <w:color w:val="000000" w:themeColor="text1"/>
          <w:sz w:val="24"/>
          <w:szCs w:val="24"/>
          <w:lang w:eastAsia="de-DE"/>
        </w:rPr>
        <w:t>The whole micro-teaching unit was recorded using eye-tracking glasses to capture teachers</w:t>
      </w:r>
      <w:r w:rsidR="00053FB8">
        <w:rPr>
          <w:rFonts w:ascii="Times New Roman" w:eastAsia="Times New Roman" w:hAnsi="Times New Roman" w:cs="Times New Roman"/>
          <w:color w:val="000000" w:themeColor="text1"/>
          <w:sz w:val="24"/>
          <w:szCs w:val="24"/>
          <w:lang w:eastAsia="de-DE"/>
        </w:rPr>
        <w:t>’</w:t>
      </w:r>
      <w:r w:rsidR="005E1B48">
        <w:rPr>
          <w:rFonts w:ascii="Times New Roman" w:eastAsia="Times New Roman" w:hAnsi="Times New Roman" w:cs="Times New Roman"/>
          <w:color w:val="000000" w:themeColor="text1"/>
          <w:sz w:val="24"/>
          <w:szCs w:val="24"/>
          <w:lang w:eastAsia="de-DE"/>
        </w:rPr>
        <w:t xml:space="preserve"> gaze patterns</w:t>
      </w:r>
      <w:r w:rsidRPr="008E7C14">
        <w:rPr>
          <w:rFonts w:ascii="Times New Roman" w:eastAsia="Times New Roman" w:hAnsi="Times New Roman" w:cs="Times New Roman"/>
          <w:color w:val="000000" w:themeColor="text1"/>
          <w:sz w:val="24"/>
          <w:szCs w:val="24"/>
          <w:lang w:eastAsia="de-DE"/>
        </w:rPr>
        <w:t xml:space="preserve">. </w:t>
      </w:r>
      <w:r w:rsidRPr="009C75FC">
        <w:rPr>
          <w:rFonts w:ascii="Times New Roman" w:eastAsia="Times New Roman" w:hAnsi="Times New Roman" w:cs="Times New Roman"/>
          <w:color w:val="000000" w:themeColor="text1"/>
          <w:sz w:val="24"/>
          <w:szCs w:val="24"/>
          <w:lang w:eastAsia="de-DE"/>
        </w:rPr>
        <w:t xml:space="preserve">The micro-teaching unit lasted about 15-20 minutes. </w:t>
      </w:r>
    </w:p>
    <w:p w14:paraId="16C6E96F" w14:textId="0DA66E40" w:rsidR="00980535" w:rsidRPr="008E7C14" w:rsidRDefault="00980535" w:rsidP="007C555E">
      <w:pPr>
        <w:spacing w:before="120"/>
        <w:rPr>
          <w:rFonts w:ascii="Times New Roman" w:eastAsia="Times New Roman" w:hAnsi="Times New Roman" w:cs="Times New Roman"/>
          <w:color w:val="000000" w:themeColor="text1"/>
          <w:sz w:val="24"/>
          <w:szCs w:val="24"/>
          <w:lang w:eastAsia="de-DE"/>
        </w:rPr>
      </w:pPr>
      <w:r w:rsidRPr="008E7C14">
        <w:rPr>
          <w:rFonts w:ascii="Times New Roman" w:eastAsia="Times New Roman" w:hAnsi="Times New Roman" w:cs="Times New Roman"/>
          <w:color w:val="000000" w:themeColor="text1"/>
          <w:sz w:val="24"/>
          <w:szCs w:val="24"/>
          <w:lang w:eastAsia="de-DE"/>
        </w:rPr>
        <w:t xml:space="preserve">After the teaching session, participants </w:t>
      </w:r>
      <w:r w:rsidR="0042029A">
        <w:rPr>
          <w:rFonts w:ascii="Times New Roman" w:eastAsia="Times New Roman" w:hAnsi="Times New Roman" w:cs="Times New Roman"/>
          <w:color w:val="000000" w:themeColor="text1"/>
          <w:sz w:val="24"/>
          <w:szCs w:val="24"/>
          <w:lang w:eastAsia="de-DE"/>
        </w:rPr>
        <w:t>underwent a third</w:t>
      </w:r>
      <w:r>
        <w:rPr>
          <w:rFonts w:ascii="Times New Roman" w:eastAsia="Times New Roman" w:hAnsi="Times New Roman" w:cs="Times New Roman"/>
          <w:color w:val="000000" w:themeColor="text1"/>
          <w:sz w:val="24"/>
          <w:szCs w:val="24"/>
          <w:lang w:eastAsia="de-DE"/>
        </w:rPr>
        <w:t xml:space="preserve"> </w:t>
      </w:r>
      <w:r w:rsidRPr="008E7C14">
        <w:rPr>
          <w:rFonts w:ascii="Times New Roman" w:eastAsia="Times New Roman" w:hAnsi="Times New Roman" w:cs="Times New Roman"/>
          <w:color w:val="000000" w:themeColor="text1"/>
          <w:sz w:val="24"/>
          <w:szCs w:val="24"/>
          <w:lang w:eastAsia="de-DE"/>
        </w:rPr>
        <w:t>calibration. Following this, all recording devices were stopped, and participants filled out a brief computer-based questionnaire (~10-15 minutes) assessing sociodemographic data and a self-evaluation of their classroom management during the micro-teaching unit. A ten-minute break followed, concluding the first part of data collection.</w:t>
      </w:r>
    </w:p>
    <w:p w14:paraId="67F5F21B" w14:textId="750A02AC" w:rsidR="00980535" w:rsidRPr="008E7C14" w:rsidRDefault="00980535" w:rsidP="007C555E">
      <w:pPr>
        <w:spacing w:before="120"/>
        <w:rPr>
          <w:rFonts w:ascii="Times New Roman" w:eastAsia="Times New Roman" w:hAnsi="Times New Roman" w:cs="Times New Roman"/>
          <w:color w:val="000000" w:themeColor="text1"/>
          <w:sz w:val="24"/>
          <w:szCs w:val="24"/>
          <w:lang w:eastAsia="de-DE"/>
        </w:rPr>
      </w:pPr>
      <w:r w:rsidRPr="008E7C14">
        <w:rPr>
          <w:rFonts w:ascii="Times New Roman" w:eastAsia="Times New Roman" w:hAnsi="Times New Roman" w:cs="Times New Roman"/>
          <w:color w:val="000000" w:themeColor="text1"/>
          <w:sz w:val="24"/>
          <w:szCs w:val="24"/>
          <w:lang w:eastAsia="de-DE"/>
        </w:rPr>
        <w:t xml:space="preserve">In the </w:t>
      </w:r>
      <w:r>
        <w:rPr>
          <w:rFonts w:ascii="Times New Roman" w:eastAsia="Times New Roman" w:hAnsi="Times New Roman" w:cs="Times New Roman"/>
          <w:color w:val="000000" w:themeColor="text1"/>
          <w:sz w:val="24"/>
          <w:szCs w:val="24"/>
          <w:lang w:eastAsia="de-DE"/>
        </w:rPr>
        <w:t xml:space="preserve">study’s </w:t>
      </w:r>
      <w:r w:rsidRPr="008E7C14">
        <w:rPr>
          <w:rFonts w:ascii="Times New Roman" w:eastAsia="Times New Roman" w:hAnsi="Times New Roman" w:cs="Times New Roman"/>
          <w:color w:val="000000" w:themeColor="text1"/>
          <w:sz w:val="24"/>
          <w:szCs w:val="24"/>
          <w:lang w:eastAsia="de-DE"/>
        </w:rPr>
        <w:t xml:space="preserve">second </w:t>
      </w:r>
      <w:r w:rsidR="00B52B21">
        <w:rPr>
          <w:rFonts w:ascii="Times New Roman" w:eastAsia="Times New Roman" w:hAnsi="Times New Roman" w:cs="Times New Roman"/>
          <w:color w:val="000000" w:themeColor="text1"/>
          <w:sz w:val="24"/>
          <w:szCs w:val="24"/>
          <w:lang w:eastAsia="de-DE"/>
        </w:rPr>
        <w:t>part</w:t>
      </w:r>
      <w:r w:rsidRPr="008E7C14">
        <w:rPr>
          <w:rFonts w:ascii="Times New Roman" w:eastAsia="Times New Roman" w:hAnsi="Times New Roman" w:cs="Times New Roman"/>
          <w:color w:val="000000" w:themeColor="text1"/>
          <w:sz w:val="24"/>
          <w:szCs w:val="24"/>
          <w:lang w:eastAsia="de-DE"/>
        </w:rPr>
        <w:t xml:space="preserve">, participants engaged in a Stimulated Recall Interview (SRI). They watched a video of their own teaching session, recorded through the eye-tracking glasses, while the experimenter paused the video at each classroom disruption. </w:t>
      </w:r>
      <w:r w:rsidR="00806763">
        <w:rPr>
          <w:rFonts w:ascii="Times New Roman" w:eastAsia="Times New Roman" w:hAnsi="Times New Roman" w:cs="Times New Roman"/>
          <w:color w:val="000000" w:themeColor="text1"/>
          <w:sz w:val="24"/>
          <w:szCs w:val="24"/>
          <w:lang w:eastAsia="de-DE"/>
        </w:rPr>
        <w:t>Participants answered five open-ended questions and three rating questions for each disruption</w:t>
      </w:r>
      <w:r w:rsidRPr="008E7C14">
        <w:rPr>
          <w:rFonts w:ascii="Times New Roman" w:eastAsia="Times New Roman" w:hAnsi="Times New Roman" w:cs="Times New Roman"/>
          <w:color w:val="000000" w:themeColor="text1"/>
          <w:sz w:val="24"/>
          <w:szCs w:val="24"/>
          <w:lang w:eastAsia="de-DE"/>
        </w:rPr>
        <w:t xml:space="preserve">, including </w:t>
      </w:r>
      <w:r w:rsidR="00806763">
        <w:rPr>
          <w:rFonts w:ascii="Times New Roman" w:eastAsia="Times New Roman" w:hAnsi="Times New Roman" w:cs="Times New Roman"/>
          <w:color w:val="000000" w:themeColor="text1"/>
          <w:sz w:val="24"/>
          <w:szCs w:val="24"/>
          <w:lang w:eastAsia="de-DE"/>
        </w:rPr>
        <w:t>self-</w:t>
      </w:r>
      <w:r w:rsidR="00623748">
        <w:rPr>
          <w:rFonts w:ascii="Times New Roman" w:eastAsia="Times New Roman" w:hAnsi="Times New Roman" w:cs="Times New Roman"/>
          <w:color w:val="000000" w:themeColor="text1"/>
          <w:sz w:val="24"/>
          <w:szCs w:val="24"/>
          <w:lang w:eastAsia="de-DE"/>
        </w:rPr>
        <w:t>reported</w:t>
      </w:r>
      <w:r w:rsidR="00806763">
        <w:rPr>
          <w:rFonts w:ascii="Times New Roman" w:eastAsia="Times New Roman" w:hAnsi="Times New Roman" w:cs="Times New Roman"/>
          <w:color w:val="000000" w:themeColor="text1"/>
          <w:sz w:val="24"/>
          <w:szCs w:val="24"/>
          <w:lang w:eastAsia="de-DE"/>
        </w:rPr>
        <w:t xml:space="preserve"> </w:t>
      </w:r>
      <w:r w:rsidR="005F5153" w:rsidRPr="005F5153">
        <w:rPr>
          <w:rFonts w:ascii="Times New Roman" w:eastAsia="Times New Roman" w:hAnsi="Times New Roman" w:cs="Times New Roman"/>
          <w:i/>
          <w:iCs/>
          <w:color w:val="000000" w:themeColor="text1"/>
          <w:sz w:val="24"/>
          <w:szCs w:val="24"/>
          <w:lang w:eastAsia="de-DE"/>
        </w:rPr>
        <w:t>disruptiveness</w:t>
      </w:r>
      <w:r w:rsidRPr="008E7C14">
        <w:rPr>
          <w:rFonts w:ascii="Times New Roman" w:eastAsia="Times New Roman" w:hAnsi="Times New Roman" w:cs="Times New Roman"/>
          <w:color w:val="000000" w:themeColor="text1"/>
          <w:sz w:val="24"/>
          <w:szCs w:val="24"/>
          <w:lang w:eastAsia="de-DE"/>
        </w:rPr>
        <w:t xml:space="preserve"> </w:t>
      </w:r>
      <w:r w:rsidR="00806763">
        <w:rPr>
          <w:rFonts w:ascii="Times New Roman" w:eastAsia="Times New Roman" w:hAnsi="Times New Roman" w:cs="Times New Roman"/>
          <w:color w:val="000000" w:themeColor="text1"/>
          <w:sz w:val="24"/>
          <w:szCs w:val="24"/>
          <w:lang w:eastAsia="de-DE"/>
        </w:rPr>
        <w:t xml:space="preserve">and </w:t>
      </w:r>
      <w:r w:rsidR="00806763" w:rsidRPr="005F5153">
        <w:rPr>
          <w:rFonts w:ascii="Times New Roman" w:eastAsia="Times New Roman" w:hAnsi="Times New Roman" w:cs="Times New Roman"/>
          <w:i/>
          <w:iCs/>
          <w:color w:val="000000" w:themeColor="text1"/>
          <w:sz w:val="24"/>
          <w:szCs w:val="24"/>
          <w:lang w:eastAsia="de-DE"/>
        </w:rPr>
        <w:t>confidence ratings</w:t>
      </w:r>
      <w:r w:rsidR="00806763">
        <w:rPr>
          <w:rFonts w:ascii="Times New Roman" w:eastAsia="Times New Roman" w:hAnsi="Times New Roman" w:cs="Times New Roman"/>
          <w:color w:val="000000" w:themeColor="text1"/>
          <w:sz w:val="24"/>
          <w:szCs w:val="24"/>
          <w:lang w:eastAsia="de-DE"/>
        </w:rPr>
        <w:t xml:space="preserve"> </w:t>
      </w:r>
      <w:r w:rsidRPr="008E7C14">
        <w:rPr>
          <w:rFonts w:ascii="Times New Roman" w:eastAsia="Times New Roman" w:hAnsi="Times New Roman" w:cs="Times New Roman"/>
          <w:color w:val="000000" w:themeColor="text1"/>
          <w:sz w:val="24"/>
          <w:szCs w:val="24"/>
          <w:lang w:eastAsia="de-DE"/>
        </w:rPr>
        <w:t>(see Measures). The SRI lasted approximately 45-60 minutes.</w:t>
      </w:r>
      <w:r>
        <w:rPr>
          <w:rFonts w:ascii="Times New Roman" w:eastAsia="Times New Roman" w:hAnsi="Times New Roman" w:cs="Times New Roman"/>
          <w:color w:val="000000" w:themeColor="text1"/>
          <w:sz w:val="24"/>
          <w:szCs w:val="24"/>
          <w:lang w:eastAsia="de-DE"/>
        </w:rPr>
        <w:t xml:space="preserve"> Finally</w:t>
      </w:r>
      <w:r w:rsidRPr="008E7C14">
        <w:rPr>
          <w:rFonts w:ascii="Times New Roman" w:eastAsia="Times New Roman" w:hAnsi="Times New Roman" w:cs="Times New Roman"/>
          <w:color w:val="000000" w:themeColor="text1"/>
          <w:sz w:val="24"/>
          <w:szCs w:val="24"/>
          <w:lang w:eastAsia="de-DE"/>
        </w:rPr>
        <w:t>, participants completed a Situational Judgment Test (SJT)</w:t>
      </w:r>
      <w:r w:rsidR="00625ACC">
        <w:rPr>
          <w:rFonts w:ascii="Times New Roman" w:eastAsia="Times New Roman" w:hAnsi="Times New Roman" w:cs="Times New Roman"/>
          <w:color w:val="000000" w:themeColor="text1"/>
          <w:sz w:val="24"/>
          <w:szCs w:val="24"/>
          <w:lang w:eastAsia="de-DE"/>
        </w:rPr>
        <w:t xml:space="preserve"> online</w:t>
      </w:r>
      <w:r w:rsidRPr="008E7C14">
        <w:rPr>
          <w:rFonts w:ascii="Times New Roman" w:eastAsia="Times New Roman" w:hAnsi="Times New Roman" w:cs="Times New Roman"/>
          <w:color w:val="000000" w:themeColor="text1"/>
          <w:sz w:val="24"/>
          <w:szCs w:val="24"/>
          <w:lang w:eastAsia="de-DE"/>
        </w:rPr>
        <w:t xml:space="preserve">, assessing their </w:t>
      </w:r>
      <w:r w:rsidRPr="005F5153">
        <w:rPr>
          <w:rFonts w:ascii="Times New Roman" w:eastAsia="Times New Roman" w:hAnsi="Times New Roman" w:cs="Times New Roman"/>
          <w:i/>
          <w:iCs/>
          <w:color w:val="000000" w:themeColor="text1"/>
          <w:sz w:val="24"/>
          <w:szCs w:val="24"/>
          <w:lang w:eastAsia="de-DE"/>
        </w:rPr>
        <w:t>strategic knowledge of classroom management</w:t>
      </w:r>
      <w:r w:rsidRPr="008E7C14">
        <w:rPr>
          <w:rFonts w:ascii="Times New Roman" w:eastAsia="Times New Roman" w:hAnsi="Times New Roman" w:cs="Times New Roman"/>
          <w:color w:val="000000" w:themeColor="text1"/>
          <w:sz w:val="24"/>
          <w:szCs w:val="24"/>
          <w:lang w:eastAsia="de-DE"/>
        </w:rPr>
        <w:t>. The questionnaire took approximately 15 minutes to complete, marking the end of the study.</w:t>
      </w:r>
    </w:p>
    <w:p w14:paraId="6ED51E6C" w14:textId="4D6E7286" w:rsidR="00490A60" w:rsidRPr="003166C3" w:rsidRDefault="00490A60" w:rsidP="007C555E">
      <w:pPr>
        <w:pStyle w:val="berschrift2"/>
        <w:rPr>
          <w:rFonts w:ascii="Times New Roman" w:hAnsi="Times New Roman" w:cs="Times New Roman"/>
          <w:color w:val="000000" w:themeColor="text1"/>
          <w:sz w:val="24"/>
          <w:szCs w:val="24"/>
        </w:rPr>
      </w:pPr>
      <w:r w:rsidRPr="003166C3">
        <w:rPr>
          <w:rFonts w:ascii="Times New Roman" w:hAnsi="Times New Roman" w:cs="Times New Roman"/>
          <w:color w:val="000000" w:themeColor="text1"/>
          <w:sz w:val="24"/>
          <w:szCs w:val="24"/>
        </w:rPr>
        <w:t>Measures</w:t>
      </w:r>
      <w:r w:rsidR="00671EAC">
        <w:rPr>
          <w:rFonts w:ascii="Times New Roman" w:hAnsi="Times New Roman" w:cs="Times New Roman"/>
          <w:color w:val="000000" w:themeColor="text1"/>
          <w:sz w:val="24"/>
          <w:szCs w:val="24"/>
        </w:rPr>
        <w:t xml:space="preserve"> (Level 2)</w:t>
      </w:r>
    </w:p>
    <w:p w14:paraId="529EC086" w14:textId="7B359BED" w:rsidR="009341F6" w:rsidRPr="00604D63" w:rsidRDefault="00753189" w:rsidP="009341F6">
      <w:pPr>
        <w:ind w:firstLine="0"/>
        <w:rPr>
          <w:rFonts w:ascii="Times New Roman" w:hAnsi="Times New Roman" w:cs="Times New Roman"/>
          <w:b/>
          <w:i/>
          <w:sz w:val="24"/>
          <w:szCs w:val="24"/>
        </w:rPr>
      </w:pPr>
      <w:r>
        <w:rPr>
          <w:rFonts w:ascii="Times New Roman" w:hAnsi="Times New Roman" w:cs="Times New Roman"/>
          <w:b/>
          <w:i/>
          <w:color w:val="000000" w:themeColor="text1"/>
          <w:sz w:val="24"/>
          <w:szCs w:val="24"/>
        </w:rPr>
        <w:t xml:space="preserve">Gaze Behavior </w:t>
      </w:r>
      <w:r w:rsidR="00F30F57" w:rsidRPr="00604D63">
        <w:rPr>
          <w:rFonts w:ascii="Times New Roman" w:hAnsi="Times New Roman" w:cs="Times New Roman"/>
          <w:b/>
          <w:i/>
          <w:sz w:val="24"/>
          <w:szCs w:val="24"/>
        </w:rPr>
        <w:t>Measures</w:t>
      </w:r>
      <w:r w:rsidR="00671EAC">
        <w:rPr>
          <w:rFonts w:ascii="Times New Roman" w:hAnsi="Times New Roman" w:cs="Times New Roman"/>
          <w:b/>
          <w:i/>
          <w:sz w:val="24"/>
          <w:szCs w:val="24"/>
        </w:rPr>
        <w:t xml:space="preserve"> (Level 3)</w:t>
      </w:r>
    </w:p>
    <w:p w14:paraId="69512EBC" w14:textId="7DAA96A5" w:rsidR="007F10F2" w:rsidRDefault="002240C9" w:rsidP="007F10F2">
      <w:pPr>
        <w:spacing w:before="120"/>
        <w:rPr>
          <w:rFonts w:ascii="Times New Roman" w:eastAsia="Times New Roman" w:hAnsi="Times New Roman" w:cs="Times New Roman"/>
          <w:color w:val="000000" w:themeColor="text1"/>
          <w:sz w:val="24"/>
          <w:szCs w:val="24"/>
          <w:lang w:eastAsia="de-DE"/>
        </w:rPr>
      </w:pPr>
      <w:r w:rsidRPr="002240C9">
        <w:rPr>
          <w:rFonts w:ascii="Times New Roman" w:eastAsia="Times New Roman" w:hAnsi="Times New Roman" w:cs="Times New Roman"/>
          <w:color w:val="000000" w:themeColor="text1"/>
          <w:sz w:val="24"/>
          <w:szCs w:val="24"/>
          <w:lang w:eastAsia="de-DE"/>
        </w:rPr>
        <w:t xml:space="preserve">Gaze behavior was analyzed using predefined </w:t>
      </w:r>
      <w:r w:rsidRPr="0089088D">
        <w:rPr>
          <w:rFonts w:ascii="Times New Roman" w:eastAsia="Times New Roman" w:hAnsi="Times New Roman" w:cs="Times New Roman"/>
          <w:color w:val="000000" w:themeColor="text1"/>
          <w:sz w:val="24"/>
          <w:szCs w:val="24"/>
          <w:lang w:eastAsia="de-DE"/>
        </w:rPr>
        <w:t>Areas of Interest</w:t>
      </w:r>
      <w:r w:rsidRPr="002240C9">
        <w:rPr>
          <w:rFonts w:ascii="Times New Roman" w:eastAsia="Times New Roman" w:hAnsi="Times New Roman" w:cs="Times New Roman"/>
          <w:color w:val="000000" w:themeColor="text1"/>
          <w:sz w:val="24"/>
          <w:szCs w:val="24"/>
          <w:lang w:eastAsia="de-DE"/>
        </w:rPr>
        <w:t xml:space="preserve"> (AOI) to examine how participants </w:t>
      </w:r>
      <w:r w:rsidR="003D2237">
        <w:rPr>
          <w:rFonts w:ascii="Times New Roman" w:eastAsia="Times New Roman" w:hAnsi="Times New Roman" w:cs="Times New Roman"/>
          <w:color w:val="000000" w:themeColor="text1"/>
          <w:sz w:val="24"/>
          <w:szCs w:val="24"/>
          <w:lang w:eastAsia="de-DE"/>
        </w:rPr>
        <w:t>distributed</w:t>
      </w:r>
      <w:r w:rsidRPr="002240C9">
        <w:rPr>
          <w:rFonts w:ascii="Times New Roman" w:eastAsia="Times New Roman" w:hAnsi="Times New Roman" w:cs="Times New Roman"/>
          <w:color w:val="000000" w:themeColor="text1"/>
          <w:sz w:val="24"/>
          <w:szCs w:val="24"/>
          <w:lang w:eastAsia="de-DE"/>
        </w:rPr>
        <w:t xml:space="preserve"> their visual attention during the micro-teaching uni</w:t>
      </w:r>
      <w:r w:rsidR="00D038B1">
        <w:rPr>
          <w:rFonts w:ascii="Times New Roman" w:eastAsia="Times New Roman" w:hAnsi="Times New Roman" w:cs="Times New Roman"/>
          <w:color w:val="000000" w:themeColor="text1"/>
          <w:sz w:val="24"/>
          <w:szCs w:val="24"/>
          <w:lang w:eastAsia="de-DE"/>
        </w:rPr>
        <w:t xml:space="preserve">t. </w:t>
      </w:r>
      <w:r w:rsidR="00D038B1" w:rsidRPr="00D038B1">
        <w:rPr>
          <w:rFonts w:ascii="Times New Roman" w:eastAsia="Times New Roman" w:hAnsi="Times New Roman" w:cs="Times New Roman"/>
          <w:color w:val="000000" w:themeColor="text1"/>
          <w:sz w:val="24"/>
          <w:szCs w:val="24"/>
          <w:lang w:eastAsia="de-DE"/>
        </w:rPr>
        <w:t xml:space="preserve">To code and analyze the gaze behavior, we used the software </w:t>
      </w:r>
      <w:proofErr w:type="spellStart"/>
      <w:r w:rsidR="00D038B1" w:rsidRPr="00D038B1">
        <w:rPr>
          <w:rFonts w:ascii="Times New Roman" w:eastAsia="Times New Roman" w:hAnsi="Times New Roman" w:cs="Times New Roman"/>
          <w:color w:val="000000" w:themeColor="text1"/>
          <w:sz w:val="24"/>
          <w:szCs w:val="24"/>
          <w:lang w:eastAsia="de-DE"/>
        </w:rPr>
        <w:t>Tobii</w:t>
      </w:r>
      <w:proofErr w:type="spellEnd"/>
      <w:r w:rsidR="00D038B1" w:rsidRPr="00D038B1">
        <w:rPr>
          <w:rFonts w:ascii="Times New Roman" w:eastAsia="Times New Roman" w:hAnsi="Times New Roman" w:cs="Times New Roman"/>
          <w:color w:val="000000" w:themeColor="text1"/>
          <w:sz w:val="24"/>
          <w:szCs w:val="24"/>
          <w:lang w:eastAsia="de-DE"/>
        </w:rPr>
        <w:t xml:space="preserve"> Pro Lab Analyzer (Version 1.241.54542). A fixation filter was applied, with a threshold set at 30°/sec to identify fixations, as this default fixation filter is recommended for mobile eye-tracking data in the </w:t>
      </w:r>
      <w:proofErr w:type="spellStart"/>
      <w:r w:rsidR="00D038B1" w:rsidRPr="00D038B1">
        <w:rPr>
          <w:rFonts w:ascii="Times New Roman" w:eastAsia="Times New Roman" w:hAnsi="Times New Roman" w:cs="Times New Roman"/>
          <w:color w:val="000000" w:themeColor="text1"/>
          <w:sz w:val="24"/>
          <w:szCs w:val="24"/>
          <w:lang w:eastAsia="de-DE"/>
        </w:rPr>
        <w:t>Tobii</w:t>
      </w:r>
      <w:proofErr w:type="spellEnd"/>
      <w:r w:rsidR="00D038B1" w:rsidRPr="00D038B1">
        <w:rPr>
          <w:rFonts w:ascii="Times New Roman" w:eastAsia="Times New Roman" w:hAnsi="Times New Roman" w:cs="Times New Roman"/>
          <w:color w:val="000000" w:themeColor="text1"/>
          <w:sz w:val="24"/>
          <w:szCs w:val="24"/>
          <w:lang w:eastAsia="de-DE"/>
        </w:rPr>
        <w:t xml:space="preserve"> Lab Analyzer Software </w:t>
      </w:r>
      <w:r w:rsidR="00D038B1" w:rsidRPr="00D038B1">
        <w:rPr>
          <w:rFonts w:ascii="Times New Roman" w:eastAsia="Times New Roman" w:hAnsi="Times New Roman" w:cs="Times New Roman"/>
          <w:color w:val="000000" w:themeColor="text1"/>
          <w:sz w:val="24"/>
          <w:szCs w:val="24"/>
          <w:lang w:eastAsia="de-DE"/>
        </w:rPr>
        <w:lastRenderedPageBreak/>
        <w:fldChar w:fldCharType="begin"/>
      </w:r>
      <w:r w:rsidR="00FB591E">
        <w:rPr>
          <w:rFonts w:ascii="Times New Roman" w:eastAsia="Times New Roman" w:hAnsi="Times New Roman" w:cs="Times New Roman"/>
          <w:color w:val="000000" w:themeColor="text1"/>
          <w:sz w:val="24"/>
          <w:szCs w:val="24"/>
          <w:lang w:eastAsia="de-DE"/>
        </w:rPr>
        <w:instrText xml:space="preserve"> ADDIN ZOTERO_ITEM CSL_CITATION {"citationID":"cWPV9vus","properties":{"formattedCitation":"(Tobii AB, 2024)","plainCitation":"(Tobii AB, 2024)","noteIndex":0},"citationItems":[{"id":966,"uris":["http://zotero.org/groups/5349517/items/NEV3K4XP"],"itemData":{"id":966,"type":"webpage","title":"Tobii Pro Lab User Manual v 24.21","URL":"https://go.tobii.com/tobii_pro_lab_user_manual","author":[{"family":"Tobii AB","given":""}],"accessed":{"date-parts":[["2025",1,20]]},"issued":{"date-parts":[["2024"]]}}}],"schema":"https://github.com/citation-style-language/schema/raw/master/csl-citation.json"} </w:instrText>
      </w:r>
      <w:r w:rsidR="00D038B1" w:rsidRPr="00D038B1">
        <w:rPr>
          <w:rFonts w:ascii="Times New Roman" w:eastAsia="Times New Roman" w:hAnsi="Times New Roman" w:cs="Times New Roman"/>
          <w:color w:val="000000" w:themeColor="text1"/>
          <w:sz w:val="24"/>
          <w:szCs w:val="24"/>
          <w:lang w:eastAsia="de-DE"/>
        </w:rPr>
        <w:fldChar w:fldCharType="separate"/>
      </w:r>
      <w:r w:rsidR="00D038B1" w:rsidRPr="00D038B1">
        <w:rPr>
          <w:rFonts w:ascii="Times New Roman" w:eastAsia="Times New Roman" w:hAnsi="Times New Roman" w:cs="Times New Roman"/>
          <w:color w:val="000000" w:themeColor="text1"/>
          <w:sz w:val="24"/>
          <w:szCs w:val="24"/>
          <w:lang w:eastAsia="de-DE"/>
        </w:rPr>
        <w:t>(Tobii AB, 2024)</w:t>
      </w:r>
      <w:r w:rsidR="00D038B1" w:rsidRPr="00D038B1">
        <w:rPr>
          <w:rFonts w:ascii="Times New Roman" w:eastAsia="Times New Roman" w:hAnsi="Times New Roman" w:cs="Times New Roman"/>
          <w:color w:val="000000" w:themeColor="text1"/>
          <w:sz w:val="24"/>
          <w:szCs w:val="24"/>
          <w:lang w:eastAsia="de-DE"/>
        </w:rPr>
        <w:fldChar w:fldCharType="end"/>
      </w:r>
      <w:r w:rsidR="00D038B1" w:rsidRPr="00D038B1">
        <w:rPr>
          <w:rFonts w:ascii="Times New Roman" w:eastAsia="Times New Roman" w:hAnsi="Times New Roman" w:cs="Times New Roman"/>
          <w:color w:val="000000" w:themeColor="text1"/>
          <w:sz w:val="24"/>
          <w:szCs w:val="24"/>
          <w:lang w:eastAsia="de-DE"/>
        </w:rPr>
        <w:t>.</w:t>
      </w:r>
      <w:r w:rsidR="00D038B1">
        <w:rPr>
          <w:rFonts w:ascii="Times New Roman" w:eastAsia="Times New Roman" w:hAnsi="Times New Roman" w:cs="Times New Roman"/>
          <w:color w:val="000000" w:themeColor="text1"/>
          <w:sz w:val="24"/>
          <w:szCs w:val="24"/>
          <w:lang w:eastAsia="de-DE"/>
        </w:rPr>
        <w:t xml:space="preserve"> Tw</w:t>
      </w:r>
      <w:r w:rsidRPr="002240C9">
        <w:rPr>
          <w:rFonts w:ascii="Times New Roman" w:eastAsia="Times New Roman" w:hAnsi="Times New Roman" w:cs="Times New Roman"/>
          <w:color w:val="000000" w:themeColor="text1"/>
          <w:sz w:val="24"/>
          <w:szCs w:val="24"/>
          <w:lang w:eastAsia="de-DE"/>
        </w:rPr>
        <w:t>o types of AOIs were defined to structure the data meaningfully: global AOI and event-based AOI.</w:t>
      </w:r>
      <w:r w:rsidR="00577E1C">
        <w:rPr>
          <w:rFonts w:ascii="Times New Roman" w:eastAsia="Times New Roman" w:hAnsi="Times New Roman" w:cs="Times New Roman"/>
          <w:color w:val="000000" w:themeColor="text1"/>
          <w:sz w:val="24"/>
          <w:szCs w:val="24"/>
          <w:lang w:eastAsia="de-DE"/>
        </w:rPr>
        <w:t xml:space="preserve"> </w:t>
      </w:r>
      <w:r w:rsidR="002F7501">
        <w:rPr>
          <w:rFonts w:ascii="Times New Roman" w:eastAsia="Times New Roman" w:hAnsi="Times New Roman" w:cs="Times New Roman"/>
          <w:color w:val="000000" w:themeColor="text1"/>
          <w:sz w:val="24"/>
          <w:szCs w:val="24"/>
          <w:lang w:eastAsia="de-DE"/>
        </w:rPr>
        <w:t>G</w:t>
      </w:r>
      <w:r w:rsidRPr="002240C9">
        <w:rPr>
          <w:rFonts w:ascii="Times New Roman" w:eastAsia="Times New Roman" w:hAnsi="Times New Roman" w:cs="Times New Roman"/>
          <w:color w:val="000000" w:themeColor="text1"/>
          <w:sz w:val="24"/>
          <w:szCs w:val="24"/>
          <w:lang w:eastAsia="de-DE"/>
        </w:rPr>
        <w:t xml:space="preserve">lobal AOI were used to assess gaze behavior over the entire video duration and included the following: the </w:t>
      </w:r>
      <w:r w:rsidR="00FC2368">
        <w:rPr>
          <w:rFonts w:ascii="Times New Roman" w:eastAsia="Times New Roman" w:hAnsi="Times New Roman" w:cs="Times New Roman"/>
          <w:i/>
          <w:iCs/>
          <w:color w:val="000000" w:themeColor="text1"/>
          <w:sz w:val="24"/>
          <w:szCs w:val="24"/>
          <w:lang w:eastAsia="de-DE"/>
        </w:rPr>
        <w:t>s</w:t>
      </w:r>
      <w:r w:rsidRPr="002240C9">
        <w:rPr>
          <w:rFonts w:ascii="Times New Roman" w:eastAsia="Times New Roman" w:hAnsi="Times New Roman" w:cs="Times New Roman"/>
          <w:i/>
          <w:iCs/>
          <w:color w:val="000000" w:themeColor="text1"/>
          <w:sz w:val="24"/>
          <w:szCs w:val="24"/>
          <w:lang w:eastAsia="de-DE"/>
        </w:rPr>
        <w:t>tudents</w:t>
      </w:r>
      <w:r w:rsidRPr="002240C9">
        <w:rPr>
          <w:rFonts w:ascii="Times New Roman" w:eastAsia="Times New Roman" w:hAnsi="Times New Roman" w:cs="Times New Roman"/>
          <w:color w:val="000000" w:themeColor="text1"/>
          <w:sz w:val="24"/>
          <w:szCs w:val="24"/>
          <w:lang w:eastAsia="de-DE"/>
        </w:rPr>
        <w:t xml:space="preserve">, representing gaze points focused on the group of three students; </w:t>
      </w:r>
      <w:r w:rsidR="00FC2368">
        <w:rPr>
          <w:rFonts w:ascii="Times New Roman" w:eastAsia="Times New Roman" w:hAnsi="Times New Roman" w:cs="Times New Roman"/>
          <w:i/>
          <w:iCs/>
          <w:color w:val="000000" w:themeColor="text1"/>
          <w:sz w:val="24"/>
          <w:szCs w:val="24"/>
          <w:lang w:eastAsia="de-DE"/>
        </w:rPr>
        <w:t>t</w:t>
      </w:r>
      <w:r w:rsidRPr="002240C9">
        <w:rPr>
          <w:rFonts w:ascii="Times New Roman" w:eastAsia="Times New Roman" w:hAnsi="Times New Roman" w:cs="Times New Roman"/>
          <w:i/>
          <w:iCs/>
          <w:color w:val="000000" w:themeColor="text1"/>
          <w:sz w:val="24"/>
          <w:szCs w:val="24"/>
          <w:lang w:eastAsia="de-DE"/>
        </w:rPr>
        <w:t xml:space="preserve">eacher </w:t>
      </w:r>
      <w:r w:rsidR="00FC2368">
        <w:rPr>
          <w:rFonts w:ascii="Times New Roman" w:eastAsia="Times New Roman" w:hAnsi="Times New Roman" w:cs="Times New Roman"/>
          <w:i/>
          <w:iCs/>
          <w:color w:val="000000" w:themeColor="text1"/>
          <w:sz w:val="24"/>
          <w:szCs w:val="24"/>
          <w:lang w:eastAsia="de-DE"/>
        </w:rPr>
        <w:t>m</w:t>
      </w:r>
      <w:r w:rsidRPr="002240C9">
        <w:rPr>
          <w:rFonts w:ascii="Times New Roman" w:eastAsia="Times New Roman" w:hAnsi="Times New Roman" w:cs="Times New Roman"/>
          <w:i/>
          <w:iCs/>
          <w:color w:val="000000" w:themeColor="text1"/>
          <w:sz w:val="24"/>
          <w:szCs w:val="24"/>
          <w:lang w:eastAsia="de-DE"/>
        </w:rPr>
        <w:t>aterial</w:t>
      </w:r>
      <w:r w:rsidRPr="002240C9">
        <w:rPr>
          <w:rFonts w:ascii="Times New Roman" w:eastAsia="Times New Roman" w:hAnsi="Times New Roman" w:cs="Times New Roman"/>
          <w:color w:val="000000" w:themeColor="text1"/>
          <w:sz w:val="24"/>
          <w:szCs w:val="24"/>
          <w:lang w:eastAsia="de-DE"/>
        </w:rPr>
        <w:t xml:space="preserve">, capturing gaze points directed toward instructional materials such as the board, screen, or other teaching aids; </w:t>
      </w:r>
      <w:r w:rsidR="00FC2368">
        <w:rPr>
          <w:rFonts w:ascii="Times New Roman" w:eastAsia="Times New Roman" w:hAnsi="Times New Roman" w:cs="Times New Roman"/>
          <w:i/>
          <w:iCs/>
          <w:color w:val="000000" w:themeColor="text1"/>
          <w:sz w:val="24"/>
          <w:szCs w:val="24"/>
          <w:lang w:eastAsia="de-DE"/>
        </w:rPr>
        <w:t>s</w:t>
      </w:r>
      <w:r w:rsidRPr="002240C9">
        <w:rPr>
          <w:rFonts w:ascii="Times New Roman" w:eastAsia="Times New Roman" w:hAnsi="Times New Roman" w:cs="Times New Roman"/>
          <w:i/>
          <w:iCs/>
          <w:color w:val="000000" w:themeColor="text1"/>
          <w:sz w:val="24"/>
          <w:szCs w:val="24"/>
          <w:lang w:eastAsia="de-DE"/>
        </w:rPr>
        <w:t xml:space="preserve">tudent </w:t>
      </w:r>
      <w:r w:rsidR="00FC2368">
        <w:rPr>
          <w:rFonts w:ascii="Times New Roman" w:eastAsia="Times New Roman" w:hAnsi="Times New Roman" w:cs="Times New Roman"/>
          <w:i/>
          <w:iCs/>
          <w:color w:val="000000" w:themeColor="text1"/>
          <w:sz w:val="24"/>
          <w:szCs w:val="24"/>
          <w:lang w:eastAsia="de-DE"/>
        </w:rPr>
        <w:t>d</w:t>
      </w:r>
      <w:r w:rsidRPr="002240C9">
        <w:rPr>
          <w:rFonts w:ascii="Times New Roman" w:eastAsia="Times New Roman" w:hAnsi="Times New Roman" w:cs="Times New Roman"/>
          <w:i/>
          <w:iCs/>
          <w:color w:val="000000" w:themeColor="text1"/>
          <w:sz w:val="24"/>
          <w:szCs w:val="24"/>
          <w:lang w:eastAsia="de-DE"/>
        </w:rPr>
        <w:t>esks</w:t>
      </w:r>
      <w:r w:rsidRPr="002240C9">
        <w:rPr>
          <w:rFonts w:ascii="Times New Roman" w:eastAsia="Times New Roman" w:hAnsi="Times New Roman" w:cs="Times New Roman"/>
          <w:color w:val="000000" w:themeColor="text1"/>
          <w:sz w:val="24"/>
          <w:szCs w:val="24"/>
          <w:lang w:eastAsia="de-DE"/>
        </w:rPr>
        <w:t xml:space="preserve">, representing gaze points on elements related to students’ desks, including name tags and student materials; and </w:t>
      </w:r>
      <w:r w:rsidR="00FC2368">
        <w:rPr>
          <w:rFonts w:ascii="Times New Roman" w:eastAsia="Times New Roman" w:hAnsi="Times New Roman" w:cs="Times New Roman"/>
          <w:i/>
          <w:iCs/>
          <w:color w:val="000000" w:themeColor="text1"/>
          <w:sz w:val="24"/>
          <w:szCs w:val="24"/>
          <w:lang w:eastAsia="de-DE"/>
        </w:rPr>
        <w:t>c</w:t>
      </w:r>
      <w:r w:rsidRPr="002240C9">
        <w:rPr>
          <w:rFonts w:ascii="Times New Roman" w:eastAsia="Times New Roman" w:hAnsi="Times New Roman" w:cs="Times New Roman"/>
          <w:i/>
          <w:iCs/>
          <w:color w:val="000000" w:themeColor="text1"/>
          <w:sz w:val="24"/>
          <w:szCs w:val="24"/>
          <w:lang w:eastAsia="de-DE"/>
        </w:rPr>
        <w:t>lassroom</w:t>
      </w:r>
      <w:r w:rsidR="00AB6E20" w:rsidRPr="00465D2C">
        <w:rPr>
          <w:rFonts w:ascii="Times New Roman" w:eastAsia="Times New Roman" w:hAnsi="Times New Roman" w:cs="Times New Roman"/>
          <w:i/>
          <w:iCs/>
          <w:color w:val="000000" w:themeColor="text1"/>
          <w:sz w:val="24"/>
          <w:szCs w:val="24"/>
          <w:lang w:eastAsia="de-DE"/>
        </w:rPr>
        <w:t>/</w:t>
      </w:r>
      <w:r w:rsidR="00FC2368">
        <w:rPr>
          <w:rFonts w:ascii="Times New Roman" w:eastAsia="Times New Roman" w:hAnsi="Times New Roman" w:cs="Times New Roman"/>
          <w:i/>
          <w:iCs/>
          <w:color w:val="000000" w:themeColor="text1"/>
          <w:sz w:val="24"/>
          <w:szCs w:val="24"/>
          <w:lang w:eastAsia="de-DE"/>
        </w:rPr>
        <w:t>o</w:t>
      </w:r>
      <w:r w:rsidRPr="002240C9">
        <w:rPr>
          <w:rFonts w:ascii="Times New Roman" w:eastAsia="Times New Roman" w:hAnsi="Times New Roman" w:cs="Times New Roman"/>
          <w:i/>
          <w:iCs/>
          <w:color w:val="000000" w:themeColor="text1"/>
          <w:sz w:val="24"/>
          <w:szCs w:val="24"/>
          <w:lang w:eastAsia="de-DE"/>
        </w:rPr>
        <w:t>thers</w:t>
      </w:r>
      <w:r w:rsidRPr="002240C9">
        <w:rPr>
          <w:rFonts w:ascii="Times New Roman" w:eastAsia="Times New Roman" w:hAnsi="Times New Roman" w:cs="Times New Roman"/>
          <w:color w:val="000000" w:themeColor="text1"/>
          <w:sz w:val="24"/>
          <w:szCs w:val="24"/>
          <w:lang w:eastAsia="de-DE"/>
        </w:rPr>
        <w:t>, which encompassed gaze points directed toward other areas of the classroom that were not associated with the students or teacher.</w:t>
      </w:r>
      <w:r w:rsidR="00577E1C">
        <w:rPr>
          <w:rFonts w:ascii="Times New Roman" w:eastAsia="Times New Roman" w:hAnsi="Times New Roman" w:cs="Times New Roman"/>
          <w:color w:val="000000" w:themeColor="text1"/>
          <w:sz w:val="24"/>
          <w:szCs w:val="24"/>
          <w:lang w:eastAsia="de-DE"/>
        </w:rPr>
        <w:t xml:space="preserve"> </w:t>
      </w:r>
      <w:r w:rsidR="00B95829" w:rsidRPr="00B95829">
        <w:rPr>
          <w:rFonts w:ascii="Times New Roman" w:eastAsia="Times New Roman" w:hAnsi="Times New Roman" w:cs="Times New Roman"/>
          <w:color w:val="000000" w:themeColor="text1"/>
          <w:sz w:val="24"/>
          <w:szCs w:val="24"/>
          <w:lang w:eastAsia="de-DE"/>
        </w:rPr>
        <w:t xml:space="preserve">In contrast, the event-based AOI </w:t>
      </w:r>
      <w:r w:rsidR="00381C86">
        <w:rPr>
          <w:rFonts w:ascii="Times New Roman" w:eastAsia="Times New Roman" w:hAnsi="Times New Roman" w:cs="Times New Roman"/>
          <w:color w:val="000000" w:themeColor="text1"/>
          <w:sz w:val="24"/>
          <w:szCs w:val="24"/>
          <w:lang w:eastAsia="de-DE"/>
        </w:rPr>
        <w:t>was</w:t>
      </w:r>
      <w:r w:rsidR="004821BA">
        <w:rPr>
          <w:rFonts w:ascii="Times New Roman" w:eastAsia="Times New Roman" w:hAnsi="Times New Roman" w:cs="Times New Roman"/>
          <w:color w:val="000000" w:themeColor="text1"/>
          <w:sz w:val="24"/>
          <w:szCs w:val="24"/>
          <w:lang w:eastAsia="de-DE"/>
        </w:rPr>
        <w:t xml:space="preserve"> coded only during </w:t>
      </w:r>
      <w:r w:rsidR="00B95829" w:rsidRPr="00B95829">
        <w:rPr>
          <w:rFonts w:ascii="Times New Roman" w:eastAsia="Times New Roman" w:hAnsi="Times New Roman" w:cs="Times New Roman"/>
          <w:color w:val="000000" w:themeColor="text1"/>
          <w:sz w:val="24"/>
          <w:szCs w:val="24"/>
          <w:lang w:eastAsia="de-DE"/>
        </w:rPr>
        <w:t xml:space="preserve">specific classroom events, </w:t>
      </w:r>
      <w:r w:rsidR="0021018D">
        <w:rPr>
          <w:rFonts w:ascii="Times New Roman" w:eastAsia="Times New Roman" w:hAnsi="Times New Roman" w:cs="Times New Roman"/>
          <w:color w:val="000000" w:themeColor="text1"/>
          <w:sz w:val="24"/>
          <w:szCs w:val="24"/>
          <w:lang w:eastAsia="de-DE"/>
        </w:rPr>
        <w:t>i.e.,</w:t>
      </w:r>
      <w:r w:rsidR="009970AD">
        <w:rPr>
          <w:rFonts w:ascii="Times New Roman" w:eastAsia="Times New Roman" w:hAnsi="Times New Roman" w:cs="Times New Roman"/>
          <w:color w:val="000000" w:themeColor="text1"/>
          <w:sz w:val="24"/>
          <w:szCs w:val="24"/>
          <w:lang w:eastAsia="de-DE"/>
        </w:rPr>
        <w:t xml:space="preserve"> </w:t>
      </w:r>
      <w:r w:rsidR="00B95829" w:rsidRPr="00B95829">
        <w:rPr>
          <w:rFonts w:ascii="Times New Roman" w:eastAsia="Times New Roman" w:hAnsi="Times New Roman" w:cs="Times New Roman"/>
          <w:color w:val="000000" w:themeColor="text1"/>
          <w:sz w:val="24"/>
          <w:szCs w:val="24"/>
          <w:lang w:eastAsia="de-DE"/>
        </w:rPr>
        <w:t xml:space="preserve">disruptions caused by students. The AOI labeled </w:t>
      </w:r>
      <w:r w:rsidR="00FC2368">
        <w:rPr>
          <w:rFonts w:ascii="Times New Roman" w:eastAsia="Times New Roman" w:hAnsi="Times New Roman" w:cs="Times New Roman"/>
          <w:i/>
          <w:iCs/>
          <w:color w:val="000000" w:themeColor="text1"/>
          <w:sz w:val="24"/>
          <w:szCs w:val="24"/>
          <w:lang w:eastAsia="de-DE"/>
        </w:rPr>
        <w:t>d</w:t>
      </w:r>
      <w:r w:rsidR="00B95829" w:rsidRPr="00B95829">
        <w:rPr>
          <w:rFonts w:ascii="Times New Roman" w:eastAsia="Times New Roman" w:hAnsi="Times New Roman" w:cs="Times New Roman"/>
          <w:i/>
          <w:iCs/>
          <w:color w:val="000000" w:themeColor="text1"/>
          <w:sz w:val="24"/>
          <w:szCs w:val="24"/>
          <w:lang w:eastAsia="de-DE"/>
        </w:rPr>
        <w:t xml:space="preserve">isruptive </w:t>
      </w:r>
      <w:r w:rsidR="00FC2368">
        <w:rPr>
          <w:rFonts w:ascii="Times New Roman" w:eastAsia="Times New Roman" w:hAnsi="Times New Roman" w:cs="Times New Roman"/>
          <w:i/>
          <w:iCs/>
          <w:color w:val="000000" w:themeColor="text1"/>
          <w:sz w:val="24"/>
          <w:szCs w:val="24"/>
          <w:lang w:eastAsia="de-DE"/>
        </w:rPr>
        <w:t>st</w:t>
      </w:r>
      <w:r w:rsidR="00B95829" w:rsidRPr="00B95829">
        <w:rPr>
          <w:rFonts w:ascii="Times New Roman" w:eastAsia="Times New Roman" w:hAnsi="Times New Roman" w:cs="Times New Roman"/>
          <w:i/>
          <w:iCs/>
          <w:color w:val="000000" w:themeColor="text1"/>
          <w:sz w:val="24"/>
          <w:szCs w:val="24"/>
          <w:lang w:eastAsia="de-DE"/>
        </w:rPr>
        <w:t>udent</w:t>
      </w:r>
      <w:r w:rsidR="00B95829" w:rsidRPr="00B95829">
        <w:rPr>
          <w:rFonts w:ascii="Times New Roman" w:eastAsia="Times New Roman" w:hAnsi="Times New Roman" w:cs="Times New Roman"/>
          <w:color w:val="000000" w:themeColor="text1"/>
          <w:sz w:val="24"/>
          <w:szCs w:val="24"/>
          <w:lang w:eastAsia="de-DE"/>
        </w:rPr>
        <w:t xml:space="preserve"> captured gaze behavior directed toward one of the three students who performed a classroom disruption.</w:t>
      </w:r>
    </w:p>
    <w:p w14:paraId="2D38624F" w14:textId="5FF184C8" w:rsidR="00A74A75" w:rsidRDefault="00E77E24" w:rsidP="00A74A75">
      <w:pPr>
        <w:pStyle w:val="berschrift4"/>
        <w:rPr>
          <w:rFonts w:ascii="Times New Roman" w:hAnsi="Times New Roman" w:cs="Times New Roman"/>
          <w:sz w:val="24"/>
          <w:szCs w:val="24"/>
          <w:lang w:eastAsia="de-DE"/>
        </w:rPr>
      </w:pPr>
      <w:r w:rsidRPr="00E77E24">
        <w:rPr>
          <w:rFonts w:ascii="Times New Roman" w:hAnsi="Times New Roman" w:cs="Times New Roman"/>
          <w:sz w:val="24"/>
          <w:szCs w:val="24"/>
          <w:lang w:eastAsia="de-DE"/>
        </w:rPr>
        <w:t>Average Fixation Duration</w:t>
      </w:r>
      <w:r>
        <w:rPr>
          <w:rFonts w:ascii="Times New Roman" w:hAnsi="Times New Roman" w:cs="Times New Roman"/>
          <w:sz w:val="24"/>
          <w:szCs w:val="24"/>
          <w:lang w:eastAsia="de-DE"/>
        </w:rPr>
        <w:t xml:space="preserve"> on AOI.</w:t>
      </w:r>
      <w:r w:rsidRPr="00E77E24">
        <w:rPr>
          <w:rFonts w:ascii="Times New Roman" w:hAnsi="Times New Roman" w:cs="Times New Roman"/>
          <w:sz w:val="24"/>
          <w:szCs w:val="24"/>
          <w:lang w:eastAsia="de-DE"/>
        </w:rPr>
        <w:t xml:space="preserve"> </w:t>
      </w:r>
      <w:r w:rsidR="00671EAC">
        <w:rPr>
          <w:rFonts w:ascii="Times New Roman" w:hAnsi="Times New Roman" w:cs="Times New Roman"/>
          <w:sz w:val="24"/>
          <w:szCs w:val="24"/>
          <w:lang w:eastAsia="de-DE"/>
        </w:rPr>
        <w:t>(Level 4)</w:t>
      </w:r>
    </w:p>
    <w:p w14:paraId="43AEA89B" w14:textId="6F0775AF" w:rsidR="00A74A75" w:rsidRPr="00A74A75" w:rsidRDefault="00A74A75" w:rsidP="00A74A75">
      <w:pPr>
        <w:rPr>
          <w:rFonts w:ascii="Times New Roman" w:hAnsi="Times New Roman" w:cs="Times New Roman"/>
          <w:b/>
          <w:bCs/>
          <w:sz w:val="24"/>
          <w:szCs w:val="22"/>
          <w:lang w:eastAsia="de-DE"/>
        </w:rPr>
      </w:pPr>
      <w:r w:rsidRPr="00A74A75">
        <w:rPr>
          <w:rFonts w:ascii="Times New Roman" w:hAnsi="Times New Roman" w:cs="Times New Roman"/>
          <w:color w:val="000000" w:themeColor="text1"/>
          <w:sz w:val="24"/>
          <w:szCs w:val="22"/>
          <w:lang w:eastAsia="de-DE"/>
        </w:rPr>
        <w:t>The average fixation duration was</w:t>
      </w:r>
      <w:r w:rsidRPr="00A74A75">
        <w:rPr>
          <w:rFonts w:ascii="Times New Roman" w:hAnsi="Times New Roman" w:cs="Times New Roman"/>
          <w:sz w:val="24"/>
          <w:szCs w:val="22"/>
          <w:lang w:eastAsia="de-DE"/>
        </w:rPr>
        <w:t xml:space="preserve"> calculated by dividing the total fixation duration (in milliseconds) by the total number of fixations. </w:t>
      </w:r>
      <w:r w:rsidR="002973BC" w:rsidRPr="002973BC">
        <w:rPr>
          <w:rFonts w:ascii="Times New Roman" w:hAnsi="Times New Roman" w:cs="Times New Roman"/>
          <w:sz w:val="24"/>
          <w:szCs w:val="22"/>
          <w:lang w:eastAsia="de-DE"/>
        </w:rPr>
        <w:t>Fixation data for these calculations were aggregated across all AOI</w:t>
      </w:r>
      <w:r w:rsidRPr="00A74A75">
        <w:rPr>
          <w:rFonts w:ascii="Times New Roman" w:hAnsi="Times New Roman" w:cs="Times New Roman"/>
          <w:sz w:val="24"/>
          <w:szCs w:val="22"/>
          <w:lang w:eastAsia="de-DE"/>
        </w:rPr>
        <w:t xml:space="preserve"> </w:t>
      </w:r>
      <w:r w:rsidR="002973BC">
        <w:rPr>
          <w:rFonts w:ascii="Times New Roman" w:hAnsi="Times New Roman" w:cs="Times New Roman"/>
          <w:sz w:val="24"/>
          <w:szCs w:val="22"/>
          <w:lang w:eastAsia="de-DE"/>
        </w:rPr>
        <w:t xml:space="preserve">and </w:t>
      </w:r>
      <w:r w:rsidRPr="00A74A75">
        <w:rPr>
          <w:rFonts w:ascii="Times New Roman" w:hAnsi="Times New Roman" w:cs="Times New Roman"/>
          <w:sz w:val="24"/>
          <w:szCs w:val="22"/>
          <w:lang w:eastAsia="de-DE"/>
        </w:rPr>
        <w:t>summarized for both experienced and inexperienced teachers.</w:t>
      </w:r>
    </w:p>
    <w:p w14:paraId="395949DE" w14:textId="499E953B" w:rsidR="00CC1A09" w:rsidRPr="00E77E24" w:rsidRDefault="00404261" w:rsidP="00E77E24">
      <w:pPr>
        <w:pStyle w:val="berschrift4"/>
        <w:rPr>
          <w:rFonts w:ascii="Times New Roman" w:hAnsi="Times New Roman" w:cs="Times New Roman"/>
          <w:sz w:val="24"/>
          <w:szCs w:val="24"/>
          <w:lang w:eastAsia="de-DE"/>
        </w:rPr>
      </w:pPr>
      <w:r w:rsidRPr="00E77E24">
        <w:rPr>
          <w:rFonts w:ascii="Times New Roman" w:hAnsi="Times New Roman" w:cs="Times New Roman"/>
          <w:sz w:val="24"/>
          <w:szCs w:val="24"/>
          <w:lang w:eastAsia="de-DE"/>
        </w:rPr>
        <w:t>Fixation Number per Minute</w:t>
      </w:r>
      <w:r w:rsidR="00D36241">
        <w:rPr>
          <w:rFonts w:ascii="Times New Roman" w:hAnsi="Times New Roman" w:cs="Times New Roman"/>
          <w:sz w:val="24"/>
          <w:szCs w:val="24"/>
          <w:lang w:eastAsia="de-DE"/>
        </w:rPr>
        <w:t xml:space="preserve"> on AOI </w:t>
      </w:r>
      <w:r w:rsidR="00FA15F6">
        <w:rPr>
          <w:rFonts w:ascii="Times New Roman" w:hAnsi="Times New Roman" w:cs="Times New Roman"/>
          <w:i/>
          <w:iCs/>
          <w:sz w:val="24"/>
          <w:szCs w:val="24"/>
          <w:lang w:eastAsia="de-DE"/>
        </w:rPr>
        <w:t>S</w:t>
      </w:r>
      <w:r w:rsidR="00D36241" w:rsidRPr="00D36241">
        <w:rPr>
          <w:rFonts w:ascii="Times New Roman" w:hAnsi="Times New Roman" w:cs="Times New Roman"/>
          <w:i/>
          <w:iCs/>
          <w:sz w:val="24"/>
          <w:szCs w:val="24"/>
          <w:lang w:eastAsia="de-DE"/>
        </w:rPr>
        <w:t>tudents</w:t>
      </w:r>
      <w:r w:rsidR="00CC1A09" w:rsidRPr="00E77E24">
        <w:rPr>
          <w:rFonts w:ascii="Times New Roman" w:hAnsi="Times New Roman" w:cs="Times New Roman"/>
          <w:sz w:val="24"/>
          <w:szCs w:val="24"/>
          <w:lang w:eastAsia="de-DE"/>
        </w:rPr>
        <w:t xml:space="preserve">. </w:t>
      </w:r>
      <w:r w:rsidR="00671EAC">
        <w:rPr>
          <w:rFonts w:ascii="Times New Roman" w:hAnsi="Times New Roman" w:cs="Times New Roman"/>
          <w:sz w:val="24"/>
          <w:szCs w:val="24"/>
          <w:lang w:eastAsia="de-DE"/>
        </w:rPr>
        <w:t>(Level 4)</w:t>
      </w:r>
    </w:p>
    <w:p w14:paraId="6ED91751" w14:textId="72A7DCE6" w:rsidR="00457F8B" w:rsidRPr="00457F8B" w:rsidRDefault="00457F8B" w:rsidP="00457F8B">
      <w:pPr>
        <w:spacing w:before="120"/>
        <w:rPr>
          <w:rFonts w:ascii="Times New Roman" w:eastAsia="Times New Roman" w:hAnsi="Times New Roman" w:cs="Times New Roman"/>
          <w:sz w:val="24"/>
          <w:szCs w:val="24"/>
          <w:lang w:eastAsia="de-DE"/>
        </w:rPr>
      </w:pPr>
      <w:r w:rsidRPr="00457F8B">
        <w:rPr>
          <w:rFonts w:ascii="Times New Roman" w:eastAsia="Times New Roman" w:hAnsi="Times New Roman" w:cs="Times New Roman"/>
          <w:sz w:val="24"/>
          <w:szCs w:val="24"/>
          <w:lang w:eastAsia="de-DE"/>
        </w:rPr>
        <w:t xml:space="preserve">The fixation number per minute was calculated by summing all fixations within the AOI </w:t>
      </w:r>
      <w:r w:rsidRPr="00457F8B">
        <w:rPr>
          <w:rFonts w:ascii="Times New Roman" w:eastAsia="Times New Roman" w:hAnsi="Times New Roman" w:cs="Times New Roman"/>
          <w:i/>
          <w:iCs/>
          <w:sz w:val="24"/>
          <w:szCs w:val="24"/>
          <w:lang w:eastAsia="de-DE"/>
        </w:rPr>
        <w:t>students</w:t>
      </w:r>
      <w:r w:rsidRPr="00457F8B">
        <w:rPr>
          <w:rFonts w:ascii="Times New Roman" w:eastAsia="Times New Roman" w:hAnsi="Times New Roman" w:cs="Times New Roman"/>
          <w:sz w:val="24"/>
          <w:szCs w:val="24"/>
          <w:lang w:eastAsia="de-DE"/>
        </w:rPr>
        <w:t xml:space="preserve"> and dividing by the session duration in minutes. This yielded an individual fixation rate per participant, which was then summarized for experienced and inexperienced teachers.</w:t>
      </w:r>
    </w:p>
    <w:p w14:paraId="4D0C3A96" w14:textId="44AF9530" w:rsidR="00641161" w:rsidRPr="00641161" w:rsidRDefault="00641161" w:rsidP="00641161">
      <w:pPr>
        <w:pStyle w:val="berschrift4"/>
        <w:rPr>
          <w:rFonts w:ascii="Times New Roman" w:hAnsi="Times New Roman" w:cs="Times New Roman"/>
          <w:sz w:val="24"/>
          <w:szCs w:val="24"/>
          <w:lang w:eastAsia="de-DE"/>
        </w:rPr>
      </w:pPr>
      <w:r w:rsidRPr="00641161">
        <w:rPr>
          <w:rFonts w:ascii="Times New Roman" w:hAnsi="Times New Roman" w:cs="Times New Roman"/>
          <w:sz w:val="24"/>
          <w:szCs w:val="24"/>
          <w:lang w:eastAsia="de-DE"/>
        </w:rPr>
        <w:t>Gaze Relational Index.</w:t>
      </w:r>
      <w:r w:rsidR="00671EAC">
        <w:rPr>
          <w:rFonts w:ascii="Times New Roman" w:hAnsi="Times New Roman" w:cs="Times New Roman"/>
          <w:sz w:val="24"/>
          <w:szCs w:val="24"/>
          <w:lang w:eastAsia="de-DE"/>
        </w:rPr>
        <w:t xml:space="preserve"> (Level 4)</w:t>
      </w:r>
    </w:p>
    <w:p w14:paraId="652D6B3C" w14:textId="42F56029" w:rsidR="00167027" w:rsidRPr="00167027" w:rsidRDefault="00167027" w:rsidP="00167027">
      <w:pPr>
        <w:spacing w:before="120"/>
        <w:rPr>
          <w:rFonts w:ascii="Times New Roman" w:eastAsia="Times New Roman" w:hAnsi="Times New Roman" w:cs="Times New Roman"/>
          <w:sz w:val="24"/>
          <w:szCs w:val="24"/>
          <w:lang w:eastAsia="de-DE"/>
        </w:rPr>
      </w:pPr>
      <w:r w:rsidRPr="00167027">
        <w:rPr>
          <w:rFonts w:ascii="Times New Roman" w:eastAsia="Times New Roman" w:hAnsi="Times New Roman" w:cs="Times New Roman"/>
          <w:sz w:val="24"/>
          <w:szCs w:val="24"/>
          <w:lang w:eastAsia="de-DE"/>
        </w:rPr>
        <w:t xml:space="preserve">The </w:t>
      </w:r>
      <w:r w:rsidR="00641161">
        <w:rPr>
          <w:rFonts w:ascii="Times New Roman" w:eastAsia="Times New Roman" w:hAnsi="Times New Roman" w:cs="Times New Roman"/>
          <w:sz w:val="24"/>
          <w:szCs w:val="24"/>
          <w:lang w:eastAsia="de-DE"/>
        </w:rPr>
        <w:t>Gaze Relational Index (</w:t>
      </w:r>
      <w:r w:rsidRPr="00641161">
        <w:rPr>
          <w:rFonts w:ascii="Times New Roman" w:eastAsia="Times New Roman" w:hAnsi="Times New Roman" w:cs="Times New Roman"/>
          <w:sz w:val="24"/>
          <w:szCs w:val="24"/>
          <w:lang w:eastAsia="de-DE"/>
        </w:rPr>
        <w:t>GRI</w:t>
      </w:r>
      <w:r w:rsidR="00641161">
        <w:rPr>
          <w:rFonts w:ascii="Times New Roman" w:eastAsia="Times New Roman" w:hAnsi="Times New Roman" w:cs="Times New Roman"/>
          <w:sz w:val="24"/>
          <w:szCs w:val="24"/>
          <w:lang w:eastAsia="de-DE"/>
        </w:rPr>
        <w:t xml:space="preserve">) </w:t>
      </w:r>
      <w:r w:rsidRPr="00167027">
        <w:rPr>
          <w:rFonts w:ascii="Times New Roman" w:eastAsia="Times New Roman" w:hAnsi="Times New Roman" w:cs="Times New Roman"/>
          <w:sz w:val="24"/>
          <w:szCs w:val="24"/>
          <w:lang w:eastAsia="de-DE"/>
        </w:rPr>
        <w:t xml:space="preserve">was calculated as a composite metric to evaluate the efficiency of participants’ scanning behavior during the micro-teaching unit. The GRI was </w:t>
      </w:r>
      <w:r w:rsidRPr="00167027">
        <w:rPr>
          <w:rFonts w:ascii="Times New Roman" w:eastAsia="Times New Roman" w:hAnsi="Times New Roman" w:cs="Times New Roman"/>
          <w:sz w:val="24"/>
          <w:szCs w:val="24"/>
          <w:lang w:eastAsia="de-DE"/>
        </w:rPr>
        <w:lastRenderedPageBreak/>
        <w:t xml:space="preserve">derived by dividing the average fixation duration (in milliseconds) by the fixation </w:t>
      </w:r>
      <w:r w:rsidR="0064101C">
        <w:rPr>
          <w:rFonts w:ascii="Times New Roman" w:eastAsia="Times New Roman" w:hAnsi="Times New Roman" w:cs="Times New Roman"/>
          <w:sz w:val="24"/>
          <w:szCs w:val="24"/>
          <w:lang w:eastAsia="de-DE"/>
        </w:rPr>
        <w:t>number</w:t>
      </w:r>
      <w:r w:rsidRPr="00167027">
        <w:rPr>
          <w:rFonts w:ascii="Times New Roman" w:eastAsia="Times New Roman" w:hAnsi="Times New Roman" w:cs="Times New Roman"/>
          <w:sz w:val="24"/>
          <w:szCs w:val="24"/>
          <w:lang w:eastAsia="de-DE"/>
        </w:rPr>
        <w:t xml:space="preserve"> per minute.</w:t>
      </w:r>
      <w:r w:rsidR="0064101C">
        <w:rPr>
          <w:rFonts w:ascii="Times New Roman" w:eastAsia="Times New Roman" w:hAnsi="Times New Roman" w:cs="Times New Roman"/>
          <w:sz w:val="24"/>
          <w:szCs w:val="24"/>
          <w:lang w:eastAsia="de-DE"/>
        </w:rPr>
        <w:t xml:space="preserve"> </w:t>
      </w:r>
    </w:p>
    <w:p w14:paraId="66475031" w14:textId="544A4416" w:rsidR="00881F9A" w:rsidRPr="00E11E92" w:rsidRDefault="00477F49" w:rsidP="00E11E92">
      <w:pPr>
        <w:pStyle w:val="berschrift4"/>
        <w:rPr>
          <w:rFonts w:ascii="Times New Roman" w:hAnsi="Times New Roman" w:cs="Times New Roman"/>
          <w:sz w:val="24"/>
          <w:szCs w:val="24"/>
        </w:rPr>
      </w:pPr>
      <w:r>
        <w:rPr>
          <w:rFonts w:ascii="Times New Roman" w:hAnsi="Times New Roman" w:cs="Times New Roman"/>
          <w:sz w:val="24"/>
          <w:szCs w:val="24"/>
        </w:rPr>
        <w:t>Time to First Fixation</w:t>
      </w:r>
      <w:r w:rsidR="00FA15F6">
        <w:rPr>
          <w:rFonts w:ascii="Times New Roman" w:hAnsi="Times New Roman" w:cs="Times New Roman"/>
          <w:sz w:val="24"/>
          <w:szCs w:val="24"/>
        </w:rPr>
        <w:t xml:space="preserve"> on AOI </w:t>
      </w:r>
      <w:r w:rsidR="00FA15F6">
        <w:rPr>
          <w:rFonts w:ascii="Times New Roman" w:hAnsi="Times New Roman" w:cs="Times New Roman"/>
          <w:i/>
          <w:iCs/>
          <w:sz w:val="24"/>
          <w:szCs w:val="24"/>
        </w:rPr>
        <w:t>Disruptive Student</w:t>
      </w:r>
      <w:r w:rsidR="00E11E92">
        <w:rPr>
          <w:rFonts w:ascii="Times New Roman" w:hAnsi="Times New Roman" w:cs="Times New Roman"/>
          <w:sz w:val="24"/>
          <w:szCs w:val="24"/>
        </w:rPr>
        <w:t>.</w:t>
      </w:r>
      <w:r w:rsidR="00881F9A" w:rsidRPr="00E11E92">
        <w:rPr>
          <w:rFonts w:ascii="Times New Roman" w:hAnsi="Times New Roman" w:cs="Times New Roman"/>
          <w:sz w:val="24"/>
          <w:szCs w:val="24"/>
        </w:rPr>
        <w:t xml:space="preserve"> </w:t>
      </w:r>
      <w:r w:rsidR="00671EAC">
        <w:rPr>
          <w:rFonts w:ascii="Times New Roman" w:hAnsi="Times New Roman" w:cs="Times New Roman"/>
          <w:sz w:val="24"/>
          <w:szCs w:val="24"/>
        </w:rPr>
        <w:t>(Level 4)</w:t>
      </w:r>
    </w:p>
    <w:p w14:paraId="15FCBC12" w14:textId="13F82EEA" w:rsidR="00212824" w:rsidRDefault="001C5725" w:rsidP="0031387D">
      <w:pPr>
        <w:spacing w:before="120"/>
        <w:rPr>
          <w:rFonts w:ascii="Times New Roman" w:eastAsia="Times New Roman" w:hAnsi="Times New Roman" w:cs="Times New Roman"/>
          <w:sz w:val="24"/>
          <w:szCs w:val="24"/>
          <w:lang w:eastAsia="de-DE"/>
        </w:rPr>
      </w:pPr>
      <w:r w:rsidRPr="001C5725">
        <w:rPr>
          <w:rFonts w:ascii="Times New Roman" w:eastAsia="Times New Roman" w:hAnsi="Times New Roman" w:cs="Times New Roman"/>
          <w:sz w:val="24"/>
          <w:szCs w:val="24"/>
          <w:lang w:eastAsia="de-DE"/>
        </w:rPr>
        <w:t>The time to first fixation</w:t>
      </w:r>
      <w:r>
        <w:rPr>
          <w:rFonts w:ascii="Times New Roman" w:eastAsia="Times New Roman" w:hAnsi="Times New Roman" w:cs="Times New Roman"/>
          <w:sz w:val="24"/>
          <w:szCs w:val="24"/>
          <w:lang w:eastAsia="de-DE"/>
        </w:rPr>
        <w:t xml:space="preserve"> (</w:t>
      </w:r>
      <w:r w:rsidR="00212824" w:rsidRPr="00212824">
        <w:rPr>
          <w:rFonts w:ascii="Times New Roman" w:eastAsia="Times New Roman" w:hAnsi="Times New Roman" w:cs="Times New Roman"/>
          <w:sz w:val="24"/>
          <w:szCs w:val="24"/>
          <w:lang w:eastAsia="de-DE"/>
        </w:rPr>
        <w:t>TTFF</w:t>
      </w:r>
      <w:r>
        <w:rPr>
          <w:rFonts w:ascii="Times New Roman" w:eastAsia="Times New Roman" w:hAnsi="Times New Roman" w:cs="Times New Roman"/>
          <w:sz w:val="24"/>
          <w:szCs w:val="24"/>
          <w:lang w:eastAsia="de-DE"/>
        </w:rPr>
        <w:t>)</w:t>
      </w:r>
      <w:r w:rsidR="00212824" w:rsidRPr="00212824">
        <w:rPr>
          <w:rFonts w:ascii="Times New Roman" w:eastAsia="Times New Roman" w:hAnsi="Times New Roman" w:cs="Times New Roman"/>
          <w:sz w:val="24"/>
          <w:szCs w:val="24"/>
          <w:lang w:eastAsia="de-DE"/>
        </w:rPr>
        <w:t xml:space="preserve"> measured the time (in seconds) for participants to fixate on the AOI </w:t>
      </w:r>
      <w:r w:rsidR="00212824" w:rsidRPr="00212824">
        <w:rPr>
          <w:rFonts w:ascii="Times New Roman" w:eastAsia="Times New Roman" w:hAnsi="Times New Roman" w:cs="Times New Roman"/>
          <w:i/>
          <w:iCs/>
          <w:sz w:val="24"/>
          <w:szCs w:val="24"/>
          <w:lang w:eastAsia="de-DE"/>
        </w:rPr>
        <w:t xml:space="preserve">disruptive student </w:t>
      </w:r>
      <w:r w:rsidR="00212824" w:rsidRPr="00212824">
        <w:rPr>
          <w:rFonts w:ascii="Times New Roman" w:eastAsia="Times New Roman" w:hAnsi="Times New Roman" w:cs="Times New Roman"/>
          <w:sz w:val="24"/>
          <w:szCs w:val="24"/>
          <w:lang w:eastAsia="de-DE"/>
        </w:rPr>
        <w:t>after a disruption onset. Values were extracted by identifying the first fixation timestamp relative to the disruption onset, excluding invalid cases (TTFF = 0</w:t>
      </w:r>
      <w:r w:rsidR="00212824" w:rsidRPr="004512FF">
        <w:rPr>
          <w:rStyle w:val="Funotenzeichen"/>
        </w:rPr>
        <w:footnoteReference w:id="2"/>
      </w:r>
      <w:r w:rsidR="00212824" w:rsidRPr="00212824">
        <w:rPr>
          <w:rFonts w:ascii="Times New Roman" w:eastAsia="Times New Roman" w:hAnsi="Times New Roman" w:cs="Times New Roman"/>
          <w:sz w:val="24"/>
          <w:szCs w:val="24"/>
          <w:lang w:eastAsia="de-DE"/>
        </w:rPr>
        <w:t xml:space="preserve"> or &gt;30s</w:t>
      </w:r>
      <w:r w:rsidR="00212824" w:rsidRPr="004512FF">
        <w:rPr>
          <w:rStyle w:val="Funotenzeichen"/>
        </w:rPr>
        <w:footnoteReference w:id="3"/>
      </w:r>
      <w:r w:rsidR="00212824" w:rsidRPr="00212824">
        <w:rPr>
          <w:rFonts w:ascii="Times New Roman" w:eastAsia="Times New Roman" w:hAnsi="Times New Roman" w:cs="Times New Roman"/>
          <w:sz w:val="24"/>
          <w:szCs w:val="24"/>
          <w:lang w:eastAsia="de-DE"/>
        </w:rPr>
        <w:t xml:space="preserve">). </w:t>
      </w:r>
      <w:r w:rsidR="00746C36" w:rsidRPr="00746C36">
        <w:rPr>
          <w:rFonts w:ascii="Times New Roman" w:eastAsia="Times New Roman" w:hAnsi="Times New Roman" w:cs="Times New Roman"/>
          <w:sz w:val="24"/>
          <w:szCs w:val="24"/>
          <w:lang w:eastAsia="de-DE"/>
        </w:rPr>
        <w:t>Raw values were converted from milliseconds to seconds and log-transformed for normalization. To assess overall responsiveness to classroom disruptions, log-transformed TTFF values were averaged across all disruptions per participant</w:t>
      </w:r>
      <w:r w:rsidR="00720F98">
        <w:rPr>
          <w:rFonts w:ascii="Times New Roman" w:eastAsia="Times New Roman" w:hAnsi="Times New Roman" w:cs="Times New Roman"/>
          <w:sz w:val="24"/>
          <w:szCs w:val="24"/>
          <w:lang w:eastAsia="de-DE"/>
        </w:rPr>
        <w:t xml:space="preserve"> and </w:t>
      </w:r>
      <w:r w:rsidR="00720F98" w:rsidRPr="00720F98">
        <w:rPr>
          <w:rFonts w:ascii="Times New Roman" w:eastAsia="Times New Roman" w:hAnsi="Times New Roman" w:cs="Times New Roman"/>
          <w:sz w:val="24"/>
          <w:szCs w:val="24"/>
          <w:lang w:eastAsia="de-DE"/>
        </w:rPr>
        <w:t>then summarized for experienced and inexperienced teachers</w:t>
      </w:r>
      <w:r w:rsidR="00720F98">
        <w:rPr>
          <w:rFonts w:ascii="Times New Roman" w:eastAsia="Times New Roman" w:hAnsi="Times New Roman" w:cs="Times New Roman"/>
          <w:sz w:val="24"/>
          <w:szCs w:val="24"/>
          <w:lang w:eastAsia="de-DE"/>
        </w:rPr>
        <w:t>.</w:t>
      </w:r>
    </w:p>
    <w:p w14:paraId="087388BC" w14:textId="3D43443A" w:rsidR="004E6DEC" w:rsidRPr="004E6DEC" w:rsidRDefault="004E6DEC" w:rsidP="004E6DEC">
      <w:pPr>
        <w:pStyle w:val="berschrift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Pr="004E6DEC">
        <w:rPr>
          <w:rFonts w:ascii="Times New Roman" w:hAnsi="Times New Roman" w:cs="Times New Roman"/>
          <w:color w:val="000000" w:themeColor="text1"/>
          <w:sz w:val="24"/>
          <w:szCs w:val="24"/>
        </w:rPr>
        <w:t>elf-Evaluat</w:t>
      </w:r>
      <w:r w:rsidR="00047EDD">
        <w:rPr>
          <w:rFonts w:ascii="Times New Roman" w:hAnsi="Times New Roman" w:cs="Times New Roman"/>
          <w:color w:val="000000" w:themeColor="text1"/>
          <w:sz w:val="24"/>
          <w:szCs w:val="24"/>
        </w:rPr>
        <w:t xml:space="preserve">ed </w:t>
      </w:r>
      <w:r w:rsidRPr="004E6DEC">
        <w:rPr>
          <w:rFonts w:ascii="Times New Roman" w:hAnsi="Times New Roman" w:cs="Times New Roman"/>
          <w:color w:val="000000" w:themeColor="text1"/>
          <w:sz w:val="24"/>
          <w:szCs w:val="24"/>
        </w:rPr>
        <w:t>Classroom Management</w:t>
      </w:r>
      <w:r w:rsidR="00AE4CA5">
        <w:rPr>
          <w:rFonts w:ascii="Times New Roman" w:hAnsi="Times New Roman" w:cs="Times New Roman"/>
          <w:color w:val="000000" w:themeColor="text1"/>
          <w:sz w:val="24"/>
          <w:szCs w:val="24"/>
        </w:rPr>
        <w:t xml:space="preserve"> </w:t>
      </w:r>
      <w:r w:rsidR="00671EAC">
        <w:rPr>
          <w:rFonts w:ascii="Times New Roman" w:hAnsi="Times New Roman" w:cs="Times New Roman"/>
          <w:color w:val="000000" w:themeColor="text1"/>
          <w:sz w:val="24"/>
          <w:szCs w:val="24"/>
        </w:rPr>
        <w:t>(Level 3)</w:t>
      </w:r>
    </w:p>
    <w:p w14:paraId="620D6539" w14:textId="2F644A5C" w:rsidR="001824C1" w:rsidRPr="00017709" w:rsidRDefault="00017709" w:rsidP="007C555E">
      <w:pPr>
        <w:spacing w:before="120" w:after="240"/>
        <w:rPr>
          <w:rFonts w:ascii="Times New Roman" w:eastAsia="Times New Roman" w:hAnsi="Times New Roman" w:cs="Times New Roman"/>
          <w:b/>
          <w:bCs/>
          <w:color w:val="000000" w:themeColor="text1"/>
          <w:sz w:val="24"/>
          <w:szCs w:val="24"/>
          <w:lang w:eastAsia="de-DE"/>
        </w:rPr>
      </w:pPr>
      <w:r w:rsidRPr="00492620">
        <w:rPr>
          <w:rFonts w:ascii="Times New Roman" w:eastAsia="Times New Roman" w:hAnsi="Times New Roman" w:cs="Times New Roman"/>
          <w:color w:val="000000" w:themeColor="text1"/>
          <w:sz w:val="24"/>
          <w:szCs w:val="24"/>
          <w:lang w:eastAsia="de-DE"/>
        </w:rPr>
        <w:t>After the micro-teaching unit, teachers</w:t>
      </w:r>
      <w:r w:rsidRPr="00664F38">
        <w:rPr>
          <w:rFonts w:ascii="Times New Roman" w:eastAsia="Times New Roman" w:hAnsi="Times New Roman" w:cs="Times New Roman"/>
          <w:color w:val="000000" w:themeColor="text1"/>
          <w:sz w:val="24"/>
          <w:szCs w:val="24"/>
          <w:lang w:eastAsia="de-DE"/>
        </w:rPr>
        <w:t xml:space="preserve"> </w:t>
      </w:r>
      <w:r w:rsidR="00961A1F">
        <w:rPr>
          <w:rFonts w:ascii="Times New Roman" w:eastAsia="Times New Roman" w:hAnsi="Times New Roman" w:cs="Times New Roman"/>
          <w:color w:val="000000" w:themeColor="text1"/>
          <w:sz w:val="24"/>
          <w:szCs w:val="24"/>
          <w:lang w:eastAsia="de-DE"/>
        </w:rPr>
        <w:t>completed a questionnaire comprising five items from a validated instrument</w:t>
      </w:r>
      <w:r w:rsidRPr="00664F38">
        <w:rPr>
          <w:rFonts w:ascii="Times New Roman" w:eastAsia="Times New Roman" w:hAnsi="Times New Roman" w:cs="Times New Roman"/>
          <w:color w:val="000000" w:themeColor="text1"/>
          <w:sz w:val="24"/>
          <w:szCs w:val="24"/>
          <w:lang w:eastAsia="de-DE"/>
        </w:rPr>
        <w:t xml:space="preserve"> </w:t>
      </w:r>
      <w:r w:rsidR="00157B3C">
        <w:rPr>
          <w:rFonts w:ascii="Times New Roman" w:eastAsia="Times New Roman" w:hAnsi="Times New Roman" w:cs="Times New Roman"/>
          <w:color w:val="000000" w:themeColor="text1"/>
          <w:sz w:val="24"/>
          <w:szCs w:val="24"/>
          <w:lang w:eastAsia="de-DE"/>
        </w:rPr>
        <w:fldChar w:fldCharType="begin"/>
      </w:r>
      <w:r w:rsidR="00157B3C">
        <w:rPr>
          <w:rFonts w:ascii="Times New Roman" w:eastAsia="Times New Roman" w:hAnsi="Times New Roman" w:cs="Times New Roman"/>
          <w:color w:val="000000" w:themeColor="text1"/>
          <w:sz w:val="24"/>
          <w:szCs w:val="24"/>
          <w:lang w:eastAsia="de-DE"/>
        </w:rPr>
        <w:instrText xml:space="preserve"> ADDIN ZOTERO_ITEM CSL_CITATION {"citationID":"SMy8I6zU","properties":{"formattedCitation":"(Helmke et al., 2013)","plainCitation":"(Helmke et al., 2013)","noteIndex":0},"citationItems":[{"id":960,"uris":["http://zotero.org/groups/5349517/items/95ZUIL4K"],"itemData":{"id":960,"type":"webpage","container-title":"Unterrichtsdiagnostik","title":"Basisfragebogen EMU - Evidenzbasierte Methoden der Unterrichtsentwicklung","URL":"http://www.unterrichtsdiagnostik.info/downloads/fragebogen/","author":[{"family":"Helmke","given":"Andreas"},{"family":"Schrader","given":"Friedrich-Wilhelm"},{"family":"Helmke","given":"Tuyet"},{"family":"Lenske","given":"Gerlinde"},{"family":"Pham","given":"Giang"},{"family":"Praetorius","given":"Anna-Katharina"},{"family":"Ade-Thurow","given":"Manuel"}],"accessed":{"date-parts":[["2025",1,15]]},"issued":{"date-parts":[["2013"]]}}}],"schema":"https://github.com/citation-style-language/schema/raw/master/csl-citation.json"} </w:instrText>
      </w:r>
      <w:r w:rsidR="00157B3C">
        <w:rPr>
          <w:rFonts w:ascii="Times New Roman" w:eastAsia="Times New Roman" w:hAnsi="Times New Roman" w:cs="Times New Roman"/>
          <w:color w:val="000000" w:themeColor="text1"/>
          <w:sz w:val="24"/>
          <w:szCs w:val="24"/>
          <w:lang w:eastAsia="de-DE"/>
        </w:rPr>
        <w:fldChar w:fldCharType="separate"/>
      </w:r>
      <w:r w:rsidR="00157B3C" w:rsidRPr="00157B3C">
        <w:rPr>
          <w:rFonts w:ascii="Times New Roman" w:hAnsi="Times New Roman" w:cs="Times New Roman"/>
          <w:sz w:val="24"/>
        </w:rPr>
        <w:t>(Helmke et al., 2013)</w:t>
      </w:r>
      <w:r w:rsidR="00157B3C">
        <w:rPr>
          <w:rFonts w:ascii="Times New Roman" w:eastAsia="Times New Roman" w:hAnsi="Times New Roman" w:cs="Times New Roman"/>
          <w:color w:val="000000" w:themeColor="text1"/>
          <w:sz w:val="24"/>
          <w:szCs w:val="24"/>
          <w:lang w:eastAsia="de-DE"/>
        </w:rPr>
        <w:fldChar w:fldCharType="end"/>
      </w:r>
      <w:r w:rsidR="00157B3C">
        <w:rPr>
          <w:rFonts w:ascii="Times New Roman" w:eastAsia="Times New Roman" w:hAnsi="Times New Roman" w:cs="Times New Roman"/>
          <w:color w:val="000000" w:themeColor="text1"/>
          <w:sz w:val="24"/>
          <w:szCs w:val="24"/>
          <w:lang w:eastAsia="de-DE"/>
        </w:rPr>
        <w:t xml:space="preserve"> </w:t>
      </w:r>
      <w:r w:rsidRPr="00664F38">
        <w:rPr>
          <w:rFonts w:ascii="Times New Roman" w:eastAsia="Times New Roman" w:hAnsi="Times New Roman" w:cs="Times New Roman"/>
          <w:color w:val="000000" w:themeColor="text1"/>
          <w:sz w:val="24"/>
          <w:szCs w:val="24"/>
          <w:lang w:eastAsia="de-DE"/>
        </w:rPr>
        <w:t xml:space="preserve">and </w:t>
      </w:r>
      <w:r w:rsidR="0033291A">
        <w:rPr>
          <w:rFonts w:ascii="Times New Roman" w:eastAsia="Times New Roman" w:hAnsi="Times New Roman" w:cs="Times New Roman"/>
          <w:color w:val="000000" w:themeColor="text1"/>
          <w:sz w:val="24"/>
          <w:szCs w:val="24"/>
          <w:lang w:eastAsia="de-DE"/>
        </w:rPr>
        <w:t>eleven</w:t>
      </w:r>
      <w:r w:rsidRPr="00664F38">
        <w:rPr>
          <w:rFonts w:ascii="Times New Roman" w:eastAsia="Times New Roman" w:hAnsi="Times New Roman" w:cs="Times New Roman"/>
          <w:color w:val="000000" w:themeColor="text1"/>
          <w:sz w:val="24"/>
          <w:szCs w:val="24"/>
          <w:lang w:eastAsia="de-DE"/>
        </w:rPr>
        <w:t xml:space="preserve"> self-developed items </w:t>
      </w:r>
      <w:r w:rsidR="00750FCF" w:rsidRPr="00750FCF">
        <w:rPr>
          <w:rFonts w:ascii="Times New Roman" w:eastAsia="Times New Roman" w:hAnsi="Times New Roman" w:cs="Times New Roman"/>
          <w:color w:val="000000" w:themeColor="text1"/>
          <w:sz w:val="24"/>
          <w:szCs w:val="24"/>
          <w:lang w:eastAsia="de-DE"/>
        </w:rPr>
        <w:t>derived from the research literatur</w:t>
      </w:r>
      <w:r w:rsidR="00A41574">
        <w:rPr>
          <w:rFonts w:ascii="Times New Roman" w:eastAsia="Times New Roman" w:hAnsi="Times New Roman" w:cs="Times New Roman"/>
          <w:color w:val="000000" w:themeColor="text1"/>
          <w:sz w:val="24"/>
          <w:szCs w:val="24"/>
          <w:lang w:eastAsia="de-DE"/>
        </w:rPr>
        <w:t xml:space="preserve">e </w:t>
      </w:r>
      <w:r w:rsidR="00157B3C">
        <w:rPr>
          <w:rFonts w:ascii="Times New Roman" w:eastAsia="Times New Roman" w:hAnsi="Times New Roman" w:cs="Times New Roman"/>
          <w:color w:val="000000" w:themeColor="text1"/>
          <w:sz w:val="24"/>
          <w:szCs w:val="24"/>
          <w:lang w:eastAsia="de-DE"/>
        </w:rPr>
        <w:fldChar w:fldCharType="begin"/>
      </w:r>
      <w:r w:rsidR="00157B3C">
        <w:rPr>
          <w:rFonts w:ascii="Times New Roman" w:eastAsia="Times New Roman" w:hAnsi="Times New Roman" w:cs="Times New Roman"/>
          <w:color w:val="000000" w:themeColor="text1"/>
          <w:sz w:val="24"/>
          <w:szCs w:val="24"/>
          <w:lang w:eastAsia="de-DE"/>
        </w:rPr>
        <w:instrText xml:space="preserve"> ADDIN ZOTERO_ITEM CSL_CITATION {"citationID":"VLwntZTz","properties":{"formattedCitation":"(Kiel et al., 2013; Kounin, 2006; Marzano, 2007)","plainCitation":"(Kiel et al., 2013; Kounin, 2006; Marzano, 2007)","noteIndex":0},"citationItems":[{"id":955,"uris":["http://zotero.org/groups/5349517/items/7RX7GGEL"],"itemData":{"id":955,"type":"book","collection-number":"3992","collection-title":"UTB Schulpädagogik","event-place":"Bad Heilbrunn","ISBN":"978-3-8252-3992-3","language":"ger","number-of-pages":"222","publisher":"Verlag Julius Klinkhardt","publisher-place":"Bad Heilbrunn","source":"K10plus ISBN","title":"Trainingsbuch Klassenführung","author":[{"family":"Kiel","given":"Ewald"},{"family":"Frey","given":"Anne"},{"family":"Weiß","given":"Sabine"}],"issued":{"date-parts":[["2013"]]}}},{"id":933,"uris":["http://zotero.org/groups/5349517/items/RJYHKT3D"],"itemData":{"id":933,"type":"book","ISBN":"978-3-8309-6517-6","language":"de","note":"Google-Books-ID: Nw5OGQ298NcC","number-of-pages":"184","publisher":"Waxmann Verlag","source":"Google Books","title":"Techniken der Klassenführung","author":[{"family":"Kounin","given":"Jacob S."}],"issued":{"date-parts":[["2006"]]}}},{"id":935,"uris":["http://zotero.org/groups/5349517/items/554JRKX7"],"itemData":{"id":935,"type":"book","abstract":"Though classroom instructional strategies should clearly be based on sound science and research, knowing when to use them and with whom is more of an art. In The Art and Science of Teaching: A Comprehensive Framework for Effective Instruction, author Robert J. Marzano presents a model for ensuring quality teaching that balances the necessity of research-based data with the equally vital need to understand the strengths and weaknesses of individual students. He articulates his framework in the form of 10 questions that represent a logical planning sequence for successful instructional design:1. What will I do to establish and communicate learning goals, track student progress, and celebrate success?2. What will I do to help students effectively interact with new knowledge?3. What will I do to help students practice and deepen their understanding of new knowledge? 4. What will I do to help students generate and test hypotheses about new knowledge? 5. What will I do to engage students?6. What will I do to establish or maintain classroom rules and procedures?7. What will I do to recognize and acknowledge adherence and lack of adherence to classroom rules and procedures?8. What will I do to establish and maintain effective relationships with students?9. What will I do to communicate high expectations for all students?10. What will I do to develop effective lessons organized into a cohesive unit?For classroom lessons to be truly effective, educators must examine every component of the teaching process with equal resolve. Filled with charts, rubrics, and organizers, this methodical, user-friendly guide will help teachers examine and develop their knowledge and skills, so they can achieve that dynamic fusion of art and science that results in exceptional teaching and outstanding student achievement.","ISBN":"978-1-4166-1497-5","language":"en","note":"Google-Books-ID: Bv9QBAAAQBAJ","number-of-pages":"234","publisher":"ASCD","source":"Google Books","title":"The Art and Science of Teaching: A Comprehensive Framework for Effective Instruction","title-short":"The Art and Science of Teaching","author":[{"family":"Marzano","given":"Robert J."}],"issued":{"date-parts":[["2007",7,15]]}}}],"schema":"https://github.com/citation-style-language/schema/raw/master/csl-citation.json"} </w:instrText>
      </w:r>
      <w:r w:rsidR="00157B3C">
        <w:rPr>
          <w:rFonts w:ascii="Times New Roman" w:eastAsia="Times New Roman" w:hAnsi="Times New Roman" w:cs="Times New Roman"/>
          <w:color w:val="000000" w:themeColor="text1"/>
          <w:sz w:val="24"/>
          <w:szCs w:val="24"/>
          <w:lang w:eastAsia="de-DE"/>
        </w:rPr>
        <w:fldChar w:fldCharType="separate"/>
      </w:r>
      <w:r w:rsidR="00157B3C" w:rsidRPr="00157B3C">
        <w:rPr>
          <w:rFonts w:ascii="Times New Roman" w:hAnsi="Times New Roman" w:cs="Times New Roman"/>
          <w:sz w:val="24"/>
        </w:rPr>
        <w:t>(Kiel et al., 2013; Kounin, 2006; Marzano, 2007)</w:t>
      </w:r>
      <w:r w:rsidR="00157B3C">
        <w:rPr>
          <w:rFonts w:ascii="Times New Roman" w:eastAsia="Times New Roman" w:hAnsi="Times New Roman" w:cs="Times New Roman"/>
          <w:color w:val="000000" w:themeColor="text1"/>
          <w:sz w:val="24"/>
          <w:szCs w:val="24"/>
          <w:lang w:eastAsia="de-DE"/>
        </w:rPr>
        <w:fldChar w:fldCharType="end"/>
      </w:r>
      <w:r w:rsidR="008462DD">
        <w:rPr>
          <w:rFonts w:ascii="Times New Roman" w:eastAsia="Times New Roman" w:hAnsi="Times New Roman" w:cs="Times New Roman"/>
          <w:color w:val="000000" w:themeColor="text1"/>
          <w:sz w:val="24"/>
          <w:szCs w:val="24"/>
          <w:lang w:eastAsia="de-DE"/>
        </w:rPr>
        <w:t xml:space="preserve"> </w:t>
      </w:r>
      <w:r w:rsidR="00750FCF">
        <w:rPr>
          <w:rFonts w:ascii="Times New Roman" w:eastAsia="Times New Roman" w:hAnsi="Times New Roman" w:cs="Times New Roman"/>
          <w:color w:val="000000" w:themeColor="text1"/>
          <w:sz w:val="24"/>
          <w:szCs w:val="24"/>
          <w:lang w:eastAsia="de-DE"/>
        </w:rPr>
        <w:t xml:space="preserve">to assess </w:t>
      </w:r>
      <w:r w:rsidRPr="00664F38">
        <w:rPr>
          <w:rFonts w:ascii="Times New Roman" w:eastAsia="Times New Roman" w:hAnsi="Times New Roman" w:cs="Times New Roman"/>
          <w:color w:val="000000" w:themeColor="text1"/>
          <w:sz w:val="24"/>
          <w:szCs w:val="24"/>
          <w:lang w:eastAsia="de-DE"/>
        </w:rPr>
        <w:t>t</w:t>
      </w:r>
      <w:r w:rsidR="001E0B66">
        <w:rPr>
          <w:rFonts w:ascii="Times New Roman" w:eastAsia="Times New Roman" w:hAnsi="Times New Roman" w:cs="Times New Roman"/>
          <w:color w:val="000000" w:themeColor="text1"/>
          <w:sz w:val="24"/>
          <w:szCs w:val="24"/>
          <w:lang w:eastAsia="de-DE"/>
        </w:rPr>
        <w:t xml:space="preserve">heir </w:t>
      </w:r>
      <w:r w:rsidR="00033065">
        <w:rPr>
          <w:rFonts w:ascii="Times New Roman" w:eastAsia="Times New Roman" w:hAnsi="Times New Roman" w:cs="Times New Roman"/>
          <w:color w:val="000000" w:themeColor="text1"/>
          <w:sz w:val="24"/>
          <w:szCs w:val="24"/>
          <w:lang w:eastAsia="de-DE"/>
        </w:rPr>
        <w:t>self-evaluat</w:t>
      </w:r>
      <w:r w:rsidR="00120442">
        <w:rPr>
          <w:rFonts w:ascii="Times New Roman" w:eastAsia="Times New Roman" w:hAnsi="Times New Roman" w:cs="Times New Roman"/>
          <w:color w:val="000000" w:themeColor="text1"/>
          <w:sz w:val="24"/>
          <w:szCs w:val="24"/>
          <w:lang w:eastAsia="de-DE"/>
        </w:rPr>
        <w:t xml:space="preserve">ed </w:t>
      </w:r>
      <w:r w:rsidR="00664F38" w:rsidRPr="00664F38">
        <w:rPr>
          <w:rFonts w:ascii="Times New Roman" w:eastAsia="Times New Roman" w:hAnsi="Times New Roman" w:cs="Times New Roman"/>
          <w:color w:val="000000" w:themeColor="text1"/>
          <w:sz w:val="24"/>
          <w:szCs w:val="24"/>
          <w:lang w:eastAsia="de-DE"/>
        </w:rPr>
        <w:t>classroom management</w:t>
      </w:r>
      <w:r w:rsidR="00750FCF">
        <w:rPr>
          <w:rFonts w:ascii="Times New Roman" w:eastAsia="Times New Roman" w:hAnsi="Times New Roman" w:cs="Times New Roman"/>
          <w:color w:val="000000" w:themeColor="text1"/>
          <w:sz w:val="24"/>
          <w:szCs w:val="24"/>
          <w:lang w:eastAsia="de-DE"/>
        </w:rPr>
        <w:t xml:space="preserve">. </w:t>
      </w:r>
      <w:r w:rsidRPr="001B3075">
        <w:rPr>
          <w:rFonts w:ascii="Times New Roman" w:eastAsia="Times New Roman" w:hAnsi="Times New Roman" w:cs="Times New Roman"/>
          <w:color w:val="000000" w:themeColor="text1"/>
          <w:sz w:val="24"/>
          <w:szCs w:val="24"/>
          <w:lang w:eastAsia="de-DE"/>
        </w:rPr>
        <w:t>The questionnaire was a 4-point Likert scale (1 = strongly disagree; 4 = strongly agree).</w:t>
      </w:r>
      <w:r w:rsidRPr="001B3075">
        <w:rPr>
          <w:rFonts w:ascii="Times New Roman" w:eastAsia="Times New Roman" w:hAnsi="Times New Roman" w:cs="Times New Roman"/>
          <w:b/>
          <w:bCs/>
          <w:color w:val="000000" w:themeColor="text1"/>
          <w:sz w:val="24"/>
          <w:szCs w:val="24"/>
          <w:lang w:eastAsia="de-DE"/>
        </w:rPr>
        <w:tab/>
      </w:r>
    </w:p>
    <w:p w14:paraId="61D1EBF1" w14:textId="367A2428" w:rsidR="00E04E95" w:rsidRPr="00391141" w:rsidRDefault="005A197D" w:rsidP="007C555E">
      <w:pPr>
        <w:pStyle w:val="berschrift3"/>
        <w:rPr>
          <w:rFonts w:ascii="Times New Roman" w:hAnsi="Times New Roman" w:cs="Times New Roman"/>
          <w:color w:val="000000" w:themeColor="text1"/>
          <w:sz w:val="24"/>
          <w:szCs w:val="24"/>
          <w:lang w:eastAsia="de-DE"/>
        </w:rPr>
      </w:pPr>
      <w:r>
        <w:rPr>
          <w:rFonts w:ascii="Times New Roman" w:hAnsi="Times New Roman" w:cs="Times New Roman"/>
          <w:color w:val="000000" w:themeColor="text1"/>
          <w:sz w:val="24"/>
          <w:szCs w:val="24"/>
          <w:lang w:eastAsia="de-DE"/>
        </w:rPr>
        <w:t>Disruptiveness</w:t>
      </w:r>
      <w:r w:rsidR="00882EA1">
        <w:rPr>
          <w:rFonts w:ascii="Times New Roman" w:hAnsi="Times New Roman" w:cs="Times New Roman"/>
          <w:color w:val="000000" w:themeColor="text1"/>
          <w:sz w:val="24"/>
          <w:szCs w:val="24"/>
          <w:lang w:eastAsia="de-DE"/>
        </w:rPr>
        <w:t xml:space="preserve"> and Confidence Ratings</w:t>
      </w:r>
      <w:r w:rsidR="00882EA1" w:rsidRPr="00391141">
        <w:rPr>
          <w:rFonts w:ascii="Times New Roman" w:hAnsi="Times New Roman" w:cs="Times New Roman"/>
          <w:color w:val="000000" w:themeColor="text1"/>
          <w:sz w:val="24"/>
          <w:szCs w:val="24"/>
          <w:lang w:eastAsia="de-DE"/>
        </w:rPr>
        <w:t xml:space="preserve"> </w:t>
      </w:r>
      <w:r w:rsidR="00671EAC">
        <w:rPr>
          <w:rFonts w:ascii="Times New Roman" w:hAnsi="Times New Roman" w:cs="Times New Roman"/>
          <w:color w:val="000000" w:themeColor="text1"/>
          <w:sz w:val="24"/>
          <w:szCs w:val="24"/>
          <w:lang w:eastAsia="de-DE"/>
        </w:rPr>
        <w:t>(Level 3)</w:t>
      </w:r>
    </w:p>
    <w:p w14:paraId="59F339D9" w14:textId="4FA7A45B" w:rsidR="00883501" w:rsidRDefault="00391141" w:rsidP="007C555E">
      <w:pPr>
        <w:spacing w:before="120" w:after="240"/>
        <w:rPr>
          <w:rFonts w:ascii="Times New Roman" w:eastAsia="Times New Roman" w:hAnsi="Times New Roman" w:cs="Times New Roman"/>
          <w:color w:val="000000" w:themeColor="text1"/>
          <w:sz w:val="24"/>
          <w:szCs w:val="24"/>
          <w:lang w:eastAsia="de-DE"/>
        </w:rPr>
      </w:pPr>
      <w:r w:rsidRPr="00492620">
        <w:rPr>
          <w:rFonts w:ascii="Times New Roman" w:eastAsia="Times New Roman" w:hAnsi="Times New Roman" w:cs="Times New Roman"/>
          <w:color w:val="000000" w:themeColor="text1"/>
          <w:sz w:val="24"/>
          <w:szCs w:val="24"/>
          <w:lang w:eastAsia="de-DE"/>
        </w:rPr>
        <w:lastRenderedPageBreak/>
        <w:t xml:space="preserve">The </w:t>
      </w:r>
      <w:r w:rsidR="005A197D">
        <w:rPr>
          <w:rFonts w:ascii="Times New Roman" w:eastAsia="Times New Roman" w:hAnsi="Times New Roman" w:cs="Times New Roman"/>
          <w:color w:val="000000" w:themeColor="text1"/>
          <w:sz w:val="24"/>
          <w:szCs w:val="24"/>
          <w:lang w:eastAsia="de-DE"/>
        </w:rPr>
        <w:t>disruptiveness</w:t>
      </w:r>
      <w:r w:rsidRPr="00492620">
        <w:rPr>
          <w:rFonts w:ascii="Times New Roman" w:eastAsia="Times New Roman" w:hAnsi="Times New Roman" w:cs="Times New Roman"/>
          <w:color w:val="000000" w:themeColor="text1"/>
          <w:sz w:val="24"/>
          <w:szCs w:val="24"/>
          <w:lang w:eastAsia="de-DE"/>
        </w:rPr>
        <w:t xml:space="preserve"> and confidence </w:t>
      </w:r>
      <w:r>
        <w:rPr>
          <w:rFonts w:ascii="Times New Roman" w:eastAsia="Times New Roman" w:hAnsi="Times New Roman" w:cs="Times New Roman"/>
          <w:color w:val="000000" w:themeColor="text1"/>
          <w:sz w:val="24"/>
          <w:szCs w:val="24"/>
          <w:lang w:eastAsia="de-DE"/>
        </w:rPr>
        <w:t>ratings</w:t>
      </w:r>
      <w:r w:rsidRPr="00492620">
        <w:rPr>
          <w:rFonts w:ascii="Times New Roman" w:eastAsia="Times New Roman" w:hAnsi="Times New Roman" w:cs="Times New Roman"/>
          <w:color w:val="000000" w:themeColor="text1"/>
          <w:sz w:val="24"/>
          <w:szCs w:val="24"/>
          <w:lang w:eastAsia="de-DE"/>
        </w:rPr>
        <w:t xml:space="preserve"> were assessed during the SRI on an 11-point rating scale, ranging from 0 (not at all disrupting/confident) to 10 (extremely disrupting/confident). </w:t>
      </w:r>
      <w:r w:rsidR="00883501" w:rsidRPr="00883501">
        <w:rPr>
          <w:rFonts w:ascii="Times New Roman" w:eastAsia="Times New Roman" w:hAnsi="Times New Roman" w:cs="Times New Roman"/>
          <w:color w:val="000000" w:themeColor="text1"/>
          <w:sz w:val="24"/>
          <w:szCs w:val="24"/>
          <w:lang w:eastAsia="de-DE"/>
        </w:rPr>
        <w:t xml:space="preserve">Ratings were averaged across the nine classroom </w:t>
      </w:r>
      <w:r w:rsidR="001C5E35">
        <w:rPr>
          <w:rFonts w:ascii="Times New Roman" w:eastAsia="Times New Roman" w:hAnsi="Times New Roman" w:cs="Times New Roman"/>
          <w:color w:val="000000" w:themeColor="text1"/>
          <w:sz w:val="24"/>
          <w:szCs w:val="24"/>
          <w:lang w:eastAsia="de-DE"/>
        </w:rPr>
        <w:t>disruptions</w:t>
      </w:r>
      <w:r w:rsidR="00883501" w:rsidRPr="00883501">
        <w:rPr>
          <w:rFonts w:ascii="Times New Roman" w:eastAsia="Times New Roman" w:hAnsi="Times New Roman" w:cs="Times New Roman"/>
          <w:color w:val="000000" w:themeColor="text1"/>
          <w:sz w:val="24"/>
          <w:szCs w:val="24"/>
          <w:lang w:eastAsia="de-DE"/>
        </w:rPr>
        <w:t xml:space="preserve"> for each participant to capture a general sense of how disruptive the </w:t>
      </w:r>
      <w:r w:rsidR="00AB52EE" w:rsidRPr="00AB52EE">
        <w:rPr>
          <w:rFonts w:ascii="Times New Roman" w:eastAsia="Times New Roman" w:hAnsi="Times New Roman" w:cs="Times New Roman"/>
          <w:color w:val="000000" w:themeColor="text1"/>
          <w:sz w:val="24"/>
          <w:szCs w:val="24"/>
          <w:lang w:eastAsia="de-DE"/>
        </w:rPr>
        <w:t>classroom disruptions</w:t>
      </w:r>
      <w:r w:rsidR="00AB52EE">
        <w:rPr>
          <w:rFonts w:ascii="Times New Roman" w:eastAsia="Times New Roman" w:hAnsi="Times New Roman" w:cs="Times New Roman"/>
          <w:color w:val="000000" w:themeColor="text1"/>
          <w:sz w:val="24"/>
          <w:szCs w:val="24"/>
          <w:lang w:eastAsia="de-DE"/>
        </w:rPr>
        <w:t xml:space="preserve"> </w:t>
      </w:r>
      <w:r w:rsidR="005E484C">
        <w:rPr>
          <w:rFonts w:ascii="Times New Roman" w:eastAsia="Times New Roman" w:hAnsi="Times New Roman" w:cs="Times New Roman"/>
          <w:color w:val="000000" w:themeColor="text1"/>
          <w:sz w:val="24"/>
          <w:szCs w:val="24"/>
          <w:lang w:eastAsia="de-DE"/>
        </w:rPr>
        <w:t xml:space="preserve">were during the </w:t>
      </w:r>
      <w:r w:rsidR="00883501" w:rsidRPr="00883501">
        <w:rPr>
          <w:rFonts w:ascii="Times New Roman" w:eastAsia="Times New Roman" w:hAnsi="Times New Roman" w:cs="Times New Roman"/>
          <w:color w:val="000000" w:themeColor="text1"/>
          <w:sz w:val="24"/>
          <w:szCs w:val="24"/>
          <w:lang w:eastAsia="de-DE"/>
        </w:rPr>
        <w:t xml:space="preserve">micro-teaching unit and how confident participants felt in handling </w:t>
      </w:r>
      <w:r w:rsidR="00AB52EE">
        <w:rPr>
          <w:rFonts w:ascii="Times New Roman" w:eastAsia="Times New Roman" w:hAnsi="Times New Roman" w:cs="Times New Roman"/>
          <w:color w:val="000000" w:themeColor="text1"/>
          <w:sz w:val="24"/>
          <w:szCs w:val="24"/>
          <w:lang w:eastAsia="de-DE"/>
        </w:rPr>
        <w:t>them.</w:t>
      </w:r>
    </w:p>
    <w:p w14:paraId="1D0BEB8A" w14:textId="50ACEB16" w:rsidR="00106B5D" w:rsidRPr="00106B5D" w:rsidRDefault="00106B5D" w:rsidP="007C555E">
      <w:pPr>
        <w:pStyle w:val="berschrift3"/>
        <w:rPr>
          <w:rFonts w:ascii="Times New Roman" w:hAnsi="Times New Roman" w:cs="Times New Roman"/>
          <w:color w:val="000000" w:themeColor="text1"/>
          <w:sz w:val="24"/>
          <w:szCs w:val="24"/>
          <w:lang w:eastAsia="de-DE"/>
        </w:rPr>
      </w:pPr>
      <w:r w:rsidRPr="00106B5D">
        <w:rPr>
          <w:rFonts w:ascii="Times New Roman" w:hAnsi="Times New Roman" w:cs="Times New Roman"/>
          <w:color w:val="000000" w:themeColor="text1"/>
          <w:sz w:val="24"/>
          <w:szCs w:val="24"/>
          <w:lang w:eastAsia="de-DE"/>
        </w:rPr>
        <w:t xml:space="preserve">Strategic </w:t>
      </w:r>
      <w:r w:rsidR="00882EA1" w:rsidRPr="00106B5D">
        <w:rPr>
          <w:rFonts w:ascii="Times New Roman" w:hAnsi="Times New Roman" w:cs="Times New Roman"/>
          <w:color w:val="000000" w:themeColor="text1"/>
          <w:sz w:val="24"/>
          <w:szCs w:val="24"/>
          <w:lang w:eastAsia="de-DE"/>
        </w:rPr>
        <w:t xml:space="preserve">Knowledge </w:t>
      </w:r>
      <w:r w:rsidR="00882EA1">
        <w:rPr>
          <w:rFonts w:ascii="Times New Roman" w:hAnsi="Times New Roman" w:cs="Times New Roman"/>
          <w:color w:val="000000" w:themeColor="text1"/>
          <w:sz w:val="24"/>
          <w:szCs w:val="24"/>
          <w:lang w:eastAsia="de-DE"/>
        </w:rPr>
        <w:t>o</w:t>
      </w:r>
      <w:r w:rsidR="00882EA1" w:rsidRPr="00106B5D">
        <w:rPr>
          <w:rFonts w:ascii="Times New Roman" w:hAnsi="Times New Roman" w:cs="Times New Roman"/>
          <w:color w:val="000000" w:themeColor="text1"/>
          <w:sz w:val="24"/>
          <w:szCs w:val="24"/>
          <w:lang w:eastAsia="de-DE"/>
        </w:rPr>
        <w:t>f Classroom Management</w:t>
      </w:r>
      <w:r w:rsidR="00671EAC">
        <w:rPr>
          <w:rFonts w:ascii="Times New Roman" w:hAnsi="Times New Roman" w:cs="Times New Roman"/>
          <w:color w:val="000000" w:themeColor="text1"/>
          <w:sz w:val="24"/>
          <w:szCs w:val="24"/>
          <w:lang w:eastAsia="de-DE"/>
        </w:rPr>
        <w:t xml:space="preserve"> (Level 3)</w:t>
      </w:r>
    </w:p>
    <w:p w14:paraId="7C0EE0B4" w14:textId="778F2F09" w:rsidR="00F84F3E" w:rsidRPr="00492620" w:rsidRDefault="00106B5D" w:rsidP="007C555E">
      <w:pPr>
        <w:spacing w:before="120" w:after="240"/>
        <w:rPr>
          <w:rFonts w:ascii="Times New Roman" w:eastAsia="Times New Roman" w:hAnsi="Times New Roman" w:cs="Times New Roman"/>
          <w:color w:val="000000" w:themeColor="text1"/>
          <w:sz w:val="24"/>
          <w:szCs w:val="24"/>
          <w:lang w:eastAsia="de-DE"/>
        </w:rPr>
      </w:pPr>
      <w:r>
        <w:rPr>
          <w:rFonts w:ascii="Times New Roman" w:eastAsia="Times New Roman" w:hAnsi="Times New Roman" w:cs="Times New Roman"/>
          <w:color w:val="000000" w:themeColor="text1"/>
          <w:sz w:val="24"/>
          <w:szCs w:val="24"/>
          <w:lang w:eastAsia="de-DE"/>
        </w:rPr>
        <w:t>Teachers’ s</w:t>
      </w:r>
      <w:r w:rsidRPr="00FB55BD">
        <w:rPr>
          <w:rFonts w:ascii="Times New Roman" w:eastAsia="Times New Roman" w:hAnsi="Times New Roman" w:cs="Times New Roman"/>
          <w:color w:val="000000" w:themeColor="text1"/>
          <w:sz w:val="24"/>
          <w:szCs w:val="24"/>
          <w:lang w:eastAsia="de-DE"/>
        </w:rPr>
        <w:t xml:space="preserve">trategic knowledge </w:t>
      </w:r>
      <w:r>
        <w:rPr>
          <w:rFonts w:ascii="Times New Roman" w:eastAsia="Times New Roman" w:hAnsi="Times New Roman" w:cs="Times New Roman"/>
          <w:color w:val="000000" w:themeColor="text1"/>
          <w:sz w:val="24"/>
          <w:szCs w:val="24"/>
          <w:lang w:eastAsia="de-DE"/>
        </w:rPr>
        <w:t>of</w:t>
      </w:r>
      <w:r w:rsidRPr="00FB55BD">
        <w:rPr>
          <w:rFonts w:ascii="Times New Roman" w:eastAsia="Times New Roman" w:hAnsi="Times New Roman" w:cs="Times New Roman"/>
          <w:color w:val="000000" w:themeColor="text1"/>
          <w:sz w:val="24"/>
          <w:szCs w:val="24"/>
          <w:lang w:eastAsia="de-DE"/>
        </w:rPr>
        <w:t xml:space="preserve"> classroom management </w:t>
      </w:r>
      <w:r>
        <w:rPr>
          <w:rFonts w:ascii="Times New Roman" w:eastAsia="Times New Roman" w:hAnsi="Times New Roman" w:cs="Times New Roman"/>
          <w:color w:val="000000" w:themeColor="text1"/>
          <w:sz w:val="24"/>
          <w:szCs w:val="24"/>
          <w:lang w:eastAsia="de-DE"/>
        </w:rPr>
        <w:t>was</w:t>
      </w:r>
      <w:r w:rsidRPr="00FB55BD">
        <w:rPr>
          <w:rFonts w:ascii="Times New Roman" w:eastAsia="Times New Roman" w:hAnsi="Times New Roman" w:cs="Times New Roman"/>
          <w:color w:val="000000" w:themeColor="text1"/>
          <w:sz w:val="24"/>
          <w:szCs w:val="24"/>
          <w:lang w:eastAsia="de-DE"/>
        </w:rPr>
        <w:t xml:space="preserve"> assessed using a Situational Judgment Test (SJT</w:t>
      </w:r>
      <w:r>
        <w:rPr>
          <w:rFonts w:ascii="Times New Roman" w:eastAsia="Times New Roman" w:hAnsi="Times New Roman" w:cs="Times New Roman"/>
          <w:color w:val="000000" w:themeColor="text1"/>
          <w:sz w:val="24"/>
          <w:szCs w:val="24"/>
          <w:lang w:eastAsia="de-DE"/>
        </w:rPr>
        <w:t xml:space="preserve">; </w:t>
      </w:r>
      <w:r w:rsidR="00F96136">
        <w:rPr>
          <w:rFonts w:ascii="Times New Roman" w:eastAsia="Times New Roman" w:hAnsi="Times New Roman" w:cs="Times New Roman"/>
          <w:color w:val="000000" w:themeColor="text1"/>
          <w:sz w:val="24"/>
          <w:szCs w:val="24"/>
          <w:lang w:eastAsia="de-DE"/>
        </w:rPr>
        <w:fldChar w:fldCharType="begin"/>
      </w:r>
      <w:r w:rsidR="00962DA3">
        <w:rPr>
          <w:rFonts w:ascii="Times New Roman" w:eastAsia="Times New Roman" w:hAnsi="Times New Roman" w:cs="Times New Roman"/>
          <w:color w:val="000000" w:themeColor="text1"/>
          <w:sz w:val="24"/>
          <w:szCs w:val="24"/>
          <w:lang w:eastAsia="de-DE"/>
        </w:rPr>
        <w:instrText xml:space="preserve"> ADDIN ZOTERO_ITEM CSL_CITATION {"citationID":"7z1i2hiQ","properties":{"formattedCitation":"(Gold &amp; Holodynski, 2015)","plainCitation":"(Gold &amp; Holodynski, 2015)","dontUpdate":true,"noteIndex":0},"citationItems":[{"id":919,"uris":["http://zotero.org/groups/5349517/items/ICIW6F5C"],"itemData":{"id":919,"type":"article-journal","abstract":"The current study describes the development and construct validation of a situational judgment test for assessing the strategic knowledge of classroom management in elementary schools. Classroom scenarios and accompanying courses of action were constructed, of which 17 experts confirmed the content validity. A pilot study and a cross-validation with preservice teachers and inservice teachers revealed the assumed factor structure and sensitivity of the test to differences in expertise. The results indicate that the situational judgment test for assessing strategic knowledge of classroom management in elementary schools is a valid assessment tool for investigating the acquisition and promotion of classroom management knowledge during teacher education.","container-title":"Educational Assessment","DOI":"10.1080/10627197.2015.1062087","ISSN":"1062-7197","issue":"3","note":"publisher: Routledge\n_eprint: https://doi.org/10.1080/10627197.2015.1062087","page":"226-248","source":"Taylor and Francis+NEJM","title":"Development and Construct Validation of a Situational Judgment Test of Strategic Knowledge of Classroom Management in Elementary Schools","volume":"20","author":[{"family":"Gold","given":"Bernadette"},{"family":"Holodynski","given":"Manfred"}],"issued":{"date-parts":[["2015",7,3]]}}}],"schema":"https://github.com/citation-style-language/schema/raw/master/csl-citation.json"} </w:instrText>
      </w:r>
      <w:r w:rsidR="00F96136">
        <w:rPr>
          <w:rFonts w:ascii="Times New Roman" w:eastAsia="Times New Roman" w:hAnsi="Times New Roman" w:cs="Times New Roman"/>
          <w:color w:val="000000" w:themeColor="text1"/>
          <w:sz w:val="24"/>
          <w:szCs w:val="24"/>
          <w:lang w:eastAsia="de-DE"/>
        </w:rPr>
        <w:fldChar w:fldCharType="separate"/>
      </w:r>
      <w:r w:rsidR="00F96136" w:rsidRPr="00F96136">
        <w:rPr>
          <w:rFonts w:ascii="Times New Roman" w:hAnsi="Times New Roman" w:cs="Times New Roman"/>
          <w:sz w:val="24"/>
        </w:rPr>
        <w:t>Gold &amp; Holodynski, 2015)</w:t>
      </w:r>
      <w:r w:rsidR="00F96136">
        <w:rPr>
          <w:rFonts w:ascii="Times New Roman" w:eastAsia="Times New Roman" w:hAnsi="Times New Roman" w:cs="Times New Roman"/>
          <w:color w:val="000000" w:themeColor="text1"/>
          <w:sz w:val="24"/>
          <w:szCs w:val="24"/>
          <w:lang w:eastAsia="de-DE"/>
        </w:rPr>
        <w:fldChar w:fldCharType="end"/>
      </w:r>
      <w:r w:rsidRPr="00FB55BD">
        <w:rPr>
          <w:rFonts w:ascii="Times New Roman" w:eastAsia="Times New Roman" w:hAnsi="Times New Roman" w:cs="Times New Roman"/>
          <w:color w:val="000000" w:themeColor="text1"/>
          <w:sz w:val="24"/>
          <w:szCs w:val="24"/>
          <w:lang w:eastAsia="de-DE"/>
        </w:rPr>
        <w:t xml:space="preserve"> via an online questionnaire</w:t>
      </w:r>
      <w:r>
        <w:rPr>
          <w:rFonts w:ascii="Times New Roman" w:eastAsia="Times New Roman" w:hAnsi="Times New Roman" w:cs="Times New Roman"/>
          <w:color w:val="000000" w:themeColor="text1"/>
          <w:sz w:val="24"/>
          <w:szCs w:val="24"/>
          <w:lang w:eastAsia="de-DE"/>
        </w:rPr>
        <w:t xml:space="preserve"> on </w:t>
      </w:r>
      <w:proofErr w:type="spellStart"/>
      <w:r w:rsidRPr="00EF0B44">
        <w:rPr>
          <w:rFonts w:ascii="Times New Roman" w:eastAsia="Times New Roman" w:hAnsi="Times New Roman" w:cs="Times New Roman"/>
          <w:color w:val="000000" w:themeColor="text1"/>
          <w:sz w:val="24"/>
          <w:szCs w:val="24"/>
          <w:lang w:eastAsia="de-DE"/>
        </w:rPr>
        <w:t>SoSci</w:t>
      </w:r>
      <w:proofErr w:type="spellEnd"/>
      <w:r w:rsidRPr="00EF0B44">
        <w:rPr>
          <w:rFonts w:ascii="Times New Roman" w:eastAsia="Times New Roman" w:hAnsi="Times New Roman" w:cs="Times New Roman"/>
          <w:color w:val="000000" w:themeColor="text1"/>
          <w:sz w:val="24"/>
          <w:szCs w:val="24"/>
          <w:lang w:eastAsia="de-DE"/>
        </w:rPr>
        <w:t xml:space="preserve"> Survey</w:t>
      </w:r>
      <w:r>
        <w:rPr>
          <w:rFonts w:ascii="Times New Roman" w:eastAsia="Times New Roman" w:hAnsi="Times New Roman" w:cs="Times New Roman"/>
          <w:color w:val="000000" w:themeColor="text1"/>
          <w:sz w:val="24"/>
          <w:szCs w:val="24"/>
          <w:lang w:eastAsia="de-DE"/>
        </w:rPr>
        <w:t>. Participants</w:t>
      </w:r>
      <w:r w:rsidRPr="00FB55BD">
        <w:rPr>
          <w:rFonts w:ascii="Times New Roman" w:eastAsia="Times New Roman" w:hAnsi="Times New Roman" w:cs="Times New Roman"/>
          <w:color w:val="000000" w:themeColor="text1"/>
          <w:sz w:val="24"/>
          <w:szCs w:val="24"/>
          <w:lang w:eastAsia="de-DE"/>
        </w:rPr>
        <w:t xml:space="preserve"> </w:t>
      </w:r>
      <w:r>
        <w:rPr>
          <w:rFonts w:ascii="Times New Roman" w:eastAsia="Times New Roman" w:hAnsi="Times New Roman" w:cs="Times New Roman"/>
          <w:color w:val="000000" w:themeColor="text1"/>
          <w:sz w:val="24"/>
          <w:szCs w:val="24"/>
          <w:lang w:eastAsia="de-DE"/>
        </w:rPr>
        <w:t>graded</w:t>
      </w:r>
      <w:r w:rsidRPr="00FB55BD">
        <w:rPr>
          <w:rFonts w:ascii="Times New Roman" w:eastAsia="Times New Roman" w:hAnsi="Times New Roman" w:cs="Times New Roman"/>
          <w:color w:val="000000" w:themeColor="text1"/>
          <w:sz w:val="24"/>
          <w:szCs w:val="24"/>
          <w:lang w:eastAsia="de-DE"/>
        </w:rPr>
        <w:t xml:space="preserve"> </w:t>
      </w:r>
      <w:r>
        <w:rPr>
          <w:rFonts w:ascii="Times New Roman" w:eastAsia="Times New Roman" w:hAnsi="Times New Roman" w:cs="Times New Roman"/>
          <w:color w:val="000000" w:themeColor="text1"/>
          <w:sz w:val="24"/>
          <w:szCs w:val="24"/>
          <w:lang w:eastAsia="de-DE"/>
        </w:rPr>
        <w:t xml:space="preserve">five to six action alternatives for </w:t>
      </w:r>
      <w:r w:rsidRPr="00FB55BD">
        <w:rPr>
          <w:rFonts w:ascii="Times New Roman" w:eastAsia="Times New Roman" w:hAnsi="Times New Roman" w:cs="Times New Roman"/>
          <w:color w:val="000000" w:themeColor="text1"/>
          <w:sz w:val="24"/>
          <w:szCs w:val="24"/>
          <w:lang w:eastAsia="de-DE"/>
        </w:rPr>
        <w:t xml:space="preserve">twelve teaching scenarios in which classroom </w:t>
      </w:r>
      <w:r>
        <w:rPr>
          <w:rFonts w:ascii="Times New Roman" w:eastAsia="Times New Roman" w:hAnsi="Times New Roman" w:cs="Times New Roman"/>
          <w:color w:val="000000" w:themeColor="text1"/>
          <w:sz w:val="24"/>
          <w:szCs w:val="24"/>
          <w:lang w:eastAsia="de-DE"/>
        </w:rPr>
        <w:t>disruptions were</w:t>
      </w:r>
      <w:r w:rsidRPr="00FB55BD">
        <w:rPr>
          <w:rFonts w:ascii="Times New Roman" w:eastAsia="Times New Roman" w:hAnsi="Times New Roman" w:cs="Times New Roman"/>
          <w:color w:val="000000" w:themeColor="text1"/>
          <w:sz w:val="24"/>
          <w:szCs w:val="24"/>
          <w:lang w:eastAsia="de-DE"/>
        </w:rPr>
        <w:t xml:space="preserve"> discussed</w:t>
      </w:r>
      <w:r>
        <w:rPr>
          <w:rFonts w:ascii="Times New Roman" w:eastAsia="Times New Roman" w:hAnsi="Times New Roman" w:cs="Times New Roman"/>
          <w:color w:val="000000" w:themeColor="text1"/>
          <w:sz w:val="24"/>
          <w:szCs w:val="24"/>
          <w:lang w:eastAsia="de-DE"/>
        </w:rPr>
        <w:t xml:space="preserve"> </w:t>
      </w:r>
      <w:r w:rsidRPr="00FB55BD">
        <w:rPr>
          <w:rFonts w:ascii="Times New Roman" w:eastAsia="Times New Roman" w:hAnsi="Times New Roman" w:cs="Times New Roman"/>
          <w:color w:val="000000" w:themeColor="text1"/>
          <w:sz w:val="24"/>
          <w:szCs w:val="24"/>
          <w:lang w:eastAsia="de-DE"/>
        </w:rPr>
        <w:t xml:space="preserve">on a </w:t>
      </w:r>
      <w:r>
        <w:rPr>
          <w:rFonts w:ascii="Times New Roman" w:eastAsia="Times New Roman" w:hAnsi="Times New Roman" w:cs="Times New Roman"/>
          <w:color w:val="000000" w:themeColor="text1"/>
          <w:sz w:val="24"/>
          <w:szCs w:val="24"/>
          <w:lang w:eastAsia="de-DE"/>
        </w:rPr>
        <w:t xml:space="preserve">six-point </w:t>
      </w:r>
      <w:r w:rsidRPr="00FB55BD">
        <w:rPr>
          <w:rFonts w:ascii="Times New Roman" w:eastAsia="Times New Roman" w:hAnsi="Times New Roman" w:cs="Times New Roman"/>
          <w:color w:val="000000" w:themeColor="text1"/>
          <w:sz w:val="24"/>
          <w:szCs w:val="24"/>
          <w:lang w:eastAsia="de-DE"/>
        </w:rPr>
        <w:t>Likert scale (grade 1 = “very good” to grade 6 = “unsatisfactory”).</w:t>
      </w:r>
      <w:r>
        <w:rPr>
          <w:rFonts w:ascii="Times New Roman" w:eastAsia="Times New Roman" w:hAnsi="Times New Roman" w:cs="Times New Roman"/>
          <w:color w:val="000000" w:themeColor="text1"/>
          <w:sz w:val="24"/>
          <w:szCs w:val="24"/>
          <w:lang w:eastAsia="de-DE"/>
        </w:rPr>
        <w:t xml:space="preserve"> </w:t>
      </w:r>
      <w:r w:rsidRPr="00FB55BD">
        <w:rPr>
          <w:rFonts w:ascii="Times New Roman" w:eastAsia="Times New Roman" w:hAnsi="Times New Roman" w:cs="Times New Roman"/>
          <w:color w:val="000000" w:themeColor="text1"/>
          <w:sz w:val="24"/>
          <w:szCs w:val="24"/>
          <w:lang w:eastAsia="de-DE"/>
        </w:rPr>
        <w:t xml:space="preserve">As the SJT was originally designed for primary schools, adjustments were made </w:t>
      </w:r>
      <w:r w:rsidR="001F468D">
        <w:rPr>
          <w:rFonts w:ascii="Times New Roman" w:eastAsia="Times New Roman" w:hAnsi="Times New Roman" w:cs="Times New Roman"/>
          <w:color w:val="000000" w:themeColor="text1"/>
          <w:sz w:val="24"/>
          <w:szCs w:val="24"/>
          <w:lang w:eastAsia="de-DE"/>
        </w:rPr>
        <w:t>to</w:t>
      </w:r>
      <w:r w:rsidRPr="00FB55BD">
        <w:rPr>
          <w:rFonts w:ascii="Times New Roman" w:eastAsia="Times New Roman" w:hAnsi="Times New Roman" w:cs="Times New Roman"/>
          <w:color w:val="000000" w:themeColor="text1"/>
          <w:sz w:val="24"/>
          <w:szCs w:val="24"/>
          <w:lang w:eastAsia="de-DE"/>
        </w:rPr>
        <w:t xml:space="preserve"> </w:t>
      </w:r>
      <w:r w:rsidR="001F468D">
        <w:rPr>
          <w:rFonts w:ascii="Times New Roman" w:eastAsia="Times New Roman" w:hAnsi="Times New Roman" w:cs="Times New Roman"/>
          <w:color w:val="000000" w:themeColor="text1"/>
          <w:sz w:val="24"/>
          <w:szCs w:val="24"/>
          <w:lang w:eastAsia="de-DE"/>
        </w:rPr>
        <w:t xml:space="preserve">enable the use of </w:t>
      </w:r>
      <w:r w:rsidRPr="00FB55BD">
        <w:rPr>
          <w:rFonts w:ascii="Times New Roman" w:eastAsia="Times New Roman" w:hAnsi="Times New Roman" w:cs="Times New Roman"/>
          <w:color w:val="000000" w:themeColor="text1"/>
          <w:sz w:val="24"/>
          <w:szCs w:val="24"/>
          <w:lang w:eastAsia="de-DE"/>
        </w:rPr>
        <w:t xml:space="preserve">the SJT for all types of schools in the </w:t>
      </w:r>
      <w:proofErr w:type="spellStart"/>
      <w:r w:rsidRPr="0059756E">
        <w:rPr>
          <w:rFonts w:ascii="Times New Roman" w:eastAsia="Times New Roman" w:hAnsi="Times New Roman" w:cs="Times New Roman"/>
          <w:i/>
          <w:iCs/>
          <w:color w:val="000000" w:themeColor="text1"/>
          <w:sz w:val="24"/>
          <w:szCs w:val="24"/>
          <w:lang w:eastAsia="de-DE"/>
        </w:rPr>
        <w:t>ProVisioNET</w:t>
      </w:r>
      <w:proofErr w:type="spellEnd"/>
      <w:r w:rsidRPr="0059756E">
        <w:rPr>
          <w:rFonts w:ascii="Times New Roman" w:eastAsia="Times New Roman" w:hAnsi="Times New Roman" w:cs="Times New Roman"/>
          <w:i/>
          <w:iCs/>
          <w:color w:val="000000" w:themeColor="text1"/>
          <w:sz w:val="24"/>
          <w:szCs w:val="24"/>
          <w:lang w:eastAsia="de-DE"/>
        </w:rPr>
        <w:t xml:space="preserve"> </w:t>
      </w:r>
      <w:r w:rsidRPr="00FB55BD">
        <w:rPr>
          <w:rFonts w:ascii="Times New Roman" w:eastAsia="Times New Roman" w:hAnsi="Times New Roman" w:cs="Times New Roman"/>
          <w:color w:val="000000" w:themeColor="text1"/>
          <w:sz w:val="24"/>
          <w:szCs w:val="24"/>
          <w:lang w:eastAsia="de-DE"/>
        </w:rPr>
        <w:t>study. Due to their general applicability, all twelve scenarios and answer options were adopted</w:t>
      </w:r>
      <w:r>
        <w:rPr>
          <w:rFonts w:ascii="Times New Roman" w:eastAsia="Times New Roman" w:hAnsi="Times New Roman" w:cs="Times New Roman"/>
          <w:color w:val="000000" w:themeColor="text1"/>
          <w:sz w:val="24"/>
          <w:szCs w:val="24"/>
          <w:lang w:eastAsia="de-DE"/>
        </w:rPr>
        <w:t xml:space="preserve"> and </w:t>
      </w:r>
      <w:r w:rsidRPr="00FB55BD">
        <w:rPr>
          <w:rFonts w:ascii="Times New Roman" w:eastAsia="Times New Roman" w:hAnsi="Times New Roman" w:cs="Times New Roman"/>
          <w:color w:val="000000" w:themeColor="text1"/>
          <w:sz w:val="24"/>
          <w:szCs w:val="24"/>
          <w:lang w:eastAsia="de-DE"/>
        </w:rPr>
        <w:t xml:space="preserve">only the names of the class levels were removed from the questions - except </w:t>
      </w:r>
      <w:r>
        <w:rPr>
          <w:rFonts w:ascii="Times New Roman" w:eastAsia="Times New Roman" w:hAnsi="Times New Roman" w:cs="Times New Roman"/>
          <w:color w:val="000000" w:themeColor="text1"/>
          <w:sz w:val="24"/>
          <w:szCs w:val="24"/>
          <w:lang w:eastAsia="de-DE"/>
        </w:rPr>
        <w:t>f</w:t>
      </w:r>
      <w:r w:rsidRPr="00FB55BD">
        <w:rPr>
          <w:rFonts w:ascii="Times New Roman" w:eastAsia="Times New Roman" w:hAnsi="Times New Roman" w:cs="Times New Roman"/>
          <w:color w:val="000000" w:themeColor="text1"/>
          <w:sz w:val="24"/>
          <w:szCs w:val="24"/>
          <w:lang w:eastAsia="de-DE"/>
        </w:rPr>
        <w:t>o</w:t>
      </w:r>
      <w:r>
        <w:rPr>
          <w:rFonts w:ascii="Times New Roman" w:eastAsia="Times New Roman" w:hAnsi="Times New Roman" w:cs="Times New Roman"/>
          <w:color w:val="000000" w:themeColor="text1"/>
          <w:sz w:val="24"/>
          <w:szCs w:val="24"/>
          <w:lang w:eastAsia="de-DE"/>
        </w:rPr>
        <w:t>r</w:t>
      </w:r>
      <w:r w:rsidRPr="00FB55BD">
        <w:rPr>
          <w:rFonts w:ascii="Times New Roman" w:eastAsia="Times New Roman" w:hAnsi="Times New Roman" w:cs="Times New Roman"/>
          <w:color w:val="000000" w:themeColor="text1"/>
          <w:sz w:val="24"/>
          <w:szCs w:val="24"/>
          <w:lang w:eastAsia="de-DE"/>
        </w:rPr>
        <w:t xml:space="preserve"> scenario 6, where this information </w:t>
      </w:r>
      <w:r>
        <w:rPr>
          <w:rFonts w:ascii="Times New Roman" w:eastAsia="Times New Roman" w:hAnsi="Times New Roman" w:cs="Times New Roman"/>
          <w:color w:val="000000" w:themeColor="text1"/>
          <w:sz w:val="24"/>
          <w:szCs w:val="24"/>
          <w:lang w:eastAsia="de-DE"/>
        </w:rPr>
        <w:t>was</w:t>
      </w:r>
      <w:r w:rsidRPr="00FB55BD">
        <w:rPr>
          <w:rFonts w:ascii="Times New Roman" w:eastAsia="Times New Roman" w:hAnsi="Times New Roman" w:cs="Times New Roman"/>
          <w:color w:val="000000" w:themeColor="text1"/>
          <w:sz w:val="24"/>
          <w:szCs w:val="24"/>
          <w:lang w:eastAsia="de-DE"/>
        </w:rPr>
        <w:t xml:space="preserve"> essential. </w:t>
      </w:r>
    </w:p>
    <w:p w14:paraId="68AF4763" w14:textId="75D2A22D" w:rsidR="004B46D1" w:rsidRPr="002663B8" w:rsidRDefault="004B46D1" w:rsidP="007C555E">
      <w:pPr>
        <w:pStyle w:val="berschrift2"/>
        <w:rPr>
          <w:rFonts w:ascii="Times New Roman" w:hAnsi="Times New Roman" w:cs="Times New Roman"/>
          <w:color w:val="000000" w:themeColor="text1"/>
          <w:sz w:val="24"/>
          <w:szCs w:val="24"/>
          <w:lang w:eastAsia="de-DE"/>
        </w:rPr>
      </w:pPr>
      <w:r w:rsidRPr="002663B8">
        <w:rPr>
          <w:rFonts w:ascii="Times New Roman" w:hAnsi="Times New Roman" w:cs="Times New Roman"/>
          <w:color w:val="000000" w:themeColor="text1"/>
          <w:sz w:val="24"/>
          <w:szCs w:val="24"/>
          <w:lang w:eastAsia="de-DE"/>
        </w:rPr>
        <w:t>Data analysis</w:t>
      </w:r>
      <w:r w:rsidR="00671EAC">
        <w:rPr>
          <w:rFonts w:ascii="Times New Roman" w:hAnsi="Times New Roman" w:cs="Times New Roman"/>
          <w:color w:val="000000" w:themeColor="text1"/>
          <w:sz w:val="24"/>
          <w:szCs w:val="24"/>
          <w:lang w:eastAsia="de-DE"/>
        </w:rPr>
        <w:t xml:space="preserve"> (Level 2)</w:t>
      </w:r>
    </w:p>
    <w:p w14:paraId="4F821FE2" w14:textId="3051F5B4" w:rsidR="002663B8" w:rsidRDefault="002663B8" w:rsidP="007C555E">
      <w:pPr>
        <w:spacing w:before="120" w:after="240"/>
        <w:rPr>
          <w:rFonts w:ascii="Times New Roman" w:eastAsia="Times New Roman" w:hAnsi="Times New Roman" w:cs="Times New Roman"/>
          <w:color w:val="000000" w:themeColor="text1"/>
          <w:sz w:val="24"/>
          <w:szCs w:val="24"/>
          <w:lang w:eastAsia="de-DE"/>
        </w:rPr>
      </w:pPr>
      <w:r>
        <w:rPr>
          <w:rFonts w:ascii="Times New Roman" w:eastAsia="Times New Roman" w:hAnsi="Times New Roman" w:cs="Times New Roman"/>
          <w:color w:val="000000" w:themeColor="text1"/>
          <w:sz w:val="24"/>
          <w:szCs w:val="24"/>
          <w:lang w:eastAsia="de-DE"/>
        </w:rPr>
        <w:t xml:space="preserve">The data were analyzed using </w:t>
      </w:r>
      <w:r w:rsidRPr="00492620">
        <w:rPr>
          <w:rFonts w:ascii="Times New Roman" w:eastAsia="Times New Roman" w:hAnsi="Times New Roman" w:cs="Times New Roman"/>
          <w:color w:val="000000" w:themeColor="text1"/>
          <w:sz w:val="24"/>
          <w:szCs w:val="24"/>
          <w:lang w:eastAsia="de-DE"/>
        </w:rPr>
        <w:t xml:space="preserve">R </w:t>
      </w:r>
      <w:r w:rsidR="00147635">
        <w:rPr>
          <w:rFonts w:ascii="Times New Roman" w:eastAsia="Times New Roman" w:hAnsi="Times New Roman" w:cs="Times New Roman"/>
          <w:color w:val="000000" w:themeColor="text1"/>
          <w:sz w:val="24"/>
          <w:szCs w:val="24"/>
          <w:lang w:eastAsia="de-DE"/>
        </w:rPr>
        <w:fldChar w:fldCharType="begin"/>
      </w:r>
      <w:r w:rsidR="004924CA">
        <w:rPr>
          <w:rFonts w:ascii="Times New Roman" w:eastAsia="Times New Roman" w:hAnsi="Times New Roman" w:cs="Times New Roman"/>
          <w:color w:val="000000" w:themeColor="text1"/>
          <w:sz w:val="24"/>
          <w:szCs w:val="24"/>
          <w:lang w:eastAsia="de-DE"/>
        </w:rPr>
        <w:instrText xml:space="preserve"> ADDIN ZOTERO_ITEM CSL_CITATION {"citationID":"TlueXMTm","properties":{"formattedCitation":"(RStudio Team, 2020)","plainCitation":"(RStudio Team, 2020)","dontUpdate":true,"noteIndex":0},"citationItems":[{"id":895,"uris":["http://zotero.org/groups/5349517/items/T2J4ZZMU"],"itemData":{"id":895,"type":"book","event-place":"Boston, MA","publisher":"RStudio, PBC.","publisher-place":"Boston, MA","title":"RStudio: Integrated Development Environment for R","author":[{"literal":"RStudio Team"}],"issued":{"date-parts":[["2020"]]}}}],"schema":"https://github.com/citation-style-language/schema/raw/master/csl-citation.json"} </w:instrText>
      </w:r>
      <w:r w:rsidR="00147635">
        <w:rPr>
          <w:rFonts w:ascii="Times New Roman" w:eastAsia="Times New Roman" w:hAnsi="Times New Roman" w:cs="Times New Roman"/>
          <w:color w:val="000000" w:themeColor="text1"/>
          <w:sz w:val="24"/>
          <w:szCs w:val="24"/>
          <w:lang w:eastAsia="de-DE"/>
        </w:rPr>
        <w:fldChar w:fldCharType="separate"/>
      </w:r>
      <w:r w:rsidR="00147635" w:rsidRPr="00147635">
        <w:rPr>
          <w:rFonts w:ascii="Times New Roman" w:hAnsi="Times New Roman" w:cs="Times New Roman"/>
          <w:sz w:val="24"/>
        </w:rPr>
        <w:t>(RStudio Team, 2020</w:t>
      </w:r>
      <w:r w:rsidR="008E14ED">
        <w:rPr>
          <w:rFonts w:ascii="Times New Roman" w:hAnsi="Times New Roman" w:cs="Times New Roman"/>
          <w:sz w:val="24"/>
        </w:rPr>
        <w:t xml:space="preserve">, Version </w:t>
      </w:r>
      <w:r w:rsidR="008E14ED" w:rsidRPr="008E14ED">
        <w:rPr>
          <w:rFonts w:ascii="Times New Roman" w:hAnsi="Times New Roman" w:cs="Times New Roman"/>
          <w:sz w:val="24"/>
        </w:rPr>
        <w:t>2024.12.0</w:t>
      </w:r>
      <w:r w:rsidR="00147635" w:rsidRPr="00147635">
        <w:rPr>
          <w:rFonts w:ascii="Times New Roman" w:hAnsi="Times New Roman" w:cs="Times New Roman"/>
          <w:sz w:val="24"/>
        </w:rPr>
        <w:t>)</w:t>
      </w:r>
      <w:r w:rsidR="00147635">
        <w:rPr>
          <w:rFonts w:ascii="Times New Roman" w:eastAsia="Times New Roman" w:hAnsi="Times New Roman" w:cs="Times New Roman"/>
          <w:color w:val="000000" w:themeColor="text1"/>
          <w:sz w:val="24"/>
          <w:szCs w:val="24"/>
          <w:lang w:eastAsia="de-DE"/>
        </w:rPr>
        <w:fldChar w:fldCharType="end"/>
      </w:r>
      <w:r w:rsidR="00147635">
        <w:rPr>
          <w:rFonts w:ascii="Times New Roman" w:eastAsia="Times New Roman" w:hAnsi="Times New Roman" w:cs="Times New Roman"/>
          <w:color w:val="000000" w:themeColor="text1"/>
          <w:sz w:val="24"/>
          <w:szCs w:val="24"/>
          <w:lang w:eastAsia="de-DE"/>
        </w:rPr>
        <w:t xml:space="preserve"> </w:t>
      </w:r>
      <w:r>
        <w:rPr>
          <w:rFonts w:ascii="Times New Roman" w:eastAsia="Times New Roman" w:hAnsi="Times New Roman" w:cs="Times New Roman"/>
          <w:color w:val="000000" w:themeColor="text1"/>
          <w:sz w:val="24"/>
          <w:szCs w:val="24"/>
          <w:lang w:eastAsia="de-DE"/>
        </w:rPr>
        <w:t>and IBM SPSS Statistics (Version 29)</w:t>
      </w:r>
      <w:r w:rsidRPr="00492620">
        <w:rPr>
          <w:rFonts w:ascii="Times New Roman" w:eastAsia="Times New Roman" w:hAnsi="Times New Roman" w:cs="Times New Roman"/>
          <w:color w:val="000000" w:themeColor="text1"/>
          <w:sz w:val="24"/>
          <w:szCs w:val="24"/>
          <w:lang w:eastAsia="de-DE"/>
        </w:rPr>
        <w:t xml:space="preserve">. Graphics were created using ggplot2 </w:t>
      </w:r>
      <w:r w:rsidR="00F804CF">
        <w:rPr>
          <w:rFonts w:ascii="Times New Roman" w:eastAsia="Times New Roman" w:hAnsi="Times New Roman" w:cs="Times New Roman"/>
          <w:color w:val="000000" w:themeColor="text1"/>
          <w:sz w:val="24"/>
          <w:szCs w:val="24"/>
          <w:lang w:eastAsia="de-DE"/>
        </w:rPr>
        <w:fldChar w:fldCharType="begin"/>
      </w:r>
      <w:r w:rsidR="00F804CF">
        <w:rPr>
          <w:rFonts w:ascii="Times New Roman" w:eastAsia="Times New Roman" w:hAnsi="Times New Roman" w:cs="Times New Roman"/>
          <w:color w:val="000000" w:themeColor="text1"/>
          <w:sz w:val="24"/>
          <w:szCs w:val="24"/>
          <w:lang w:eastAsia="de-DE"/>
        </w:rPr>
        <w:instrText xml:space="preserve"> ADDIN ZOTERO_ITEM CSL_CITATION {"citationID":"pv3n4Lwj","properties":{"formattedCitation":"(Wickham, 2016)","plainCitation":"(Wickham, 2016)","noteIndex":0},"citationItems":[{"id":871,"uris":["http://zotero.org/groups/5349517/items/WGTXRE7C"],"itemData":{"id":871,"type":"book","note":"DOI: 10.1007/978-0-387-98141-3","publisher":"Springer-Verlag New York","title":"ggplot2: Elegant Graphics for Data Analysis","author":[{"family":"Wickham","given":"H."}],"issued":{"date-parts":[["2016"]]}}}],"schema":"https://github.com/citation-style-language/schema/raw/master/csl-citation.json"} </w:instrText>
      </w:r>
      <w:r w:rsidR="00F804CF">
        <w:rPr>
          <w:rFonts w:ascii="Times New Roman" w:eastAsia="Times New Roman" w:hAnsi="Times New Roman" w:cs="Times New Roman"/>
          <w:color w:val="000000" w:themeColor="text1"/>
          <w:sz w:val="24"/>
          <w:szCs w:val="24"/>
          <w:lang w:eastAsia="de-DE"/>
        </w:rPr>
        <w:fldChar w:fldCharType="separate"/>
      </w:r>
      <w:r w:rsidR="00F804CF" w:rsidRPr="00F804CF">
        <w:rPr>
          <w:rFonts w:ascii="Times New Roman" w:hAnsi="Times New Roman" w:cs="Times New Roman"/>
          <w:sz w:val="24"/>
        </w:rPr>
        <w:t>(Wickham, 2016)</w:t>
      </w:r>
      <w:r w:rsidR="00F804CF">
        <w:rPr>
          <w:rFonts w:ascii="Times New Roman" w:eastAsia="Times New Roman" w:hAnsi="Times New Roman" w:cs="Times New Roman"/>
          <w:color w:val="000000" w:themeColor="text1"/>
          <w:sz w:val="24"/>
          <w:szCs w:val="24"/>
          <w:lang w:eastAsia="de-DE"/>
        </w:rPr>
        <w:fldChar w:fldCharType="end"/>
      </w:r>
      <w:r w:rsidR="00F804CF">
        <w:rPr>
          <w:rFonts w:ascii="Times New Roman" w:eastAsia="Times New Roman" w:hAnsi="Times New Roman" w:cs="Times New Roman"/>
          <w:color w:val="000000" w:themeColor="text1"/>
          <w:sz w:val="24"/>
          <w:szCs w:val="24"/>
          <w:lang w:eastAsia="de-DE"/>
        </w:rPr>
        <w:t>.</w:t>
      </w:r>
      <w:r w:rsidR="00B3428F">
        <w:rPr>
          <w:rFonts w:ascii="Times New Roman" w:eastAsia="Times New Roman" w:hAnsi="Times New Roman" w:cs="Times New Roman"/>
          <w:color w:val="000000" w:themeColor="text1"/>
          <w:sz w:val="24"/>
          <w:szCs w:val="24"/>
          <w:lang w:eastAsia="de-DE"/>
        </w:rPr>
        <w:t xml:space="preserve"> </w:t>
      </w:r>
    </w:p>
    <w:p w14:paraId="1205B4F9" w14:textId="5651C67F" w:rsidR="0009048A" w:rsidRPr="0009048A" w:rsidRDefault="0009048A" w:rsidP="0009048A">
      <w:pPr>
        <w:spacing w:before="120" w:after="240"/>
        <w:rPr>
          <w:rFonts w:ascii="Times New Roman" w:eastAsia="Times New Roman" w:hAnsi="Times New Roman" w:cs="Times New Roman"/>
          <w:color w:val="000000" w:themeColor="text1"/>
          <w:sz w:val="24"/>
          <w:szCs w:val="24"/>
          <w:lang w:eastAsia="de-DE"/>
        </w:rPr>
      </w:pPr>
      <w:r w:rsidRPr="0009048A">
        <w:rPr>
          <w:rFonts w:ascii="Times New Roman" w:eastAsia="Times New Roman" w:hAnsi="Times New Roman" w:cs="Times New Roman"/>
          <w:color w:val="000000" w:themeColor="text1"/>
          <w:sz w:val="24"/>
          <w:szCs w:val="24"/>
          <w:lang w:eastAsia="de-DE"/>
        </w:rPr>
        <w:lastRenderedPageBreak/>
        <w:t xml:space="preserve">To examine teachers’ visual attention </w:t>
      </w:r>
      <w:r w:rsidR="00E15661">
        <w:rPr>
          <w:rFonts w:ascii="Times New Roman" w:eastAsia="Times New Roman" w:hAnsi="Times New Roman" w:cs="Times New Roman"/>
          <w:color w:val="000000" w:themeColor="text1"/>
          <w:sz w:val="24"/>
          <w:szCs w:val="24"/>
          <w:lang w:eastAsia="de-DE"/>
        </w:rPr>
        <w:t>distribution</w:t>
      </w:r>
      <w:r w:rsidRPr="0009048A">
        <w:rPr>
          <w:rFonts w:ascii="Times New Roman" w:eastAsia="Times New Roman" w:hAnsi="Times New Roman" w:cs="Times New Roman"/>
          <w:color w:val="000000" w:themeColor="text1"/>
          <w:sz w:val="24"/>
          <w:szCs w:val="24"/>
          <w:lang w:eastAsia="de-DE"/>
        </w:rPr>
        <w:t xml:space="preserve"> (Aim 1), fixation durations</w:t>
      </w:r>
      <w:r w:rsidRPr="004512FF">
        <w:rPr>
          <w:rStyle w:val="Funotenzeichen"/>
        </w:rPr>
        <w:footnoteReference w:id="4"/>
      </w:r>
      <w:r w:rsidRPr="00F30EEC">
        <w:rPr>
          <w:rFonts w:ascii="Times New Roman" w:eastAsia="Times New Roman" w:hAnsi="Times New Roman" w:cs="Times New Roman"/>
          <w:color w:val="000000" w:themeColor="text1"/>
          <w:sz w:val="24"/>
          <w:szCs w:val="24"/>
          <w:lang w:eastAsia="de-DE"/>
        </w:rPr>
        <w:t xml:space="preserve"> </w:t>
      </w:r>
      <w:r w:rsidRPr="0009048A">
        <w:rPr>
          <w:rFonts w:ascii="Times New Roman" w:eastAsia="Times New Roman" w:hAnsi="Times New Roman" w:cs="Times New Roman"/>
          <w:color w:val="000000" w:themeColor="text1"/>
          <w:sz w:val="24"/>
          <w:szCs w:val="24"/>
          <w:lang w:eastAsia="de-DE"/>
        </w:rPr>
        <w:t xml:space="preserve">for different AOI (e.g., </w:t>
      </w:r>
      <w:r>
        <w:rPr>
          <w:rFonts w:ascii="Times New Roman" w:eastAsia="Times New Roman" w:hAnsi="Times New Roman" w:cs="Times New Roman"/>
          <w:color w:val="000000" w:themeColor="text1"/>
          <w:sz w:val="24"/>
          <w:szCs w:val="24"/>
          <w:lang w:eastAsia="de-DE"/>
        </w:rPr>
        <w:t>s</w:t>
      </w:r>
      <w:r w:rsidRPr="0009048A">
        <w:rPr>
          <w:rFonts w:ascii="Times New Roman" w:eastAsia="Times New Roman" w:hAnsi="Times New Roman" w:cs="Times New Roman"/>
          <w:color w:val="000000" w:themeColor="text1"/>
          <w:sz w:val="24"/>
          <w:szCs w:val="24"/>
          <w:lang w:eastAsia="de-DE"/>
        </w:rPr>
        <w:t xml:space="preserve">tudents, </w:t>
      </w:r>
      <w:r>
        <w:rPr>
          <w:rFonts w:ascii="Times New Roman" w:eastAsia="Times New Roman" w:hAnsi="Times New Roman" w:cs="Times New Roman"/>
          <w:color w:val="000000" w:themeColor="text1"/>
          <w:sz w:val="24"/>
          <w:szCs w:val="24"/>
          <w:lang w:eastAsia="de-DE"/>
        </w:rPr>
        <w:t>d</w:t>
      </w:r>
      <w:r w:rsidRPr="0009048A">
        <w:rPr>
          <w:rFonts w:ascii="Times New Roman" w:eastAsia="Times New Roman" w:hAnsi="Times New Roman" w:cs="Times New Roman"/>
          <w:color w:val="000000" w:themeColor="text1"/>
          <w:sz w:val="24"/>
          <w:szCs w:val="24"/>
          <w:lang w:eastAsia="de-DE"/>
        </w:rPr>
        <w:t xml:space="preserve">isruptive </w:t>
      </w:r>
      <w:r>
        <w:rPr>
          <w:rFonts w:ascii="Times New Roman" w:eastAsia="Times New Roman" w:hAnsi="Times New Roman" w:cs="Times New Roman"/>
          <w:color w:val="000000" w:themeColor="text1"/>
          <w:sz w:val="24"/>
          <w:szCs w:val="24"/>
          <w:lang w:eastAsia="de-DE"/>
        </w:rPr>
        <w:t>s</w:t>
      </w:r>
      <w:r w:rsidRPr="0009048A">
        <w:rPr>
          <w:rFonts w:ascii="Times New Roman" w:eastAsia="Times New Roman" w:hAnsi="Times New Roman" w:cs="Times New Roman"/>
          <w:color w:val="000000" w:themeColor="text1"/>
          <w:sz w:val="24"/>
          <w:szCs w:val="24"/>
          <w:lang w:eastAsia="de-DE"/>
        </w:rPr>
        <w:t xml:space="preserve">tudent, </w:t>
      </w:r>
      <w:r>
        <w:rPr>
          <w:rFonts w:ascii="Times New Roman" w:eastAsia="Times New Roman" w:hAnsi="Times New Roman" w:cs="Times New Roman"/>
          <w:color w:val="000000" w:themeColor="text1"/>
          <w:sz w:val="24"/>
          <w:szCs w:val="24"/>
          <w:lang w:eastAsia="de-DE"/>
        </w:rPr>
        <w:t>t</w:t>
      </w:r>
      <w:r w:rsidRPr="0009048A">
        <w:rPr>
          <w:rFonts w:ascii="Times New Roman" w:eastAsia="Times New Roman" w:hAnsi="Times New Roman" w:cs="Times New Roman"/>
          <w:color w:val="000000" w:themeColor="text1"/>
          <w:sz w:val="24"/>
          <w:szCs w:val="24"/>
          <w:lang w:eastAsia="de-DE"/>
        </w:rPr>
        <w:t xml:space="preserve">eacher </w:t>
      </w:r>
      <w:r>
        <w:rPr>
          <w:rFonts w:ascii="Times New Roman" w:eastAsia="Times New Roman" w:hAnsi="Times New Roman" w:cs="Times New Roman"/>
          <w:color w:val="000000" w:themeColor="text1"/>
          <w:sz w:val="24"/>
          <w:szCs w:val="24"/>
          <w:lang w:eastAsia="de-DE"/>
        </w:rPr>
        <w:t>m</w:t>
      </w:r>
      <w:r w:rsidRPr="0009048A">
        <w:rPr>
          <w:rFonts w:ascii="Times New Roman" w:eastAsia="Times New Roman" w:hAnsi="Times New Roman" w:cs="Times New Roman"/>
          <w:color w:val="000000" w:themeColor="text1"/>
          <w:sz w:val="24"/>
          <w:szCs w:val="24"/>
          <w:lang w:eastAsia="de-DE"/>
        </w:rPr>
        <w:t xml:space="preserve">aterial) were analyzed descriptively. Mean proportions were compared between experienced and inexperienced teachers using independent-sample </w:t>
      </w:r>
      <w:r w:rsidRPr="0009048A">
        <w:rPr>
          <w:rFonts w:ascii="Times New Roman" w:eastAsia="Times New Roman" w:hAnsi="Times New Roman" w:cs="Times New Roman"/>
          <w:i/>
          <w:iCs/>
          <w:color w:val="000000" w:themeColor="text1"/>
          <w:sz w:val="24"/>
          <w:szCs w:val="24"/>
          <w:lang w:eastAsia="de-DE"/>
        </w:rPr>
        <w:t>t</w:t>
      </w:r>
      <w:r w:rsidRPr="0009048A">
        <w:rPr>
          <w:rFonts w:ascii="Times New Roman" w:eastAsia="Times New Roman" w:hAnsi="Times New Roman" w:cs="Times New Roman"/>
          <w:color w:val="000000" w:themeColor="text1"/>
          <w:sz w:val="24"/>
          <w:szCs w:val="24"/>
          <w:lang w:eastAsia="de-DE"/>
        </w:rPr>
        <w:t>-tests</w:t>
      </w:r>
      <w:r>
        <w:rPr>
          <w:rFonts w:ascii="Times New Roman" w:eastAsia="Times New Roman" w:hAnsi="Times New Roman" w:cs="Times New Roman"/>
          <w:color w:val="000000" w:themeColor="text1"/>
          <w:sz w:val="24"/>
          <w:szCs w:val="24"/>
          <w:lang w:eastAsia="de-DE"/>
        </w:rPr>
        <w:t xml:space="preserve">, </w:t>
      </w:r>
      <w:r w:rsidRPr="00F30EEC">
        <w:rPr>
          <w:rFonts w:ascii="Times New Roman" w:eastAsia="Times New Roman" w:hAnsi="Times New Roman" w:cs="Times New Roman"/>
          <w:color w:val="000000" w:themeColor="text1"/>
          <w:sz w:val="24"/>
          <w:szCs w:val="24"/>
          <w:lang w:eastAsia="de-DE"/>
        </w:rPr>
        <w:t xml:space="preserve">with effect sizes reported as Cohen’s </w:t>
      </w:r>
      <w:r w:rsidRPr="00F30EEC">
        <w:rPr>
          <w:rFonts w:ascii="Times New Roman" w:eastAsia="Times New Roman" w:hAnsi="Times New Roman" w:cs="Times New Roman"/>
          <w:i/>
          <w:iCs/>
          <w:color w:val="000000" w:themeColor="text1"/>
          <w:sz w:val="24"/>
          <w:szCs w:val="24"/>
          <w:lang w:eastAsia="de-DE"/>
        </w:rPr>
        <w:t>d</w:t>
      </w:r>
      <w:r w:rsidRPr="00F30EEC">
        <w:rPr>
          <w:rFonts w:ascii="Times New Roman" w:eastAsia="Times New Roman" w:hAnsi="Times New Roman" w:cs="Times New Roman"/>
          <w:color w:val="000000" w:themeColor="text1"/>
          <w:sz w:val="24"/>
          <w:szCs w:val="24"/>
          <w:lang w:eastAsia="de-DE"/>
        </w:rPr>
        <w:t xml:space="preserve"> </w:t>
      </w:r>
      <w:r w:rsidRPr="00F30EEC">
        <w:rPr>
          <w:rFonts w:ascii="Times New Roman" w:eastAsia="Times New Roman" w:hAnsi="Times New Roman" w:cs="Times New Roman"/>
          <w:color w:val="000000" w:themeColor="text1"/>
          <w:sz w:val="24"/>
          <w:szCs w:val="24"/>
          <w:lang w:eastAsia="de-DE"/>
        </w:rPr>
        <w:fldChar w:fldCharType="begin"/>
      </w:r>
      <w:r w:rsidRPr="00F30EEC">
        <w:rPr>
          <w:rFonts w:ascii="Times New Roman" w:eastAsia="Times New Roman" w:hAnsi="Times New Roman" w:cs="Times New Roman"/>
          <w:color w:val="000000" w:themeColor="text1"/>
          <w:sz w:val="24"/>
          <w:szCs w:val="24"/>
          <w:lang w:eastAsia="de-DE"/>
        </w:rPr>
        <w:instrText xml:space="preserve"> ADDIN ZOTERO_ITEM CSL_CITATION {"citationID":"eLszyeRM","properties":{"formattedCitation":"(Cohen, 1988)","plainCitation":"(Cohen, 1988)","noteIndex":0},"citationItems":[{"id":800,"uris":["http://zotero.org/groups/5349517/items/H4ITUS4S"],"itemData":{"id":800,"type":"article-journal","container-title":"NY: Lawrence Erlbaum","issue":"1","page":"7–19","title":"Statistical power for the behavioural sciences. Hilsdale","volume":"58","author":[{"family":"Cohen","given":"J."}],"issued":{"date-parts":[["1988"]]}}}],"schema":"https://github.com/citation-style-language/schema/raw/master/csl-citation.json"} </w:instrText>
      </w:r>
      <w:r w:rsidRPr="00F30EEC">
        <w:rPr>
          <w:rFonts w:ascii="Times New Roman" w:eastAsia="Times New Roman" w:hAnsi="Times New Roman" w:cs="Times New Roman"/>
          <w:color w:val="000000" w:themeColor="text1"/>
          <w:sz w:val="24"/>
          <w:szCs w:val="24"/>
          <w:lang w:eastAsia="de-DE"/>
        </w:rPr>
        <w:fldChar w:fldCharType="separate"/>
      </w:r>
      <w:r w:rsidRPr="00F30EEC">
        <w:rPr>
          <w:rFonts w:ascii="Times New Roman" w:eastAsia="Times New Roman" w:hAnsi="Times New Roman" w:cs="Times New Roman"/>
          <w:color w:val="000000" w:themeColor="text1"/>
          <w:sz w:val="24"/>
          <w:szCs w:val="24"/>
          <w:lang w:eastAsia="de-DE"/>
        </w:rPr>
        <w:t>(Cohen, 1988)</w:t>
      </w:r>
      <w:r w:rsidRPr="00F30EEC">
        <w:rPr>
          <w:rFonts w:ascii="Times New Roman" w:eastAsia="Times New Roman" w:hAnsi="Times New Roman" w:cs="Times New Roman"/>
          <w:color w:val="000000" w:themeColor="text1"/>
          <w:sz w:val="24"/>
          <w:szCs w:val="24"/>
          <w:lang w:eastAsia="de-DE"/>
        </w:rPr>
        <w:fldChar w:fldCharType="end"/>
      </w:r>
      <w:r w:rsidRPr="00F30EEC">
        <w:rPr>
          <w:rFonts w:ascii="Times New Roman" w:eastAsia="Times New Roman" w:hAnsi="Times New Roman" w:cs="Times New Roman"/>
          <w:color w:val="000000" w:themeColor="text1"/>
          <w:sz w:val="24"/>
          <w:szCs w:val="24"/>
          <w:lang w:eastAsia="de-DE"/>
        </w:rPr>
        <w:t>.</w:t>
      </w:r>
    </w:p>
    <w:p w14:paraId="7FFC775D" w14:textId="2F8D6037" w:rsidR="0009048A" w:rsidRPr="0009048A" w:rsidRDefault="0009048A" w:rsidP="0009048A">
      <w:pPr>
        <w:spacing w:before="120" w:after="240"/>
        <w:rPr>
          <w:rFonts w:ascii="Times New Roman" w:eastAsia="Times New Roman" w:hAnsi="Times New Roman" w:cs="Times New Roman"/>
          <w:color w:val="000000" w:themeColor="text1"/>
          <w:sz w:val="24"/>
          <w:szCs w:val="24"/>
          <w:lang w:eastAsia="de-DE"/>
        </w:rPr>
      </w:pPr>
      <w:r w:rsidRPr="0009048A">
        <w:rPr>
          <w:rFonts w:ascii="Times New Roman" w:eastAsia="Times New Roman" w:hAnsi="Times New Roman" w:cs="Times New Roman"/>
          <w:color w:val="000000" w:themeColor="text1"/>
          <w:sz w:val="24"/>
          <w:szCs w:val="24"/>
          <w:lang w:eastAsia="de-DE"/>
        </w:rPr>
        <w:t>To assess differences in gaze behavior related to noticing abilities (Aim 2), we calculated the GRI</w:t>
      </w:r>
      <w:r w:rsidR="00E72780">
        <w:rPr>
          <w:rFonts w:ascii="Times New Roman" w:eastAsia="Times New Roman" w:hAnsi="Times New Roman" w:cs="Times New Roman"/>
          <w:color w:val="000000" w:themeColor="text1"/>
          <w:sz w:val="24"/>
          <w:szCs w:val="24"/>
          <w:lang w:eastAsia="de-DE"/>
        </w:rPr>
        <w:t xml:space="preserve"> during the micro-teaching unit</w:t>
      </w:r>
      <w:r w:rsidRPr="0009048A">
        <w:rPr>
          <w:rFonts w:ascii="Times New Roman" w:eastAsia="Times New Roman" w:hAnsi="Times New Roman" w:cs="Times New Roman"/>
          <w:color w:val="000000" w:themeColor="text1"/>
          <w:sz w:val="24"/>
          <w:szCs w:val="24"/>
          <w:lang w:eastAsia="de-DE"/>
        </w:rPr>
        <w:t xml:space="preserve">, </w:t>
      </w:r>
      <w:r w:rsidR="00DF3446" w:rsidRPr="00DF3446">
        <w:rPr>
          <w:rFonts w:ascii="Times New Roman" w:eastAsia="Times New Roman" w:hAnsi="Times New Roman" w:cs="Times New Roman"/>
          <w:color w:val="000000" w:themeColor="text1"/>
          <w:sz w:val="24"/>
          <w:szCs w:val="24"/>
          <w:lang w:eastAsia="de-DE"/>
        </w:rPr>
        <w:t>fixation number per minute</w:t>
      </w:r>
      <w:r w:rsidR="00DF3446" w:rsidRPr="00DF3446">
        <w:rPr>
          <w:rFonts w:ascii="Times New Roman" w:eastAsia="Times New Roman" w:hAnsi="Times New Roman" w:cs="Times New Roman"/>
          <w:b/>
          <w:bCs/>
          <w:color w:val="000000" w:themeColor="text1"/>
          <w:sz w:val="24"/>
          <w:szCs w:val="24"/>
          <w:lang w:eastAsia="de-DE"/>
        </w:rPr>
        <w:t xml:space="preserve"> </w:t>
      </w:r>
      <w:r w:rsidR="00DF3446" w:rsidRPr="00DF3446">
        <w:rPr>
          <w:rFonts w:ascii="Times New Roman" w:eastAsia="Times New Roman" w:hAnsi="Times New Roman" w:cs="Times New Roman"/>
          <w:color w:val="000000" w:themeColor="text1"/>
          <w:sz w:val="24"/>
          <w:szCs w:val="24"/>
          <w:lang w:eastAsia="de-DE"/>
        </w:rPr>
        <w:t xml:space="preserve">on AOI </w:t>
      </w:r>
      <w:r w:rsidR="00DF3446" w:rsidRPr="00DF3446">
        <w:rPr>
          <w:rFonts w:ascii="Times New Roman" w:eastAsia="Times New Roman" w:hAnsi="Times New Roman" w:cs="Times New Roman"/>
          <w:i/>
          <w:iCs/>
          <w:color w:val="000000" w:themeColor="text1"/>
          <w:sz w:val="24"/>
          <w:szCs w:val="24"/>
          <w:lang w:eastAsia="de-DE"/>
        </w:rPr>
        <w:t>students</w:t>
      </w:r>
      <w:r w:rsidRPr="0009048A">
        <w:rPr>
          <w:rFonts w:ascii="Times New Roman" w:eastAsia="Times New Roman" w:hAnsi="Times New Roman" w:cs="Times New Roman"/>
          <w:color w:val="000000" w:themeColor="text1"/>
          <w:sz w:val="24"/>
          <w:szCs w:val="24"/>
          <w:lang w:eastAsia="de-DE"/>
        </w:rPr>
        <w:t xml:space="preserve">, and TTFF on </w:t>
      </w:r>
      <w:r w:rsidR="00E72780">
        <w:rPr>
          <w:rFonts w:ascii="Times New Roman" w:eastAsia="Times New Roman" w:hAnsi="Times New Roman" w:cs="Times New Roman"/>
          <w:color w:val="000000" w:themeColor="text1"/>
          <w:sz w:val="24"/>
          <w:szCs w:val="24"/>
          <w:lang w:eastAsia="de-DE"/>
        </w:rPr>
        <w:t xml:space="preserve">AOI </w:t>
      </w:r>
      <w:r w:rsidRPr="0009048A">
        <w:rPr>
          <w:rFonts w:ascii="Times New Roman" w:eastAsia="Times New Roman" w:hAnsi="Times New Roman" w:cs="Times New Roman"/>
          <w:i/>
          <w:iCs/>
          <w:color w:val="000000" w:themeColor="text1"/>
          <w:sz w:val="24"/>
          <w:szCs w:val="24"/>
          <w:lang w:eastAsia="de-DE"/>
        </w:rPr>
        <w:t>disruptive student</w:t>
      </w:r>
      <w:r w:rsidRPr="0009048A">
        <w:rPr>
          <w:rFonts w:ascii="Times New Roman" w:eastAsia="Times New Roman" w:hAnsi="Times New Roman" w:cs="Times New Roman"/>
          <w:color w:val="000000" w:themeColor="text1"/>
          <w:sz w:val="24"/>
          <w:szCs w:val="24"/>
          <w:lang w:eastAsia="de-DE"/>
        </w:rPr>
        <w:t>. Group differences were tested with t-tests, and effect sizes were reported.</w:t>
      </w:r>
    </w:p>
    <w:p w14:paraId="137C32DC" w14:textId="77777777" w:rsidR="0009048A" w:rsidRPr="0009048A" w:rsidRDefault="0009048A" w:rsidP="0009048A">
      <w:pPr>
        <w:spacing w:before="120" w:after="240"/>
        <w:rPr>
          <w:rFonts w:ascii="Times New Roman" w:eastAsia="Times New Roman" w:hAnsi="Times New Roman" w:cs="Times New Roman"/>
          <w:color w:val="000000" w:themeColor="text1"/>
          <w:sz w:val="24"/>
          <w:szCs w:val="24"/>
          <w:lang w:eastAsia="de-DE"/>
        </w:rPr>
      </w:pPr>
      <w:r w:rsidRPr="0009048A">
        <w:rPr>
          <w:rFonts w:ascii="Times New Roman" w:eastAsia="Times New Roman" w:hAnsi="Times New Roman" w:cs="Times New Roman"/>
          <w:color w:val="000000" w:themeColor="text1"/>
          <w:sz w:val="24"/>
          <w:szCs w:val="24"/>
          <w:lang w:eastAsia="de-DE"/>
        </w:rPr>
        <w:t>To investigate how disruption type affects noticing speed (Aim 3), a 2 × 3 repeated-measures ANOVA was conducted, with expertise (experienced vs. inexperienced teachers) as a between-subject factor and disruption type (verbal, physical, lack of eagerness) as a within-subject factor. Bonferroni-adjusted post-hoc comparisons were performed for significant effects.</w:t>
      </w:r>
    </w:p>
    <w:p w14:paraId="1EB7D001" w14:textId="27235690" w:rsidR="0009048A" w:rsidRPr="0009048A" w:rsidRDefault="0009048A" w:rsidP="0009048A">
      <w:pPr>
        <w:spacing w:before="120" w:after="240"/>
        <w:rPr>
          <w:rFonts w:ascii="Times New Roman" w:eastAsia="Times New Roman" w:hAnsi="Times New Roman" w:cs="Times New Roman"/>
          <w:color w:val="000000" w:themeColor="text1"/>
          <w:sz w:val="24"/>
          <w:szCs w:val="24"/>
          <w:lang w:eastAsia="de-DE"/>
        </w:rPr>
      </w:pPr>
      <w:r w:rsidRPr="0009048A">
        <w:rPr>
          <w:rFonts w:ascii="Times New Roman" w:eastAsia="Times New Roman" w:hAnsi="Times New Roman" w:cs="Times New Roman"/>
          <w:color w:val="000000" w:themeColor="text1"/>
          <w:sz w:val="24"/>
          <w:szCs w:val="24"/>
          <w:lang w:eastAsia="de-DE"/>
        </w:rPr>
        <w:t xml:space="preserve">To examine classroom management differences (Aim 4), independent-sample </w:t>
      </w:r>
      <w:r w:rsidRPr="0009048A">
        <w:rPr>
          <w:rFonts w:ascii="Times New Roman" w:eastAsia="Times New Roman" w:hAnsi="Times New Roman" w:cs="Times New Roman"/>
          <w:i/>
          <w:iCs/>
          <w:color w:val="000000" w:themeColor="text1"/>
          <w:sz w:val="24"/>
          <w:szCs w:val="24"/>
          <w:lang w:eastAsia="de-DE"/>
        </w:rPr>
        <w:t>t</w:t>
      </w:r>
      <w:r w:rsidRPr="0009048A">
        <w:rPr>
          <w:rFonts w:ascii="Times New Roman" w:eastAsia="Times New Roman" w:hAnsi="Times New Roman" w:cs="Times New Roman"/>
          <w:color w:val="000000" w:themeColor="text1"/>
          <w:sz w:val="24"/>
          <w:szCs w:val="24"/>
          <w:lang w:eastAsia="de-DE"/>
        </w:rPr>
        <w:t>-tests compared self-</w:t>
      </w:r>
      <w:r w:rsidR="000000F8">
        <w:rPr>
          <w:rFonts w:ascii="Times New Roman" w:eastAsia="Times New Roman" w:hAnsi="Times New Roman" w:cs="Times New Roman"/>
          <w:color w:val="000000" w:themeColor="text1"/>
          <w:sz w:val="24"/>
          <w:szCs w:val="24"/>
          <w:lang w:eastAsia="de-DE"/>
        </w:rPr>
        <w:t>evaluated</w:t>
      </w:r>
      <w:r w:rsidRPr="0009048A">
        <w:rPr>
          <w:rFonts w:ascii="Times New Roman" w:eastAsia="Times New Roman" w:hAnsi="Times New Roman" w:cs="Times New Roman"/>
          <w:color w:val="000000" w:themeColor="text1"/>
          <w:sz w:val="24"/>
          <w:szCs w:val="24"/>
          <w:lang w:eastAsia="de-DE"/>
        </w:rPr>
        <w:t xml:space="preserve"> </w:t>
      </w:r>
      <w:r w:rsidR="000000F8">
        <w:rPr>
          <w:rFonts w:ascii="Times New Roman" w:eastAsia="Times New Roman" w:hAnsi="Times New Roman" w:cs="Times New Roman"/>
          <w:color w:val="000000" w:themeColor="text1"/>
          <w:sz w:val="24"/>
          <w:szCs w:val="24"/>
          <w:lang w:eastAsia="de-DE"/>
        </w:rPr>
        <w:t>classroom</w:t>
      </w:r>
      <w:r w:rsidRPr="0009048A">
        <w:rPr>
          <w:rFonts w:ascii="Times New Roman" w:eastAsia="Times New Roman" w:hAnsi="Times New Roman" w:cs="Times New Roman"/>
          <w:color w:val="000000" w:themeColor="text1"/>
          <w:sz w:val="24"/>
          <w:szCs w:val="24"/>
          <w:lang w:eastAsia="de-DE"/>
        </w:rPr>
        <w:t xml:space="preserve"> management, disruptiveness</w:t>
      </w:r>
      <w:r w:rsidR="00FD1BD6">
        <w:rPr>
          <w:rFonts w:ascii="Times New Roman" w:eastAsia="Times New Roman" w:hAnsi="Times New Roman" w:cs="Times New Roman"/>
          <w:color w:val="000000" w:themeColor="text1"/>
          <w:sz w:val="24"/>
          <w:szCs w:val="24"/>
          <w:lang w:eastAsia="de-DE"/>
        </w:rPr>
        <w:t xml:space="preserve"> and </w:t>
      </w:r>
      <w:r w:rsidRPr="0009048A">
        <w:rPr>
          <w:rFonts w:ascii="Times New Roman" w:eastAsia="Times New Roman" w:hAnsi="Times New Roman" w:cs="Times New Roman"/>
          <w:color w:val="000000" w:themeColor="text1"/>
          <w:sz w:val="24"/>
          <w:szCs w:val="24"/>
          <w:lang w:eastAsia="de-DE"/>
        </w:rPr>
        <w:t xml:space="preserve">confidence </w:t>
      </w:r>
      <w:r w:rsidR="00FD1BD6">
        <w:rPr>
          <w:rFonts w:ascii="Times New Roman" w:eastAsia="Times New Roman" w:hAnsi="Times New Roman" w:cs="Times New Roman"/>
          <w:color w:val="000000" w:themeColor="text1"/>
          <w:sz w:val="24"/>
          <w:szCs w:val="24"/>
          <w:lang w:eastAsia="de-DE"/>
        </w:rPr>
        <w:t>ratings</w:t>
      </w:r>
      <w:r w:rsidRPr="0009048A">
        <w:rPr>
          <w:rFonts w:ascii="Times New Roman" w:eastAsia="Times New Roman" w:hAnsi="Times New Roman" w:cs="Times New Roman"/>
          <w:color w:val="000000" w:themeColor="text1"/>
          <w:sz w:val="24"/>
          <w:szCs w:val="24"/>
          <w:lang w:eastAsia="de-DE"/>
        </w:rPr>
        <w:t>, and strategic knowledge.</w:t>
      </w:r>
    </w:p>
    <w:p w14:paraId="00D42F46" w14:textId="567ED098" w:rsidR="0009048A" w:rsidRDefault="0009048A" w:rsidP="0004230D">
      <w:pPr>
        <w:spacing w:before="120" w:after="240"/>
        <w:rPr>
          <w:rFonts w:ascii="Times New Roman" w:eastAsia="Times New Roman" w:hAnsi="Times New Roman" w:cs="Times New Roman"/>
          <w:color w:val="000000" w:themeColor="text1"/>
          <w:sz w:val="24"/>
          <w:szCs w:val="24"/>
          <w:lang w:eastAsia="de-DE"/>
        </w:rPr>
      </w:pPr>
      <w:r w:rsidRPr="0009048A">
        <w:rPr>
          <w:rFonts w:ascii="Times New Roman" w:eastAsia="Times New Roman" w:hAnsi="Times New Roman" w:cs="Times New Roman"/>
          <w:color w:val="000000" w:themeColor="text1"/>
          <w:sz w:val="24"/>
          <w:szCs w:val="24"/>
          <w:lang w:eastAsia="de-DE"/>
        </w:rPr>
        <w:t xml:space="preserve">Finally, to explore the relationship between gaze behavior and classroom management (Aim 5), Pearson correlations were computed between gaze efficiency metrics (GRI, </w:t>
      </w:r>
      <w:r w:rsidR="00B42B8C" w:rsidRPr="00B42B8C">
        <w:rPr>
          <w:rFonts w:ascii="Times New Roman" w:eastAsia="Times New Roman" w:hAnsi="Times New Roman" w:cs="Times New Roman"/>
          <w:color w:val="000000" w:themeColor="text1"/>
          <w:sz w:val="24"/>
          <w:szCs w:val="24"/>
          <w:lang w:eastAsia="de-DE"/>
        </w:rPr>
        <w:t>fixation number per minute</w:t>
      </w:r>
      <w:r w:rsidR="00B42B8C" w:rsidRPr="00B42B8C">
        <w:rPr>
          <w:rFonts w:ascii="Times New Roman" w:eastAsia="Times New Roman" w:hAnsi="Times New Roman" w:cs="Times New Roman"/>
          <w:b/>
          <w:bCs/>
          <w:color w:val="000000" w:themeColor="text1"/>
          <w:sz w:val="24"/>
          <w:szCs w:val="24"/>
          <w:lang w:eastAsia="de-DE"/>
        </w:rPr>
        <w:t xml:space="preserve"> </w:t>
      </w:r>
      <w:r w:rsidR="00B42B8C" w:rsidRPr="00B35097">
        <w:rPr>
          <w:rFonts w:ascii="Times New Roman" w:eastAsia="Times New Roman" w:hAnsi="Times New Roman" w:cs="Times New Roman"/>
          <w:color w:val="000000" w:themeColor="text1"/>
          <w:sz w:val="24"/>
          <w:szCs w:val="24"/>
          <w:lang w:eastAsia="de-DE"/>
        </w:rPr>
        <w:t xml:space="preserve">on AOI </w:t>
      </w:r>
      <w:r w:rsidR="00B35097" w:rsidRPr="00B35097">
        <w:rPr>
          <w:rFonts w:ascii="Times New Roman" w:eastAsia="Times New Roman" w:hAnsi="Times New Roman" w:cs="Times New Roman"/>
          <w:i/>
          <w:iCs/>
          <w:color w:val="000000" w:themeColor="text1"/>
          <w:sz w:val="24"/>
          <w:szCs w:val="24"/>
          <w:lang w:eastAsia="de-DE"/>
        </w:rPr>
        <w:t>students</w:t>
      </w:r>
      <w:r w:rsidRPr="0009048A">
        <w:rPr>
          <w:rFonts w:ascii="Times New Roman" w:eastAsia="Times New Roman" w:hAnsi="Times New Roman" w:cs="Times New Roman"/>
          <w:color w:val="000000" w:themeColor="text1"/>
          <w:sz w:val="24"/>
          <w:szCs w:val="24"/>
          <w:lang w:eastAsia="de-DE"/>
        </w:rPr>
        <w:t>, TTFF</w:t>
      </w:r>
      <w:r w:rsidR="00B35097">
        <w:rPr>
          <w:rFonts w:ascii="Times New Roman" w:eastAsia="Times New Roman" w:hAnsi="Times New Roman" w:cs="Times New Roman"/>
          <w:color w:val="000000" w:themeColor="text1"/>
          <w:sz w:val="24"/>
          <w:szCs w:val="24"/>
          <w:lang w:eastAsia="de-DE"/>
        </w:rPr>
        <w:t xml:space="preserve"> on AOI </w:t>
      </w:r>
      <w:r w:rsidR="00B35097" w:rsidRPr="00B35097">
        <w:rPr>
          <w:rFonts w:ascii="Times New Roman" w:eastAsia="Times New Roman" w:hAnsi="Times New Roman" w:cs="Times New Roman"/>
          <w:i/>
          <w:iCs/>
          <w:color w:val="000000" w:themeColor="text1"/>
          <w:sz w:val="24"/>
          <w:szCs w:val="24"/>
          <w:lang w:eastAsia="de-DE"/>
        </w:rPr>
        <w:t>disruptive student</w:t>
      </w:r>
      <w:r w:rsidRPr="0009048A">
        <w:rPr>
          <w:rFonts w:ascii="Times New Roman" w:eastAsia="Times New Roman" w:hAnsi="Times New Roman" w:cs="Times New Roman"/>
          <w:color w:val="000000" w:themeColor="text1"/>
          <w:sz w:val="24"/>
          <w:szCs w:val="24"/>
          <w:lang w:eastAsia="de-DE"/>
        </w:rPr>
        <w:t xml:space="preserve">) and classroom </w:t>
      </w:r>
      <w:r w:rsidRPr="0009048A">
        <w:rPr>
          <w:rFonts w:ascii="Times New Roman" w:eastAsia="Times New Roman" w:hAnsi="Times New Roman" w:cs="Times New Roman"/>
          <w:color w:val="000000" w:themeColor="text1"/>
          <w:sz w:val="24"/>
          <w:szCs w:val="24"/>
          <w:lang w:eastAsia="de-DE"/>
        </w:rPr>
        <w:lastRenderedPageBreak/>
        <w:t xml:space="preserve">management measures. Statistical significance was assessed using </w:t>
      </w:r>
      <w:r w:rsidRPr="0009048A">
        <w:rPr>
          <w:rFonts w:ascii="Times New Roman" w:eastAsia="Times New Roman" w:hAnsi="Times New Roman" w:cs="Times New Roman"/>
          <w:i/>
          <w:iCs/>
          <w:color w:val="000000" w:themeColor="text1"/>
          <w:sz w:val="24"/>
          <w:szCs w:val="24"/>
          <w:lang w:eastAsia="de-DE"/>
        </w:rPr>
        <w:t>p</w:t>
      </w:r>
      <w:r w:rsidRPr="0009048A">
        <w:rPr>
          <w:rFonts w:ascii="Times New Roman" w:eastAsia="Times New Roman" w:hAnsi="Times New Roman" w:cs="Times New Roman"/>
          <w:color w:val="000000" w:themeColor="text1"/>
          <w:sz w:val="24"/>
          <w:szCs w:val="24"/>
          <w:lang w:eastAsia="de-DE"/>
        </w:rPr>
        <w:t>-values, with effect sizes reported</w:t>
      </w:r>
      <w:r w:rsidR="0004230D">
        <w:rPr>
          <w:rFonts w:ascii="Times New Roman" w:eastAsia="Times New Roman" w:hAnsi="Times New Roman" w:cs="Times New Roman"/>
          <w:color w:val="000000" w:themeColor="text1"/>
          <w:sz w:val="24"/>
          <w:szCs w:val="24"/>
          <w:lang w:eastAsia="de-DE"/>
        </w:rPr>
        <w:t>.</w:t>
      </w:r>
    </w:p>
    <w:p w14:paraId="750954BC" w14:textId="4F504AB9" w:rsidR="004B46D1" w:rsidRPr="000C2A6B" w:rsidRDefault="00944B00" w:rsidP="007B42B7">
      <w:pPr>
        <w:pStyle w:val="berschrift1"/>
        <w:ind w:left="360"/>
        <w:rPr>
          <w:rFonts w:ascii="Times New Roman" w:hAnsi="Times New Roman" w:cs="Times New Roman"/>
          <w:color w:val="000000" w:themeColor="text1"/>
          <w:sz w:val="24"/>
          <w:szCs w:val="24"/>
          <w:lang w:eastAsia="de-DE"/>
        </w:rPr>
      </w:pPr>
      <w:r w:rsidRPr="000C2A6B">
        <w:rPr>
          <w:rFonts w:ascii="Times New Roman" w:hAnsi="Times New Roman" w:cs="Times New Roman"/>
          <w:color w:val="000000" w:themeColor="text1"/>
          <w:sz w:val="24"/>
          <w:szCs w:val="24"/>
          <w:lang w:eastAsia="de-DE"/>
        </w:rPr>
        <w:t>Results</w:t>
      </w:r>
      <w:r w:rsidR="00671EAC">
        <w:rPr>
          <w:rFonts w:ascii="Times New Roman" w:hAnsi="Times New Roman" w:cs="Times New Roman"/>
          <w:color w:val="000000" w:themeColor="text1"/>
          <w:sz w:val="24"/>
          <w:szCs w:val="24"/>
          <w:lang w:eastAsia="de-DE"/>
        </w:rPr>
        <w:t xml:space="preserve"> (Level 1)</w:t>
      </w:r>
    </w:p>
    <w:p w14:paraId="270A469A" w14:textId="476F03DF" w:rsidR="00D33BE9" w:rsidRPr="00D33BE9" w:rsidRDefault="00D33BE9" w:rsidP="007C555E">
      <w:pPr>
        <w:pStyle w:val="berschrift2"/>
        <w:rPr>
          <w:rFonts w:ascii="Times New Roman" w:hAnsi="Times New Roman" w:cs="Times New Roman"/>
          <w:sz w:val="24"/>
          <w:szCs w:val="24"/>
          <w:lang w:eastAsia="de-DE"/>
        </w:rPr>
      </w:pPr>
      <w:r w:rsidRPr="00D33BE9">
        <w:rPr>
          <w:rFonts w:ascii="Times New Roman" w:hAnsi="Times New Roman" w:cs="Times New Roman"/>
          <w:sz w:val="24"/>
          <w:szCs w:val="24"/>
          <w:lang w:eastAsia="de-DE"/>
        </w:rPr>
        <w:t xml:space="preserve">Gaze </w:t>
      </w:r>
      <w:r w:rsidR="00D42AE8">
        <w:rPr>
          <w:rFonts w:ascii="Times New Roman" w:hAnsi="Times New Roman" w:cs="Times New Roman"/>
          <w:sz w:val="24"/>
          <w:szCs w:val="24"/>
          <w:lang w:eastAsia="de-DE"/>
        </w:rPr>
        <w:t>Distribution</w:t>
      </w:r>
      <w:r w:rsidRPr="00D33BE9">
        <w:rPr>
          <w:rFonts w:ascii="Times New Roman" w:hAnsi="Times New Roman" w:cs="Times New Roman"/>
          <w:sz w:val="24"/>
          <w:szCs w:val="24"/>
          <w:lang w:eastAsia="de-DE"/>
        </w:rPr>
        <w:t xml:space="preserve"> </w:t>
      </w:r>
      <w:r w:rsidR="00076A2C">
        <w:rPr>
          <w:rFonts w:ascii="Times New Roman" w:hAnsi="Times New Roman" w:cs="Times New Roman"/>
          <w:sz w:val="24"/>
          <w:szCs w:val="24"/>
          <w:lang w:eastAsia="de-DE"/>
        </w:rPr>
        <w:t>for</w:t>
      </w:r>
      <w:r w:rsidRPr="00D33BE9">
        <w:rPr>
          <w:rFonts w:ascii="Times New Roman" w:hAnsi="Times New Roman" w:cs="Times New Roman"/>
          <w:sz w:val="24"/>
          <w:szCs w:val="24"/>
          <w:lang w:eastAsia="de-DE"/>
        </w:rPr>
        <w:t xml:space="preserve"> Areas of Interest</w:t>
      </w:r>
      <w:r w:rsidR="00671EAC">
        <w:rPr>
          <w:rFonts w:ascii="Times New Roman" w:hAnsi="Times New Roman" w:cs="Times New Roman"/>
          <w:sz w:val="24"/>
          <w:szCs w:val="24"/>
          <w:lang w:eastAsia="de-DE"/>
        </w:rPr>
        <w:t xml:space="preserve"> (Level 2)</w:t>
      </w:r>
    </w:p>
    <w:p w14:paraId="28E578F2" w14:textId="387CD41E" w:rsidR="00006918" w:rsidRDefault="002216B9" w:rsidP="007C555E">
      <w:pPr>
        <w:rPr>
          <w:rFonts w:ascii="Times New Roman" w:hAnsi="Times New Roman" w:cs="Times New Roman"/>
          <w:color w:val="DBDBDB" w:themeColor="accent3" w:themeTint="66"/>
          <w:sz w:val="24"/>
          <w:szCs w:val="24"/>
          <w:lang w:eastAsia="de-DE"/>
        </w:rPr>
      </w:pPr>
      <w:r>
        <w:rPr>
          <w:rFonts w:ascii="Times New Roman" w:hAnsi="Times New Roman" w:cs="Times New Roman"/>
          <w:sz w:val="24"/>
          <w:szCs w:val="24"/>
          <w:lang w:eastAsia="de-DE"/>
        </w:rPr>
        <w:t xml:space="preserve">The </w:t>
      </w:r>
      <w:r w:rsidR="006E080A">
        <w:rPr>
          <w:rFonts w:ascii="Times New Roman" w:hAnsi="Times New Roman" w:cs="Times New Roman"/>
          <w:sz w:val="24"/>
          <w:szCs w:val="24"/>
          <w:lang w:eastAsia="de-DE"/>
        </w:rPr>
        <w:t xml:space="preserve">descriptive </w:t>
      </w:r>
      <w:r w:rsidR="009F0669">
        <w:rPr>
          <w:rFonts w:ascii="Times New Roman" w:hAnsi="Times New Roman" w:cs="Times New Roman"/>
          <w:sz w:val="24"/>
          <w:szCs w:val="24"/>
          <w:lang w:eastAsia="de-DE"/>
        </w:rPr>
        <w:t xml:space="preserve">results </w:t>
      </w:r>
      <w:r w:rsidR="006842ED">
        <w:rPr>
          <w:rFonts w:ascii="Times New Roman" w:hAnsi="Times New Roman" w:cs="Times New Roman"/>
          <w:sz w:val="24"/>
          <w:szCs w:val="24"/>
          <w:lang w:eastAsia="de-DE"/>
        </w:rPr>
        <w:t xml:space="preserve">for </w:t>
      </w:r>
      <w:r w:rsidR="009F0669">
        <w:rPr>
          <w:rFonts w:ascii="Times New Roman" w:hAnsi="Times New Roman" w:cs="Times New Roman"/>
          <w:sz w:val="24"/>
          <w:szCs w:val="24"/>
          <w:lang w:eastAsia="de-DE"/>
        </w:rPr>
        <w:t xml:space="preserve">experienced and inexperienced </w:t>
      </w:r>
      <w:r w:rsidR="009F0669" w:rsidRPr="00D502E5">
        <w:rPr>
          <w:rFonts w:ascii="Times New Roman" w:hAnsi="Times New Roman" w:cs="Times New Roman"/>
          <w:sz w:val="24"/>
          <w:szCs w:val="24"/>
          <w:lang w:eastAsia="de-DE"/>
        </w:rPr>
        <w:t>teachers</w:t>
      </w:r>
      <w:r w:rsidR="00E66DF5" w:rsidRPr="00D502E5">
        <w:rPr>
          <w:rFonts w:ascii="Times New Roman" w:hAnsi="Times New Roman" w:cs="Times New Roman"/>
          <w:sz w:val="24"/>
          <w:szCs w:val="24"/>
          <w:lang w:eastAsia="de-DE"/>
        </w:rPr>
        <w:t xml:space="preserve"> </w:t>
      </w:r>
      <w:r>
        <w:rPr>
          <w:rFonts w:ascii="Times New Roman" w:hAnsi="Times New Roman" w:cs="Times New Roman"/>
          <w:sz w:val="24"/>
          <w:szCs w:val="24"/>
          <w:lang w:eastAsia="de-DE"/>
        </w:rPr>
        <w:t>t</w:t>
      </w:r>
      <w:r w:rsidRPr="002216B9">
        <w:rPr>
          <w:rFonts w:ascii="Times New Roman" w:hAnsi="Times New Roman" w:cs="Times New Roman"/>
          <w:sz w:val="24"/>
          <w:szCs w:val="24"/>
          <w:lang w:eastAsia="de-DE"/>
        </w:rPr>
        <w:t>o investigate teachers’ gaze distribution</w:t>
      </w:r>
      <w:r>
        <w:rPr>
          <w:rFonts w:ascii="Times New Roman" w:hAnsi="Times New Roman" w:cs="Times New Roman"/>
          <w:sz w:val="24"/>
          <w:szCs w:val="24"/>
          <w:lang w:eastAsia="de-DE"/>
        </w:rPr>
        <w:t xml:space="preserve"> </w:t>
      </w:r>
      <w:r w:rsidR="00D66A46">
        <w:rPr>
          <w:rFonts w:ascii="Times New Roman" w:hAnsi="Times New Roman" w:cs="Times New Roman"/>
          <w:sz w:val="24"/>
          <w:szCs w:val="24"/>
          <w:lang w:eastAsia="de-DE"/>
        </w:rPr>
        <w:t>are</w:t>
      </w:r>
      <w:r w:rsidR="00E66DF5" w:rsidRPr="00D502E5">
        <w:rPr>
          <w:rFonts w:ascii="Times New Roman" w:hAnsi="Times New Roman" w:cs="Times New Roman"/>
          <w:sz w:val="24"/>
          <w:szCs w:val="24"/>
          <w:lang w:eastAsia="de-DE"/>
        </w:rPr>
        <w:t xml:space="preserve"> </w:t>
      </w:r>
      <w:r w:rsidR="00006918">
        <w:rPr>
          <w:rFonts w:ascii="Times New Roman" w:hAnsi="Times New Roman" w:cs="Times New Roman"/>
          <w:sz w:val="24"/>
          <w:szCs w:val="24"/>
          <w:lang w:eastAsia="de-DE"/>
        </w:rPr>
        <w:t xml:space="preserve">displayed in </w:t>
      </w:r>
      <w:r w:rsidR="006548DC">
        <w:rPr>
          <w:rFonts w:ascii="Times New Roman" w:hAnsi="Times New Roman" w:cs="Times New Roman"/>
          <w:sz w:val="24"/>
          <w:szCs w:val="24"/>
          <w:lang w:eastAsia="de-DE"/>
        </w:rPr>
        <w:t>Figure</w:t>
      </w:r>
      <w:r w:rsidR="00E66DF5" w:rsidRPr="00006918">
        <w:rPr>
          <w:rFonts w:ascii="Times New Roman" w:hAnsi="Times New Roman" w:cs="Times New Roman"/>
          <w:sz w:val="24"/>
          <w:szCs w:val="24"/>
          <w:lang w:eastAsia="de-DE"/>
        </w:rPr>
        <w:t xml:space="preserve"> </w:t>
      </w:r>
      <w:r w:rsidR="00776FAB">
        <w:rPr>
          <w:rFonts w:ascii="Times New Roman" w:hAnsi="Times New Roman" w:cs="Times New Roman"/>
          <w:sz w:val="24"/>
          <w:szCs w:val="24"/>
          <w:lang w:eastAsia="de-DE"/>
        </w:rPr>
        <w:t>1</w:t>
      </w:r>
      <w:r w:rsidR="00E66DF5" w:rsidRPr="00006918">
        <w:rPr>
          <w:rFonts w:ascii="Times New Roman" w:hAnsi="Times New Roman" w:cs="Times New Roman"/>
          <w:sz w:val="24"/>
          <w:szCs w:val="24"/>
          <w:lang w:eastAsia="de-DE"/>
        </w:rPr>
        <w:t>.</w:t>
      </w:r>
      <w:r w:rsidR="00E66DF5" w:rsidRPr="00B76258">
        <w:rPr>
          <w:rFonts w:ascii="Times New Roman" w:hAnsi="Times New Roman" w:cs="Times New Roman"/>
          <w:color w:val="DBDBDB" w:themeColor="accent3" w:themeTint="66"/>
          <w:sz w:val="24"/>
          <w:szCs w:val="24"/>
          <w:lang w:eastAsia="de-DE"/>
        </w:rPr>
        <w:t xml:space="preserve"> </w:t>
      </w:r>
    </w:p>
    <w:p w14:paraId="6F2312FC" w14:textId="7B39651D" w:rsidR="00992069" w:rsidRDefault="00992069" w:rsidP="007A6935">
      <w:pPr>
        <w:ind w:firstLine="0"/>
        <w:rPr>
          <w:rFonts w:ascii="Times New Roman" w:hAnsi="Times New Roman" w:cs="Times New Roman"/>
          <w:b/>
          <w:sz w:val="24"/>
          <w:szCs w:val="24"/>
          <w:lang w:eastAsia="de-DE"/>
        </w:rPr>
      </w:pPr>
      <w:r w:rsidRPr="00992069">
        <w:rPr>
          <w:rFonts w:ascii="Times New Roman" w:hAnsi="Times New Roman" w:cs="Times New Roman"/>
          <w:b/>
          <w:sz w:val="24"/>
          <w:szCs w:val="24"/>
          <w:lang w:eastAsia="de-DE"/>
        </w:rPr>
        <w:t xml:space="preserve">Figure </w:t>
      </w:r>
      <w:r w:rsidR="005362D7">
        <w:rPr>
          <w:rFonts w:ascii="Times New Roman" w:hAnsi="Times New Roman" w:cs="Times New Roman"/>
          <w:b/>
          <w:sz w:val="24"/>
          <w:szCs w:val="24"/>
          <w:lang w:eastAsia="de-DE"/>
        </w:rPr>
        <w:t>1</w:t>
      </w:r>
    </w:p>
    <w:p w14:paraId="7ED93D57" w14:textId="1BDD52EF" w:rsidR="006635AD" w:rsidRPr="00BB59EF" w:rsidRDefault="00720F98" w:rsidP="00BB59EF">
      <w:pPr>
        <w:ind w:firstLine="0"/>
        <w:rPr>
          <w:rFonts w:ascii="Times New Roman" w:hAnsi="Times New Roman" w:cs="Times New Roman"/>
          <w:bCs/>
          <w:i/>
          <w:iCs/>
          <w:sz w:val="24"/>
          <w:szCs w:val="24"/>
          <w:lang w:eastAsia="de-DE"/>
        </w:rPr>
      </w:pPr>
      <w:r>
        <w:rPr>
          <w:rFonts w:ascii="Times New Roman" w:hAnsi="Times New Roman" w:cs="Times New Roman"/>
          <w:bCs/>
          <w:i/>
          <w:iCs/>
          <w:sz w:val="24"/>
          <w:szCs w:val="24"/>
          <w:lang w:eastAsia="de-DE"/>
        </w:rPr>
        <w:t>Average F</w:t>
      </w:r>
      <w:r w:rsidR="006635AD" w:rsidRPr="00BB59EF">
        <w:rPr>
          <w:rFonts w:ascii="Times New Roman" w:hAnsi="Times New Roman" w:cs="Times New Roman"/>
          <w:bCs/>
          <w:i/>
          <w:iCs/>
          <w:sz w:val="24"/>
          <w:szCs w:val="24"/>
          <w:lang w:eastAsia="de-DE"/>
        </w:rPr>
        <w:t xml:space="preserve">ixation </w:t>
      </w:r>
      <w:r w:rsidR="00BB59EF">
        <w:rPr>
          <w:rFonts w:ascii="Times New Roman" w:hAnsi="Times New Roman" w:cs="Times New Roman"/>
          <w:bCs/>
          <w:i/>
          <w:iCs/>
          <w:sz w:val="24"/>
          <w:szCs w:val="24"/>
          <w:lang w:eastAsia="de-DE"/>
        </w:rPr>
        <w:t>Duration</w:t>
      </w:r>
      <w:r w:rsidR="006635AD" w:rsidRPr="00BB59EF">
        <w:rPr>
          <w:rFonts w:ascii="Times New Roman" w:hAnsi="Times New Roman" w:cs="Times New Roman"/>
          <w:bCs/>
          <w:i/>
          <w:iCs/>
          <w:sz w:val="24"/>
          <w:szCs w:val="24"/>
          <w:lang w:eastAsia="de-DE"/>
        </w:rPr>
        <w:t xml:space="preserve"> Percentages by Area of Interest (AOI) and Teacher Experience Group </w:t>
      </w:r>
      <w:r w:rsidR="00BB59EF" w:rsidRPr="00BB59EF">
        <w:rPr>
          <w:rFonts w:ascii="Times New Roman" w:hAnsi="Times New Roman" w:cs="Times New Roman"/>
          <w:bCs/>
          <w:i/>
          <w:iCs/>
          <w:sz w:val="24"/>
          <w:szCs w:val="24"/>
          <w:lang w:eastAsia="de-DE"/>
        </w:rPr>
        <w:t xml:space="preserve">for the Entire Micro-Teaching Unit </w:t>
      </w:r>
    </w:p>
    <w:p w14:paraId="3AC8BC2D" w14:textId="2A88CA8B" w:rsidR="00992069" w:rsidRDefault="000115EE" w:rsidP="0046015F">
      <w:pPr>
        <w:ind w:firstLine="0"/>
        <w:rPr>
          <w:rFonts w:ascii="Times New Roman" w:hAnsi="Times New Roman" w:cs="Times New Roman"/>
          <w:b/>
          <w:i/>
          <w:sz w:val="24"/>
          <w:szCs w:val="24"/>
          <w:lang w:eastAsia="de-DE"/>
        </w:rPr>
      </w:pPr>
      <w:r>
        <w:rPr>
          <w:rFonts w:ascii="Times New Roman" w:hAnsi="Times New Roman" w:cs="Times New Roman"/>
          <w:b/>
          <w:i/>
          <w:noProof/>
          <w:sz w:val="24"/>
          <w:szCs w:val="24"/>
          <w:lang w:eastAsia="de-DE"/>
        </w:rPr>
        <w:drawing>
          <wp:inline distT="0" distB="0" distL="0" distR="0" wp14:anchorId="5CCEF283" wp14:editId="49390C94">
            <wp:extent cx="5943600" cy="356933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943600" cy="3569335"/>
                    </a:xfrm>
                    <a:prstGeom prst="rect">
                      <a:avLst/>
                    </a:prstGeom>
                  </pic:spPr>
                </pic:pic>
              </a:graphicData>
            </a:graphic>
          </wp:inline>
        </w:drawing>
      </w:r>
    </w:p>
    <w:p w14:paraId="60A6D79A" w14:textId="24E64792" w:rsidR="00B15926" w:rsidRDefault="00B15926" w:rsidP="008B4C7F">
      <w:pPr>
        <w:spacing w:after="120" w:line="360" w:lineRule="auto"/>
        <w:ind w:firstLine="0"/>
        <w:rPr>
          <w:rFonts w:ascii="Times New Roman" w:hAnsi="Times New Roman" w:cs="Times New Roman"/>
          <w:bCs/>
          <w:i/>
          <w:szCs w:val="22"/>
          <w:lang w:eastAsia="de-DE"/>
        </w:rPr>
      </w:pPr>
      <w:r w:rsidRPr="00130A3E">
        <w:rPr>
          <w:rFonts w:ascii="Times New Roman" w:hAnsi="Times New Roman" w:cs="Times New Roman"/>
          <w:bCs/>
          <w:i/>
          <w:szCs w:val="22"/>
          <w:lang w:eastAsia="de-DE"/>
        </w:rPr>
        <w:t xml:space="preserve">Note. </w:t>
      </w:r>
      <w:r w:rsidRPr="00130A3E">
        <w:rPr>
          <w:rFonts w:ascii="Times New Roman" w:hAnsi="Times New Roman" w:cs="Times New Roman"/>
          <w:bCs/>
          <w:iCs/>
          <w:szCs w:val="22"/>
          <w:lang w:eastAsia="de-DE"/>
        </w:rPr>
        <w:t xml:space="preserve">The bar chart displays the </w:t>
      </w:r>
      <w:r w:rsidR="00B04A88">
        <w:rPr>
          <w:rFonts w:ascii="Times New Roman" w:hAnsi="Times New Roman" w:cs="Times New Roman"/>
          <w:bCs/>
          <w:iCs/>
          <w:szCs w:val="22"/>
          <w:lang w:eastAsia="de-DE"/>
        </w:rPr>
        <w:t>p</w:t>
      </w:r>
      <w:r w:rsidR="00B04A88" w:rsidRPr="00130A3E">
        <w:rPr>
          <w:rFonts w:ascii="Times New Roman" w:hAnsi="Times New Roman" w:cs="Times New Roman"/>
          <w:bCs/>
          <w:iCs/>
          <w:szCs w:val="22"/>
          <w:lang w:eastAsia="de-DE"/>
        </w:rPr>
        <w:t xml:space="preserve">ercentage </w:t>
      </w:r>
      <w:r w:rsidR="00B04A88">
        <w:rPr>
          <w:rFonts w:ascii="Times New Roman" w:hAnsi="Times New Roman" w:cs="Times New Roman"/>
          <w:bCs/>
          <w:iCs/>
          <w:szCs w:val="22"/>
          <w:lang w:eastAsia="de-DE"/>
        </w:rPr>
        <w:t xml:space="preserve">of </w:t>
      </w:r>
      <w:r w:rsidRPr="00130A3E">
        <w:rPr>
          <w:rFonts w:ascii="Times New Roman" w:hAnsi="Times New Roman" w:cs="Times New Roman"/>
          <w:bCs/>
          <w:iCs/>
          <w:szCs w:val="22"/>
          <w:lang w:eastAsia="de-DE"/>
        </w:rPr>
        <w:t>fixation duration</w:t>
      </w:r>
      <w:r w:rsidR="00981ECE">
        <w:rPr>
          <w:rFonts w:ascii="Times New Roman" w:hAnsi="Times New Roman" w:cs="Times New Roman"/>
          <w:bCs/>
          <w:iCs/>
          <w:szCs w:val="22"/>
          <w:lang w:eastAsia="de-DE"/>
        </w:rPr>
        <w:t>s</w:t>
      </w:r>
      <w:r w:rsidRPr="00130A3E">
        <w:rPr>
          <w:rFonts w:ascii="Times New Roman" w:hAnsi="Times New Roman" w:cs="Times New Roman"/>
          <w:bCs/>
          <w:iCs/>
          <w:szCs w:val="22"/>
          <w:lang w:eastAsia="de-DE"/>
        </w:rPr>
        <w:t xml:space="preserve"> </w:t>
      </w:r>
      <w:r w:rsidR="00EE081B">
        <w:rPr>
          <w:rFonts w:ascii="Times New Roman" w:hAnsi="Times New Roman" w:cs="Times New Roman"/>
          <w:bCs/>
          <w:iCs/>
          <w:szCs w:val="22"/>
          <w:lang w:eastAsia="de-DE"/>
        </w:rPr>
        <w:t>for</w:t>
      </w:r>
      <w:r w:rsidRPr="00130A3E">
        <w:rPr>
          <w:rFonts w:ascii="Times New Roman" w:hAnsi="Times New Roman" w:cs="Times New Roman"/>
          <w:bCs/>
          <w:iCs/>
          <w:szCs w:val="22"/>
          <w:lang w:eastAsia="de-DE"/>
        </w:rPr>
        <w:t xml:space="preserve"> five AOI</w:t>
      </w:r>
      <w:r w:rsidR="00EE081B">
        <w:rPr>
          <w:rFonts w:ascii="Times New Roman" w:hAnsi="Times New Roman" w:cs="Times New Roman"/>
          <w:bCs/>
          <w:iCs/>
          <w:szCs w:val="22"/>
          <w:lang w:eastAsia="de-DE"/>
        </w:rPr>
        <w:t xml:space="preserve"> </w:t>
      </w:r>
      <w:r w:rsidRPr="00130A3E">
        <w:rPr>
          <w:rFonts w:ascii="Times New Roman" w:hAnsi="Times New Roman" w:cs="Times New Roman"/>
          <w:bCs/>
          <w:iCs/>
          <w:szCs w:val="22"/>
          <w:lang w:eastAsia="de-DE"/>
        </w:rPr>
        <w:t>(</w:t>
      </w:r>
      <w:r w:rsidR="00A50D6A">
        <w:rPr>
          <w:rFonts w:ascii="Times New Roman" w:hAnsi="Times New Roman" w:cs="Times New Roman"/>
          <w:bCs/>
          <w:iCs/>
          <w:szCs w:val="22"/>
          <w:lang w:eastAsia="de-DE"/>
        </w:rPr>
        <w:t>s</w:t>
      </w:r>
      <w:r w:rsidRPr="00130A3E">
        <w:rPr>
          <w:rFonts w:ascii="Times New Roman" w:hAnsi="Times New Roman" w:cs="Times New Roman"/>
          <w:bCs/>
          <w:iCs/>
          <w:szCs w:val="22"/>
          <w:lang w:eastAsia="de-DE"/>
        </w:rPr>
        <w:t xml:space="preserve">tudents, </w:t>
      </w:r>
      <w:r w:rsidR="00A50D6A">
        <w:rPr>
          <w:rFonts w:ascii="Times New Roman" w:hAnsi="Times New Roman" w:cs="Times New Roman"/>
          <w:bCs/>
          <w:iCs/>
          <w:szCs w:val="22"/>
          <w:lang w:eastAsia="de-DE"/>
        </w:rPr>
        <w:t>t</w:t>
      </w:r>
      <w:r w:rsidRPr="00130A3E">
        <w:rPr>
          <w:rFonts w:ascii="Times New Roman" w:hAnsi="Times New Roman" w:cs="Times New Roman"/>
          <w:bCs/>
          <w:iCs/>
          <w:szCs w:val="22"/>
          <w:lang w:eastAsia="de-DE"/>
        </w:rPr>
        <w:t xml:space="preserve">eacher </w:t>
      </w:r>
      <w:r w:rsidR="00A50D6A">
        <w:rPr>
          <w:rFonts w:ascii="Times New Roman" w:hAnsi="Times New Roman" w:cs="Times New Roman"/>
          <w:bCs/>
          <w:iCs/>
          <w:szCs w:val="22"/>
          <w:lang w:eastAsia="de-DE"/>
        </w:rPr>
        <w:t>m</w:t>
      </w:r>
      <w:r w:rsidRPr="00130A3E">
        <w:rPr>
          <w:rFonts w:ascii="Times New Roman" w:hAnsi="Times New Roman" w:cs="Times New Roman"/>
          <w:bCs/>
          <w:iCs/>
          <w:szCs w:val="22"/>
          <w:lang w:eastAsia="de-DE"/>
        </w:rPr>
        <w:t xml:space="preserve">aterial, </w:t>
      </w:r>
      <w:r w:rsidR="00A50D6A">
        <w:rPr>
          <w:rFonts w:ascii="Times New Roman" w:hAnsi="Times New Roman" w:cs="Times New Roman"/>
          <w:bCs/>
          <w:iCs/>
          <w:szCs w:val="22"/>
          <w:lang w:eastAsia="de-DE"/>
        </w:rPr>
        <w:t>s</w:t>
      </w:r>
      <w:r w:rsidRPr="00130A3E">
        <w:rPr>
          <w:rFonts w:ascii="Times New Roman" w:hAnsi="Times New Roman" w:cs="Times New Roman"/>
          <w:bCs/>
          <w:iCs/>
          <w:szCs w:val="22"/>
          <w:lang w:eastAsia="de-DE"/>
        </w:rPr>
        <w:t xml:space="preserve">tudent </w:t>
      </w:r>
      <w:r w:rsidR="00A50D6A">
        <w:rPr>
          <w:rFonts w:ascii="Times New Roman" w:hAnsi="Times New Roman" w:cs="Times New Roman"/>
          <w:bCs/>
          <w:iCs/>
          <w:szCs w:val="22"/>
          <w:lang w:eastAsia="de-DE"/>
        </w:rPr>
        <w:t>d</w:t>
      </w:r>
      <w:r w:rsidRPr="00130A3E">
        <w:rPr>
          <w:rFonts w:ascii="Times New Roman" w:hAnsi="Times New Roman" w:cs="Times New Roman"/>
          <w:bCs/>
          <w:iCs/>
          <w:szCs w:val="22"/>
          <w:lang w:eastAsia="de-DE"/>
        </w:rPr>
        <w:t xml:space="preserve">esk, </w:t>
      </w:r>
      <w:r w:rsidR="00A50D6A">
        <w:rPr>
          <w:rFonts w:ascii="Times New Roman" w:hAnsi="Times New Roman" w:cs="Times New Roman"/>
          <w:bCs/>
          <w:iCs/>
          <w:szCs w:val="22"/>
          <w:lang w:eastAsia="de-DE"/>
        </w:rPr>
        <w:t>c</w:t>
      </w:r>
      <w:r w:rsidRPr="00130A3E">
        <w:rPr>
          <w:rFonts w:ascii="Times New Roman" w:hAnsi="Times New Roman" w:cs="Times New Roman"/>
          <w:bCs/>
          <w:iCs/>
          <w:szCs w:val="22"/>
          <w:lang w:eastAsia="de-DE"/>
        </w:rPr>
        <w:t>lassroom/</w:t>
      </w:r>
      <w:r w:rsidR="00A50D6A">
        <w:rPr>
          <w:rFonts w:ascii="Times New Roman" w:hAnsi="Times New Roman" w:cs="Times New Roman"/>
          <w:bCs/>
          <w:iCs/>
          <w:szCs w:val="22"/>
          <w:lang w:eastAsia="de-DE"/>
        </w:rPr>
        <w:t>o</w:t>
      </w:r>
      <w:r w:rsidRPr="00130A3E">
        <w:rPr>
          <w:rFonts w:ascii="Times New Roman" w:hAnsi="Times New Roman" w:cs="Times New Roman"/>
          <w:bCs/>
          <w:iCs/>
          <w:szCs w:val="22"/>
          <w:lang w:eastAsia="de-DE"/>
        </w:rPr>
        <w:t xml:space="preserve">thers, and </w:t>
      </w:r>
      <w:r w:rsidR="00A50D6A">
        <w:rPr>
          <w:rFonts w:ascii="Times New Roman" w:hAnsi="Times New Roman" w:cs="Times New Roman"/>
          <w:bCs/>
          <w:iCs/>
          <w:szCs w:val="22"/>
          <w:lang w:eastAsia="de-DE"/>
        </w:rPr>
        <w:t>d</w:t>
      </w:r>
      <w:r w:rsidRPr="00130A3E">
        <w:rPr>
          <w:rFonts w:ascii="Times New Roman" w:hAnsi="Times New Roman" w:cs="Times New Roman"/>
          <w:bCs/>
          <w:iCs/>
          <w:szCs w:val="22"/>
          <w:lang w:eastAsia="de-DE"/>
        </w:rPr>
        <w:t xml:space="preserve">isruptive </w:t>
      </w:r>
      <w:r w:rsidR="00A50D6A">
        <w:rPr>
          <w:rFonts w:ascii="Times New Roman" w:hAnsi="Times New Roman" w:cs="Times New Roman"/>
          <w:bCs/>
          <w:iCs/>
          <w:szCs w:val="22"/>
          <w:lang w:eastAsia="de-DE"/>
        </w:rPr>
        <w:t>st</w:t>
      </w:r>
      <w:r w:rsidR="00EC6696">
        <w:rPr>
          <w:rFonts w:ascii="Times New Roman" w:hAnsi="Times New Roman" w:cs="Times New Roman"/>
          <w:bCs/>
          <w:iCs/>
          <w:szCs w:val="22"/>
          <w:lang w:eastAsia="de-DE"/>
        </w:rPr>
        <w:t>udent</w:t>
      </w:r>
      <w:r w:rsidRPr="00130A3E">
        <w:rPr>
          <w:rFonts w:ascii="Times New Roman" w:hAnsi="Times New Roman" w:cs="Times New Roman"/>
          <w:bCs/>
          <w:iCs/>
          <w:szCs w:val="22"/>
          <w:lang w:eastAsia="de-DE"/>
        </w:rPr>
        <w:t>) during the micro-teaching unit. Data are presented separately for experienced and inexperienced teachers, with error bars indicating 95% confidence intervals.</w:t>
      </w:r>
      <w:r w:rsidRPr="00130A3E">
        <w:rPr>
          <w:rFonts w:ascii="Times New Roman" w:hAnsi="Times New Roman" w:cs="Times New Roman"/>
          <w:bCs/>
          <w:i/>
          <w:szCs w:val="22"/>
          <w:lang w:eastAsia="de-DE"/>
        </w:rPr>
        <w:t xml:space="preserve"> </w:t>
      </w:r>
    </w:p>
    <w:p w14:paraId="1D7D00B4" w14:textId="5C52FBD3" w:rsidR="008B4C7F" w:rsidRPr="00B16D06" w:rsidRDefault="005C6854" w:rsidP="00414A49">
      <w:pPr>
        <w:rPr>
          <w:rFonts w:ascii="Times New Roman" w:hAnsi="Times New Roman" w:cs="Times New Roman"/>
          <w:sz w:val="24"/>
          <w:szCs w:val="24"/>
          <w:lang w:eastAsia="de-DE"/>
        </w:rPr>
      </w:pPr>
      <w:r>
        <w:rPr>
          <w:rFonts w:ascii="Times New Roman" w:hAnsi="Times New Roman" w:cs="Times New Roman"/>
          <w:sz w:val="24"/>
          <w:szCs w:val="24"/>
          <w:lang w:eastAsia="de-DE"/>
        </w:rPr>
        <w:lastRenderedPageBreak/>
        <w:t>As suggested, both</w:t>
      </w:r>
      <w:r w:rsidR="00414A49" w:rsidRPr="00414A49">
        <w:rPr>
          <w:rFonts w:ascii="Times New Roman" w:hAnsi="Times New Roman" w:cs="Times New Roman"/>
          <w:sz w:val="24"/>
          <w:szCs w:val="24"/>
          <w:lang w:eastAsia="de-DE"/>
        </w:rPr>
        <w:t xml:space="preserve"> groups exhibited the highest percentages of fixation duration</w:t>
      </w:r>
      <w:r w:rsidR="00997BEE">
        <w:rPr>
          <w:rFonts w:ascii="Times New Roman" w:hAnsi="Times New Roman" w:cs="Times New Roman"/>
          <w:sz w:val="24"/>
          <w:szCs w:val="24"/>
          <w:lang w:eastAsia="de-DE"/>
        </w:rPr>
        <w:t>s</w:t>
      </w:r>
      <w:r w:rsidR="00414A49" w:rsidRPr="00414A49">
        <w:rPr>
          <w:rFonts w:ascii="Times New Roman" w:hAnsi="Times New Roman" w:cs="Times New Roman"/>
          <w:sz w:val="24"/>
          <w:szCs w:val="24"/>
          <w:lang w:eastAsia="de-DE"/>
        </w:rPr>
        <w:t xml:space="preserve"> </w:t>
      </w:r>
      <w:r w:rsidR="00997BEE">
        <w:rPr>
          <w:rFonts w:ascii="Times New Roman" w:hAnsi="Times New Roman" w:cs="Times New Roman"/>
          <w:sz w:val="24"/>
          <w:szCs w:val="24"/>
          <w:lang w:eastAsia="de-DE"/>
        </w:rPr>
        <w:t>in</w:t>
      </w:r>
      <w:r w:rsidR="00414A49" w:rsidRPr="00414A49">
        <w:rPr>
          <w:rFonts w:ascii="Times New Roman" w:hAnsi="Times New Roman" w:cs="Times New Roman"/>
          <w:sz w:val="24"/>
          <w:szCs w:val="24"/>
          <w:lang w:eastAsia="de-DE"/>
        </w:rPr>
        <w:t xml:space="preserve"> the AOI </w:t>
      </w:r>
      <w:r w:rsidR="00EE081B">
        <w:rPr>
          <w:rFonts w:ascii="Times New Roman" w:hAnsi="Times New Roman" w:cs="Times New Roman"/>
          <w:i/>
          <w:iCs/>
          <w:sz w:val="24"/>
          <w:szCs w:val="24"/>
          <w:lang w:eastAsia="de-DE"/>
        </w:rPr>
        <w:t>s</w:t>
      </w:r>
      <w:r w:rsidR="00414A49" w:rsidRPr="00AC2C77">
        <w:rPr>
          <w:rFonts w:ascii="Times New Roman" w:hAnsi="Times New Roman" w:cs="Times New Roman"/>
          <w:i/>
          <w:iCs/>
          <w:sz w:val="24"/>
          <w:szCs w:val="24"/>
          <w:lang w:eastAsia="de-DE"/>
        </w:rPr>
        <w:t>tudents</w:t>
      </w:r>
      <w:r w:rsidR="007A5442">
        <w:rPr>
          <w:rFonts w:ascii="Times New Roman" w:hAnsi="Times New Roman" w:cs="Times New Roman"/>
          <w:sz w:val="24"/>
          <w:szCs w:val="24"/>
          <w:lang w:eastAsia="de-DE"/>
        </w:rPr>
        <w:t xml:space="preserve">, while </w:t>
      </w:r>
      <w:r w:rsidR="006F5560">
        <w:rPr>
          <w:rFonts w:ascii="Times New Roman" w:hAnsi="Times New Roman" w:cs="Times New Roman"/>
          <w:sz w:val="24"/>
          <w:szCs w:val="24"/>
          <w:lang w:eastAsia="de-DE"/>
        </w:rPr>
        <w:t xml:space="preserve">no </w:t>
      </w:r>
      <w:r w:rsidR="0057203B" w:rsidRPr="00B16D06">
        <w:rPr>
          <w:rFonts w:ascii="Times New Roman" w:hAnsi="Times New Roman" w:cs="Times New Roman"/>
          <w:sz w:val="24"/>
          <w:szCs w:val="24"/>
          <w:lang w:eastAsia="de-DE"/>
        </w:rPr>
        <w:t>statistically significant differences were observed between experienced and</w:t>
      </w:r>
      <w:r w:rsidR="00AC2C77">
        <w:rPr>
          <w:rFonts w:ascii="Times New Roman" w:hAnsi="Times New Roman" w:cs="Times New Roman"/>
          <w:sz w:val="24"/>
          <w:szCs w:val="24"/>
          <w:lang w:eastAsia="de-DE"/>
        </w:rPr>
        <w:t xml:space="preserve"> </w:t>
      </w:r>
      <w:r w:rsidR="0057203B" w:rsidRPr="00B16D06">
        <w:rPr>
          <w:rFonts w:ascii="Times New Roman" w:hAnsi="Times New Roman" w:cs="Times New Roman"/>
          <w:sz w:val="24"/>
          <w:szCs w:val="24"/>
          <w:lang w:eastAsia="de-DE"/>
        </w:rPr>
        <w:t xml:space="preserve">inexperienced teachers </w:t>
      </w:r>
      <w:r w:rsidR="00B13024">
        <w:rPr>
          <w:rFonts w:ascii="Times New Roman" w:hAnsi="Times New Roman" w:cs="Times New Roman"/>
          <w:sz w:val="24"/>
          <w:szCs w:val="24"/>
          <w:lang w:eastAsia="de-DE"/>
        </w:rPr>
        <w:t>for</w:t>
      </w:r>
      <w:r w:rsidR="0057203B" w:rsidRPr="00B16D06">
        <w:rPr>
          <w:rFonts w:ascii="Times New Roman" w:hAnsi="Times New Roman" w:cs="Times New Roman"/>
          <w:sz w:val="24"/>
          <w:szCs w:val="24"/>
          <w:lang w:eastAsia="de-DE"/>
        </w:rPr>
        <w:t xml:space="preserve"> any AOI</w:t>
      </w:r>
      <w:r w:rsidR="00E27588">
        <w:rPr>
          <w:rFonts w:ascii="Times New Roman" w:hAnsi="Times New Roman" w:cs="Times New Roman"/>
          <w:sz w:val="24"/>
          <w:szCs w:val="24"/>
          <w:lang w:eastAsia="de-DE"/>
        </w:rPr>
        <w:t xml:space="preserve"> (</w:t>
      </w:r>
      <w:r w:rsidR="00E27588" w:rsidRPr="00CA2515">
        <w:rPr>
          <w:rFonts w:ascii="Times New Roman" w:hAnsi="Times New Roman" w:cs="Times New Roman"/>
          <w:sz w:val="24"/>
          <w:szCs w:val="24"/>
          <w:lang w:eastAsia="de-DE"/>
        </w:rPr>
        <w:t xml:space="preserve">see </w:t>
      </w:r>
      <w:r w:rsidR="00E27588" w:rsidRPr="00D8302C">
        <w:rPr>
          <w:rFonts w:ascii="Times New Roman" w:hAnsi="Times New Roman" w:cs="Times New Roman"/>
          <w:sz w:val="24"/>
          <w:szCs w:val="24"/>
          <w:highlight w:val="yellow"/>
          <w:lang w:eastAsia="de-DE"/>
        </w:rPr>
        <w:t xml:space="preserve">Appendix </w:t>
      </w:r>
      <w:r w:rsidR="00CA2515" w:rsidRPr="00D8302C">
        <w:rPr>
          <w:rFonts w:ascii="Times New Roman" w:hAnsi="Times New Roman" w:cs="Times New Roman"/>
          <w:sz w:val="24"/>
          <w:szCs w:val="24"/>
          <w:highlight w:val="yellow"/>
          <w:lang w:eastAsia="de-DE"/>
        </w:rPr>
        <w:t>C</w:t>
      </w:r>
      <w:r w:rsidR="00E27588" w:rsidRPr="00D8302C">
        <w:rPr>
          <w:rFonts w:ascii="Times New Roman" w:hAnsi="Times New Roman" w:cs="Times New Roman"/>
          <w:sz w:val="24"/>
          <w:szCs w:val="24"/>
          <w:highlight w:val="yellow"/>
          <w:lang w:eastAsia="de-DE"/>
        </w:rPr>
        <w:t xml:space="preserve">, Table </w:t>
      </w:r>
      <w:r w:rsidR="00CA2515" w:rsidRPr="00D8302C">
        <w:rPr>
          <w:rFonts w:ascii="Times New Roman" w:hAnsi="Times New Roman" w:cs="Times New Roman"/>
          <w:sz w:val="24"/>
          <w:szCs w:val="24"/>
          <w:highlight w:val="yellow"/>
          <w:lang w:eastAsia="de-DE"/>
        </w:rPr>
        <w:t>C2</w:t>
      </w:r>
      <w:r w:rsidR="00E31B69">
        <w:rPr>
          <w:rFonts w:ascii="Times New Roman" w:hAnsi="Times New Roman" w:cs="Times New Roman"/>
          <w:sz w:val="24"/>
          <w:szCs w:val="24"/>
          <w:lang w:eastAsia="de-DE"/>
        </w:rPr>
        <w:t xml:space="preserve"> for </w:t>
      </w:r>
      <w:r w:rsidR="00E31B69" w:rsidRPr="00E31B69">
        <w:rPr>
          <w:rFonts w:ascii="Times New Roman" w:hAnsi="Times New Roman" w:cs="Times New Roman"/>
          <w:i/>
          <w:iCs/>
          <w:sz w:val="24"/>
          <w:szCs w:val="24"/>
          <w:lang w:eastAsia="de-DE"/>
        </w:rPr>
        <w:t>t</w:t>
      </w:r>
      <w:r w:rsidR="00E31B69" w:rsidRPr="00E31B69">
        <w:rPr>
          <w:rFonts w:ascii="Times New Roman" w:hAnsi="Times New Roman" w:cs="Times New Roman"/>
          <w:sz w:val="24"/>
          <w:szCs w:val="24"/>
          <w:lang w:eastAsia="de-DE"/>
        </w:rPr>
        <w:t>-test results and effect sizes</w:t>
      </w:r>
      <w:r w:rsidR="00E27588">
        <w:rPr>
          <w:rFonts w:ascii="Times New Roman" w:hAnsi="Times New Roman" w:cs="Times New Roman"/>
          <w:sz w:val="24"/>
          <w:szCs w:val="24"/>
          <w:lang w:eastAsia="de-DE"/>
        </w:rPr>
        <w:t>)</w:t>
      </w:r>
      <w:r w:rsidR="00E27588" w:rsidRPr="00E27588">
        <w:rPr>
          <w:rFonts w:ascii="Times New Roman" w:hAnsi="Times New Roman" w:cs="Times New Roman"/>
          <w:sz w:val="24"/>
          <w:szCs w:val="24"/>
          <w:lang w:eastAsia="de-DE"/>
        </w:rPr>
        <w:t xml:space="preserve">. </w:t>
      </w:r>
    </w:p>
    <w:p w14:paraId="2F696EDD" w14:textId="7090CF1C" w:rsidR="008605DF" w:rsidRDefault="00186434" w:rsidP="008605DF">
      <w:pPr>
        <w:pStyle w:val="berschrift2"/>
        <w:rPr>
          <w:rFonts w:ascii="Times New Roman" w:hAnsi="Times New Roman" w:cs="Times New Roman"/>
          <w:sz w:val="24"/>
          <w:szCs w:val="24"/>
          <w:lang w:eastAsia="de-DE"/>
        </w:rPr>
      </w:pPr>
      <w:r>
        <w:rPr>
          <w:rFonts w:ascii="Times New Roman" w:hAnsi="Times New Roman" w:cs="Times New Roman"/>
          <w:sz w:val="24"/>
          <w:szCs w:val="24"/>
          <w:lang w:eastAsia="de-DE"/>
        </w:rPr>
        <w:t>Gaze Behavior</w:t>
      </w:r>
      <w:r w:rsidR="00671EAC">
        <w:rPr>
          <w:rFonts w:ascii="Times New Roman" w:hAnsi="Times New Roman" w:cs="Times New Roman"/>
          <w:sz w:val="24"/>
          <w:szCs w:val="24"/>
          <w:lang w:eastAsia="de-DE"/>
        </w:rPr>
        <w:t xml:space="preserve"> (Level 2)</w:t>
      </w:r>
    </w:p>
    <w:p w14:paraId="17C8E6F8" w14:textId="0B3F7BDD" w:rsidR="000218D0" w:rsidRDefault="000218D0" w:rsidP="000218D0">
      <w:pPr>
        <w:rPr>
          <w:rFonts w:ascii="Times New Roman" w:hAnsi="Times New Roman" w:cs="Times New Roman"/>
          <w:sz w:val="24"/>
          <w:szCs w:val="24"/>
          <w:lang w:eastAsia="de-DE"/>
        </w:rPr>
      </w:pPr>
      <w:r w:rsidRPr="005769D0">
        <w:rPr>
          <w:rFonts w:ascii="Times New Roman" w:hAnsi="Times New Roman" w:cs="Times New Roman"/>
          <w:sz w:val="24"/>
          <w:szCs w:val="24"/>
          <w:lang w:eastAsia="de-DE"/>
        </w:rPr>
        <w:t xml:space="preserve">Means, standard deviations, and range of </w:t>
      </w:r>
      <w:r w:rsidR="00B7262D">
        <w:rPr>
          <w:rFonts w:ascii="Times New Roman" w:hAnsi="Times New Roman" w:cs="Times New Roman"/>
          <w:sz w:val="24"/>
          <w:szCs w:val="24"/>
          <w:lang w:eastAsia="de-DE"/>
        </w:rPr>
        <w:t>experienced and ine</w:t>
      </w:r>
      <w:r w:rsidR="007A6B2E">
        <w:rPr>
          <w:rFonts w:ascii="Times New Roman" w:hAnsi="Times New Roman" w:cs="Times New Roman"/>
          <w:sz w:val="24"/>
          <w:szCs w:val="24"/>
          <w:lang w:eastAsia="de-DE"/>
        </w:rPr>
        <w:t xml:space="preserve">xperienced </w:t>
      </w:r>
      <w:r w:rsidRPr="005769D0">
        <w:rPr>
          <w:rFonts w:ascii="Times New Roman" w:hAnsi="Times New Roman" w:cs="Times New Roman"/>
          <w:sz w:val="24"/>
          <w:szCs w:val="24"/>
          <w:lang w:eastAsia="de-DE"/>
        </w:rPr>
        <w:t xml:space="preserve">teachers’ </w:t>
      </w:r>
      <w:r w:rsidR="00D409A2">
        <w:rPr>
          <w:rFonts w:ascii="Times New Roman" w:hAnsi="Times New Roman" w:cs="Times New Roman"/>
          <w:sz w:val="24"/>
          <w:szCs w:val="24"/>
          <w:lang w:eastAsia="de-DE"/>
        </w:rPr>
        <w:t>gaze behavior</w:t>
      </w:r>
      <w:r>
        <w:rPr>
          <w:rFonts w:ascii="Times New Roman" w:hAnsi="Times New Roman" w:cs="Times New Roman"/>
          <w:sz w:val="24"/>
          <w:szCs w:val="24"/>
          <w:lang w:eastAsia="de-DE"/>
        </w:rPr>
        <w:t xml:space="preserve"> measures</w:t>
      </w:r>
      <w:r w:rsidRPr="005769D0">
        <w:rPr>
          <w:rFonts w:ascii="Times New Roman" w:hAnsi="Times New Roman" w:cs="Times New Roman"/>
          <w:sz w:val="24"/>
          <w:szCs w:val="24"/>
          <w:lang w:eastAsia="de-DE"/>
        </w:rPr>
        <w:t xml:space="preserve"> are shown in Table 1. </w:t>
      </w:r>
    </w:p>
    <w:p w14:paraId="4F65ADD2" w14:textId="77777777" w:rsidR="006F5AF4" w:rsidRPr="006F5AF4" w:rsidRDefault="006F5AF4" w:rsidP="006F5AF4">
      <w:pPr>
        <w:ind w:firstLine="0"/>
        <w:rPr>
          <w:rFonts w:ascii="Times New Roman" w:hAnsi="Times New Roman" w:cs="Times New Roman"/>
          <w:b/>
          <w:sz w:val="24"/>
          <w:szCs w:val="24"/>
          <w:lang w:eastAsia="de-DE"/>
        </w:rPr>
      </w:pPr>
      <w:bookmarkStart w:id="73" w:name="_Hlk189579835"/>
      <w:r w:rsidRPr="006F5AF4">
        <w:rPr>
          <w:rFonts w:ascii="Times New Roman" w:hAnsi="Times New Roman" w:cs="Times New Roman"/>
          <w:b/>
          <w:sz w:val="24"/>
          <w:szCs w:val="24"/>
          <w:lang w:eastAsia="de-DE"/>
        </w:rPr>
        <w:t>Table 1</w:t>
      </w:r>
    </w:p>
    <w:p w14:paraId="0ACA3206" w14:textId="6300B08C" w:rsidR="006F5AF4" w:rsidRPr="006F5AF4" w:rsidRDefault="006F5AF4" w:rsidP="006F5AF4">
      <w:pPr>
        <w:ind w:firstLine="0"/>
        <w:rPr>
          <w:rFonts w:ascii="Times New Roman" w:hAnsi="Times New Roman" w:cs="Times New Roman"/>
          <w:sz w:val="24"/>
          <w:szCs w:val="24"/>
          <w:lang w:eastAsia="de-DE"/>
        </w:rPr>
      </w:pPr>
      <w:r w:rsidRPr="006F5AF4">
        <w:rPr>
          <w:rFonts w:ascii="Times New Roman" w:hAnsi="Times New Roman" w:cs="Times New Roman"/>
          <w:i/>
          <w:sz w:val="24"/>
          <w:szCs w:val="24"/>
          <w:lang w:eastAsia="de-DE"/>
        </w:rPr>
        <w:t>Mean</w:t>
      </w:r>
      <w:r w:rsidR="00E67EFA">
        <w:rPr>
          <w:rFonts w:ascii="Times New Roman" w:hAnsi="Times New Roman" w:cs="Times New Roman"/>
          <w:i/>
          <w:sz w:val="24"/>
          <w:szCs w:val="24"/>
          <w:lang w:eastAsia="de-DE"/>
        </w:rPr>
        <w:t>s</w:t>
      </w:r>
      <w:r w:rsidRPr="006F5AF4">
        <w:rPr>
          <w:rFonts w:ascii="Times New Roman" w:hAnsi="Times New Roman" w:cs="Times New Roman"/>
          <w:i/>
          <w:sz w:val="24"/>
          <w:szCs w:val="24"/>
          <w:lang w:eastAsia="de-DE"/>
        </w:rPr>
        <w:t xml:space="preserve">, Standard Deviations, And Range of </w:t>
      </w:r>
      <w:r w:rsidR="00094996" w:rsidRPr="00094996">
        <w:rPr>
          <w:rFonts w:ascii="Times New Roman" w:hAnsi="Times New Roman" w:cs="Times New Roman"/>
          <w:i/>
          <w:sz w:val="24"/>
          <w:szCs w:val="24"/>
          <w:lang w:eastAsia="de-DE"/>
        </w:rPr>
        <w:t>Experienced</w:t>
      </w:r>
      <w:r w:rsidR="00094996">
        <w:rPr>
          <w:rFonts w:ascii="Times New Roman" w:hAnsi="Times New Roman" w:cs="Times New Roman"/>
          <w:i/>
          <w:sz w:val="24"/>
          <w:szCs w:val="24"/>
          <w:lang w:eastAsia="de-DE"/>
        </w:rPr>
        <w:t xml:space="preserve"> and </w:t>
      </w:r>
      <w:r w:rsidR="00094996" w:rsidRPr="00094996">
        <w:rPr>
          <w:rFonts w:ascii="Times New Roman" w:hAnsi="Times New Roman" w:cs="Times New Roman"/>
          <w:i/>
          <w:sz w:val="24"/>
          <w:szCs w:val="24"/>
          <w:lang w:eastAsia="de-DE"/>
        </w:rPr>
        <w:t>Inexperienced</w:t>
      </w:r>
      <w:r w:rsidR="00094996">
        <w:rPr>
          <w:rFonts w:ascii="Times New Roman" w:hAnsi="Times New Roman" w:cs="Times New Roman"/>
          <w:i/>
          <w:sz w:val="24"/>
          <w:szCs w:val="24"/>
          <w:lang w:eastAsia="de-DE"/>
        </w:rPr>
        <w:t xml:space="preserve"> </w:t>
      </w:r>
      <w:r w:rsidRPr="006F5AF4">
        <w:rPr>
          <w:rFonts w:ascii="Times New Roman" w:hAnsi="Times New Roman" w:cs="Times New Roman"/>
          <w:i/>
          <w:sz w:val="24"/>
          <w:szCs w:val="24"/>
          <w:lang w:eastAsia="de-DE"/>
        </w:rPr>
        <w:t xml:space="preserve">Teachers’ </w:t>
      </w:r>
      <w:r w:rsidR="00D409A2">
        <w:rPr>
          <w:rFonts w:ascii="Times New Roman" w:hAnsi="Times New Roman" w:cs="Times New Roman"/>
          <w:i/>
          <w:sz w:val="24"/>
          <w:szCs w:val="24"/>
          <w:lang w:eastAsia="de-DE"/>
        </w:rPr>
        <w:t>Gaze Behavior</w:t>
      </w:r>
      <w:r w:rsidR="003640C6" w:rsidRPr="003640C6">
        <w:rPr>
          <w:rFonts w:ascii="Times New Roman" w:hAnsi="Times New Roman" w:cs="Times New Roman"/>
          <w:i/>
          <w:sz w:val="24"/>
          <w:szCs w:val="24"/>
          <w:lang w:eastAsia="de-DE"/>
        </w:rPr>
        <w:t xml:space="preserve"> Measures</w:t>
      </w:r>
      <w:r w:rsidR="003640C6" w:rsidRPr="006F5AF4">
        <w:rPr>
          <w:rFonts w:ascii="Times New Roman" w:hAnsi="Times New Roman" w:cs="Times New Roman"/>
          <w:i/>
          <w:sz w:val="24"/>
          <w:szCs w:val="24"/>
          <w:lang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8"/>
        <w:gridCol w:w="878"/>
        <w:gridCol w:w="878"/>
        <w:gridCol w:w="878"/>
        <w:gridCol w:w="1017"/>
        <w:gridCol w:w="878"/>
        <w:gridCol w:w="878"/>
        <w:gridCol w:w="878"/>
        <w:gridCol w:w="1017"/>
      </w:tblGrid>
      <w:tr w:rsidR="00B07AB1" w:rsidRPr="006F5AF4" w14:paraId="64CAAC8A" w14:textId="77777777" w:rsidTr="00FA35A7">
        <w:trPr>
          <w:trHeight w:val="496"/>
        </w:trPr>
        <w:tc>
          <w:tcPr>
            <w:tcW w:w="0" w:type="auto"/>
            <w:vMerge w:val="restart"/>
            <w:tcBorders>
              <w:top w:val="single" w:sz="4" w:space="0" w:color="auto"/>
            </w:tcBorders>
            <w:vAlign w:val="center"/>
          </w:tcPr>
          <w:p w14:paraId="22AF61F3" w14:textId="304114EF" w:rsidR="00B07AB1" w:rsidRDefault="00B07AB1" w:rsidP="00B07AB1">
            <w:pPr>
              <w:spacing w:line="360" w:lineRule="auto"/>
              <w:ind w:firstLine="0"/>
              <w:jc w:val="center"/>
              <w:rPr>
                <w:rFonts w:ascii="Times New Roman" w:hAnsi="Times New Roman" w:cs="Times New Roman"/>
                <w:sz w:val="24"/>
                <w:szCs w:val="24"/>
                <w:lang w:val="de-DE" w:eastAsia="de-DE"/>
              </w:rPr>
            </w:pPr>
            <w:bookmarkStart w:id="74" w:name="_Hlk189575193"/>
            <w:bookmarkEnd w:id="73"/>
            <w:r w:rsidRPr="00211D07">
              <w:rPr>
                <w:rFonts w:ascii="Times New Roman" w:hAnsi="Times New Roman" w:cs="Times New Roman"/>
                <w:sz w:val="24"/>
                <w:szCs w:val="24"/>
                <w:lang w:val="de-DE" w:eastAsia="de-DE"/>
              </w:rPr>
              <w:t xml:space="preserve">Gaze </w:t>
            </w:r>
            <w:proofErr w:type="spellStart"/>
            <w:r w:rsidR="00D409A2">
              <w:rPr>
                <w:rFonts w:ascii="Times New Roman" w:hAnsi="Times New Roman" w:cs="Times New Roman"/>
                <w:sz w:val="24"/>
                <w:szCs w:val="24"/>
                <w:lang w:val="de-DE" w:eastAsia="de-DE"/>
              </w:rPr>
              <w:t>Behavior</w:t>
            </w:r>
            <w:proofErr w:type="spellEnd"/>
            <w:r w:rsidRPr="00211D07">
              <w:rPr>
                <w:rFonts w:ascii="Times New Roman" w:hAnsi="Times New Roman" w:cs="Times New Roman"/>
                <w:sz w:val="24"/>
                <w:szCs w:val="24"/>
                <w:lang w:val="de-DE" w:eastAsia="de-DE"/>
              </w:rPr>
              <w:t xml:space="preserve"> </w:t>
            </w:r>
            <w:proofErr w:type="spellStart"/>
            <w:r w:rsidRPr="00211D07">
              <w:rPr>
                <w:rFonts w:ascii="Times New Roman" w:hAnsi="Times New Roman" w:cs="Times New Roman"/>
                <w:sz w:val="24"/>
                <w:szCs w:val="24"/>
                <w:lang w:val="de-DE" w:eastAsia="de-DE"/>
              </w:rPr>
              <w:t>Measures</w:t>
            </w:r>
            <w:proofErr w:type="spellEnd"/>
          </w:p>
        </w:tc>
        <w:tc>
          <w:tcPr>
            <w:tcW w:w="0" w:type="auto"/>
            <w:gridSpan w:val="4"/>
            <w:tcBorders>
              <w:top w:val="single" w:sz="4" w:space="0" w:color="auto"/>
              <w:bottom w:val="single" w:sz="4" w:space="0" w:color="auto"/>
            </w:tcBorders>
          </w:tcPr>
          <w:p w14:paraId="5DE9D567" w14:textId="3CE1CCC1" w:rsidR="00B07AB1" w:rsidRPr="006F5AF4" w:rsidRDefault="00B07AB1" w:rsidP="006F5AF4">
            <w:pPr>
              <w:ind w:firstLine="0"/>
              <w:rPr>
                <w:rFonts w:ascii="Times New Roman" w:hAnsi="Times New Roman" w:cs="Times New Roman"/>
                <w:i/>
                <w:sz w:val="24"/>
                <w:szCs w:val="24"/>
                <w:lang w:val="de-DE" w:eastAsia="de-DE"/>
              </w:rPr>
            </w:pPr>
            <w:proofErr w:type="spellStart"/>
            <w:r w:rsidRPr="00C23344">
              <w:rPr>
                <w:rFonts w:ascii="Times New Roman" w:hAnsi="Times New Roman" w:cs="Times New Roman"/>
                <w:iCs/>
                <w:sz w:val="24"/>
                <w:szCs w:val="24"/>
                <w:lang w:val="de-DE" w:eastAsia="de-DE"/>
              </w:rPr>
              <w:t>Experienced</w:t>
            </w:r>
            <w:proofErr w:type="spellEnd"/>
          </w:p>
        </w:tc>
        <w:tc>
          <w:tcPr>
            <w:tcW w:w="0" w:type="auto"/>
            <w:gridSpan w:val="4"/>
            <w:tcBorders>
              <w:top w:val="single" w:sz="4" w:space="0" w:color="auto"/>
              <w:bottom w:val="single" w:sz="4" w:space="0" w:color="auto"/>
            </w:tcBorders>
          </w:tcPr>
          <w:p w14:paraId="7179B2BB" w14:textId="3134E9B2" w:rsidR="00B07AB1" w:rsidRPr="006F5AF4" w:rsidRDefault="00B07AB1" w:rsidP="006F5AF4">
            <w:pPr>
              <w:ind w:firstLine="0"/>
              <w:rPr>
                <w:rFonts w:ascii="Times New Roman" w:hAnsi="Times New Roman" w:cs="Times New Roman"/>
                <w:sz w:val="24"/>
                <w:szCs w:val="24"/>
                <w:lang w:val="de-DE" w:eastAsia="de-DE"/>
              </w:rPr>
            </w:pPr>
            <w:proofErr w:type="spellStart"/>
            <w:r>
              <w:rPr>
                <w:rFonts w:ascii="Times New Roman" w:hAnsi="Times New Roman" w:cs="Times New Roman"/>
                <w:sz w:val="24"/>
                <w:szCs w:val="24"/>
                <w:lang w:val="de-DE" w:eastAsia="de-DE"/>
              </w:rPr>
              <w:t>Inexperienced</w:t>
            </w:r>
            <w:proofErr w:type="spellEnd"/>
          </w:p>
        </w:tc>
      </w:tr>
      <w:tr w:rsidR="00D52FCE" w:rsidRPr="006F5AF4" w14:paraId="6C361CAD" w14:textId="77777777" w:rsidTr="000957C6">
        <w:trPr>
          <w:trHeight w:val="496"/>
        </w:trPr>
        <w:tc>
          <w:tcPr>
            <w:tcW w:w="0" w:type="auto"/>
            <w:vMerge/>
            <w:tcBorders>
              <w:bottom w:val="single" w:sz="4" w:space="0" w:color="auto"/>
            </w:tcBorders>
            <w:hideMark/>
          </w:tcPr>
          <w:p w14:paraId="09EDD6C4" w14:textId="0598F7E4" w:rsidR="00B07AB1" w:rsidRPr="006F5AF4" w:rsidRDefault="00B07AB1" w:rsidP="006F5AF4">
            <w:pPr>
              <w:ind w:firstLine="0"/>
              <w:rPr>
                <w:rFonts w:ascii="Times New Roman" w:hAnsi="Times New Roman" w:cs="Times New Roman"/>
                <w:sz w:val="24"/>
                <w:szCs w:val="24"/>
                <w:lang w:val="de-DE" w:eastAsia="de-DE"/>
              </w:rPr>
            </w:pPr>
          </w:p>
        </w:tc>
        <w:tc>
          <w:tcPr>
            <w:tcW w:w="0" w:type="auto"/>
            <w:tcBorders>
              <w:top w:val="single" w:sz="4" w:space="0" w:color="auto"/>
              <w:bottom w:val="single" w:sz="4" w:space="0" w:color="auto"/>
            </w:tcBorders>
            <w:vAlign w:val="bottom"/>
            <w:hideMark/>
          </w:tcPr>
          <w:p w14:paraId="0454D4BB" w14:textId="4B0F7E9B" w:rsidR="00B07AB1" w:rsidRPr="006F5AF4" w:rsidRDefault="00B07AB1" w:rsidP="000957C6">
            <w:pPr>
              <w:ind w:firstLine="0"/>
              <w:jc w:val="center"/>
              <w:rPr>
                <w:rFonts w:ascii="Times New Roman" w:hAnsi="Times New Roman" w:cs="Times New Roman"/>
                <w:sz w:val="24"/>
                <w:szCs w:val="24"/>
                <w:lang w:val="de-DE" w:eastAsia="de-DE"/>
              </w:rPr>
            </w:pPr>
            <w:r w:rsidRPr="006F5AF4">
              <w:rPr>
                <w:rFonts w:ascii="Times New Roman" w:hAnsi="Times New Roman" w:cs="Times New Roman"/>
                <w:i/>
                <w:sz w:val="24"/>
                <w:szCs w:val="24"/>
                <w:lang w:val="de-DE" w:eastAsia="de-DE"/>
              </w:rPr>
              <w:t>M</w:t>
            </w:r>
          </w:p>
        </w:tc>
        <w:tc>
          <w:tcPr>
            <w:tcW w:w="0" w:type="auto"/>
            <w:tcBorders>
              <w:top w:val="single" w:sz="4" w:space="0" w:color="auto"/>
              <w:bottom w:val="single" w:sz="4" w:space="0" w:color="auto"/>
            </w:tcBorders>
            <w:vAlign w:val="bottom"/>
          </w:tcPr>
          <w:p w14:paraId="48A4CAF1" w14:textId="5F7FC066" w:rsidR="00B07AB1" w:rsidRPr="006F5AF4" w:rsidRDefault="00B07AB1" w:rsidP="000957C6">
            <w:pPr>
              <w:ind w:firstLine="0"/>
              <w:jc w:val="center"/>
              <w:rPr>
                <w:rFonts w:ascii="Times New Roman" w:hAnsi="Times New Roman" w:cs="Times New Roman"/>
                <w:i/>
                <w:sz w:val="24"/>
                <w:szCs w:val="24"/>
                <w:lang w:val="de-DE" w:eastAsia="de-DE"/>
              </w:rPr>
            </w:pPr>
            <w:r>
              <w:rPr>
                <w:rFonts w:ascii="Times New Roman" w:hAnsi="Times New Roman" w:cs="Times New Roman"/>
                <w:i/>
                <w:sz w:val="24"/>
                <w:szCs w:val="24"/>
                <w:lang w:val="de-DE" w:eastAsia="de-DE"/>
              </w:rPr>
              <w:t>SD</w:t>
            </w:r>
          </w:p>
        </w:tc>
        <w:tc>
          <w:tcPr>
            <w:tcW w:w="0" w:type="auto"/>
            <w:tcBorders>
              <w:top w:val="single" w:sz="4" w:space="0" w:color="auto"/>
              <w:bottom w:val="single" w:sz="4" w:space="0" w:color="auto"/>
            </w:tcBorders>
            <w:vAlign w:val="bottom"/>
          </w:tcPr>
          <w:p w14:paraId="31EDA99A" w14:textId="57EA3683" w:rsidR="00B07AB1" w:rsidRPr="000E4F04" w:rsidRDefault="00B07AB1" w:rsidP="000957C6">
            <w:pPr>
              <w:ind w:firstLine="0"/>
              <w:jc w:val="center"/>
              <w:rPr>
                <w:rFonts w:ascii="Times New Roman" w:hAnsi="Times New Roman" w:cs="Times New Roman"/>
                <w:iCs/>
                <w:sz w:val="24"/>
                <w:szCs w:val="24"/>
                <w:lang w:val="de-DE" w:eastAsia="de-DE"/>
              </w:rPr>
            </w:pPr>
            <w:r w:rsidRPr="000E4F04">
              <w:rPr>
                <w:rFonts w:ascii="Times New Roman" w:hAnsi="Times New Roman" w:cs="Times New Roman"/>
                <w:iCs/>
                <w:sz w:val="24"/>
                <w:szCs w:val="24"/>
                <w:lang w:val="de-DE" w:eastAsia="de-DE"/>
              </w:rPr>
              <w:t>Min</w:t>
            </w:r>
          </w:p>
        </w:tc>
        <w:tc>
          <w:tcPr>
            <w:tcW w:w="0" w:type="auto"/>
            <w:tcBorders>
              <w:top w:val="single" w:sz="4" w:space="0" w:color="auto"/>
              <w:bottom w:val="single" w:sz="4" w:space="0" w:color="auto"/>
            </w:tcBorders>
            <w:vAlign w:val="bottom"/>
            <w:hideMark/>
          </w:tcPr>
          <w:p w14:paraId="4571ADE6" w14:textId="71CCB577" w:rsidR="00B07AB1" w:rsidRPr="006F5AF4" w:rsidRDefault="00B07AB1" w:rsidP="000957C6">
            <w:pPr>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Max</w:t>
            </w:r>
          </w:p>
        </w:tc>
        <w:tc>
          <w:tcPr>
            <w:tcW w:w="0" w:type="auto"/>
            <w:tcBorders>
              <w:top w:val="single" w:sz="4" w:space="0" w:color="auto"/>
              <w:bottom w:val="single" w:sz="4" w:space="0" w:color="auto"/>
            </w:tcBorders>
            <w:vAlign w:val="bottom"/>
            <w:hideMark/>
          </w:tcPr>
          <w:p w14:paraId="35293196" w14:textId="0FBCECE7" w:rsidR="00B07AB1" w:rsidRPr="006F5AF4" w:rsidRDefault="00B07AB1" w:rsidP="000957C6">
            <w:pPr>
              <w:ind w:firstLine="0"/>
              <w:jc w:val="center"/>
              <w:rPr>
                <w:rFonts w:ascii="Times New Roman" w:hAnsi="Times New Roman" w:cs="Times New Roman"/>
                <w:i/>
                <w:iCs/>
                <w:sz w:val="24"/>
                <w:szCs w:val="24"/>
                <w:lang w:val="de-DE" w:eastAsia="de-DE"/>
              </w:rPr>
            </w:pPr>
            <w:r w:rsidRPr="000E4F04">
              <w:rPr>
                <w:rFonts w:ascii="Times New Roman" w:hAnsi="Times New Roman" w:cs="Times New Roman"/>
                <w:i/>
                <w:iCs/>
                <w:sz w:val="24"/>
                <w:szCs w:val="24"/>
                <w:lang w:val="de-DE" w:eastAsia="de-DE"/>
              </w:rPr>
              <w:t>M</w:t>
            </w:r>
          </w:p>
        </w:tc>
        <w:tc>
          <w:tcPr>
            <w:tcW w:w="0" w:type="auto"/>
            <w:tcBorders>
              <w:top w:val="single" w:sz="4" w:space="0" w:color="auto"/>
              <w:bottom w:val="single" w:sz="4" w:space="0" w:color="auto"/>
            </w:tcBorders>
            <w:vAlign w:val="bottom"/>
          </w:tcPr>
          <w:p w14:paraId="79A473F6" w14:textId="6A28D5C4" w:rsidR="00B07AB1" w:rsidRPr="000E4F04" w:rsidRDefault="00B07AB1" w:rsidP="000957C6">
            <w:pPr>
              <w:ind w:firstLine="0"/>
              <w:jc w:val="center"/>
              <w:rPr>
                <w:rFonts w:ascii="Times New Roman" w:hAnsi="Times New Roman" w:cs="Times New Roman"/>
                <w:i/>
                <w:iCs/>
                <w:sz w:val="24"/>
                <w:szCs w:val="24"/>
                <w:lang w:val="de-DE" w:eastAsia="de-DE"/>
              </w:rPr>
            </w:pPr>
            <w:r w:rsidRPr="000E4F04">
              <w:rPr>
                <w:rFonts w:ascii="Times New Roman" w:hAnsi="Times New Roman" w:cs="Times New Roman"/>
                <w:i/>
                <w:iCs/>
                <w:sz w:val="24"/>
                <w:szCs w:val="24"/>
                <w:lang w:val="de-DE" w:eastAsia="de-DE"/>
              </w:rPr>
              <w:t>SD</w:t>
            </w:r>
          </w:p>
        </w:tc>
        <w:tc>
          <w:tcPr>
            <w:tcW w:w="0" w:type="auto"/>
            <w:tcBorders>
              <w:top w:val="single" w:sz="4" w:space="0" w:color="auto"/>
              <w:bottom w:val="single" w:sz="4" w:space="0" w:color="auto"/>
            </w:tcBorders>
            <w:vAlign w:val="bottom"/>
          </w:tcPr>
          <w:p w14:paraId="097754FE" w14:textId="3B35322C" w:rsidR="00B07AB1" w:rsidRPr="006F5AF4" w:rsidRDefault="00B07AB1" w:rsidP="000957C6">
            <w:pPr>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Min</w:t>
            </w:r>
          </w:p>
        </w:tc>
        <w:tc>
          <w:tcPr>
            <w:tcW w:w="0" w:type="auto"/>
            <w:tcBorders>
              <w:top w:val="single" w:sz="4" w:space="0" w:color="auto"/>
              <w:bottom w:val="single" w:sz="4" w:space="0" w:color="auto"/>
            </w:tcBorders>
            <w:vAlign w:val="bottom"/>
            <w:hideMark/>
          </w:tcPr>
          <w:p w14:paraId="086029F4" w14:textId="6756D6B2" w:rsidR="00B07AB1" w:rsidRPr="006F5AF4" w:rsidRDefault="00B07AB1" w:rsidP="000957C6">
            <w:pPr>
              <w:ind w:firstLine="0"/>
              <w:jc w:val="center"/>
              <w:rPr>
                <w:rFonts w:ascii="Times New Roman" w:hAnsi="Times New Roman" w:cs="Times New Roman"/>
                <w:sz w:val="24"/>
                <w:szCs w:val="24"/>
                <w:lang w:val="de-DE" w:eastAsia="de-DE"/>
              </w:rPr>
            </w:pPr>
            <w:r w:rsidRPr="006F5AF4">
              <w:rPr>
                <w:rFonts w:ascii="Times New Roman" w:hAnsi="Times New Roman" w:cs="Times New Roman"/>
                <w:sz w:val="24"/>
                <w:szCs w:val="24"/>
                <w:lang w:val="de-DE" w:eastAsia="de-DE"/>
              </w:rPr>
              <w:t>Max</w:t>
            </w:r>
          </w:p>
        </w:tc>
      </w:tr>
      <w:tr w:rsidR="00942712" w:rsidRPr="006F5AF4" w14:paraId="36F8E28E" w14:textId="77777777" w:rsidTr="00FA35A7">
        <w:trPr>
          <w:trHeight w:val="305"/>
        </w:trPr>
        <w:tc>
          <w:tcPr>
            <w:tcW w:w="0" w:type="auto"/>
            <w:tcBorders>
              <w:top w:val="single" w:sz="4" w:space="0" w:color="auto"/>
            </w:tcBorders>
            <w:vAlign w:val="center"/>
            <w:hideMark/>
          </w:tcPr>
          <w:p w14:paraId="72F70B09" w14:textId="499DD54B" w:rsidR="008F61BD" w:rsidRPr="006F5AF4" w:rsidRDefault="008F61BD" w:rsidP="00B07AB1">
            <w:pPr>
              <w:spacing w:line="360" w:lineRule="auto"/>
              <w:ind w:firstLine="0"/>
              <w:rPr>
                <w:rFonts w:ascii="Times New Roman" w:hAnsi="Times New Roman" w:cs="Times New Roman"/>
                <w:sz w:val="24"/>
                <w:szCs w:val="24"/>
                <w:lang w:eastAsia="de-DE"/>
              </w:rPr>
            </w:pPr>
            <w:r w:rsidRPr="0033651E">
              <w:rPr>
                <w:rFonts w:ascii="Times New Roman" w:hAnsi="Times New Roman" w:cs="Times New Roman"/>
                <w:sz w:val="24"/>
                <w:szCs w:val="24"/>
                <w:lang w:eastAsia="de-DE"/>
              </w:rPr>
              <w:t>GRI for micro-teaching unit</w:t>
            </w:r>
          </w:p>
        </w:tc>
        <w:tc>
          <w:tcPr>
            <w:tcW w:w="0" w:type="auto"/>
            <w:tcBorders>
              <w:top w:val="single" w:sz="4" w:space="0" w:color="auto"/>
            </w:tcBorders>
            <w:vAlign w:val="center"/>
            <w:hideMark/>
          </w:tcPr>
          <w:p w14:paraId="0A6F5195" w14:textId="220C3B15" w:rsidR="008F61BD" w:rsidRPr="006F5AF4" w:rsidRDefault="008F61BD" w:rsidP="006750D0">
            <w:pPr>
              <w:spacing w:line="360" w:lineRule="auto"/>
              <w:ind w:firstLine="0"/>
              <w:jc w:val="center"/>
              <w:rPr>
                <w:rFonts w:ascii="Times New Roman" w:hAnsi="Times New Roman" w:cs="Times New Roman"/>
                <w:i/>
                <w:sz w:val="24"/>
                <w:szCs w:val="24"/>
                <w:lang w:val="de-DE" w:eastAsia="de-DE"/>
              </w:rPr>
            </w:pPr>
            <w:r w:rsidRPr="007E1D1D">
              <w:rPr>
                <w:rFonts w:ascii="Times New Roman" w:hAnsi="Times New Roman" w:cs="Times New Roman"/>
                <w:sz w:val="24"/>
                <w:szCs w:val="24"/>
                <w:lang w:eastAsia="de-DE"/>
              </w:rPr>
              <w:t>5.32</w:t>
            </w:r>
          </w:p>
        </w:tc>
        <w:tc>
          <w:tcPr>
            <w:tcW w:w="0" w:type="auto"/>
            <w:tcBorders>
              <w:top w:val="single" w:sz="4" w:space="0" w:color="auto"/>
            </w:tcBorders>
            <w:vAlign w:val="center"/>
          </w:tcPr>
          <w:p w14:paraId="1068AC82" w14:textId="268555DC" w:rsidR="008F61BD" w:rsidRDefault="008F61BD" w:rsidP="006750D0">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2.21</w:t>
            </w:r>
          </w:p>
        </w:tc>
        <w:tc>
          <w:tcPr>
            <w:tcW w:w="0" w:type="auto"/>
            <w:tcBorders>
              <w:top w:val="single" w:sz="4" w:space="0" w:color="auto"/>
            </w:tcBorders>
            <w:vAlign w:val="center"/>
          </w:tcPr>
          <w:p w14:paraId="2CF5EF43" w14:textId="666401DB" w:rsidR="008F61BD" w:rsidRDefault="008F61BD" w:rsidP="006750D0">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2.22</w:t>
            </w:r>
          </w:p>
        </w:tc>
        <w:tc>
          <w:tcPr>
            <w:tcW w:w="0" w:type="auto"/>
            <w:tcBorders>
              <w:top w:val="single" w:sz="4" w:space="0" w:color="auto"/>
            </w:tcBorders>
            <w:vAlign w:val="center"/>
            <w:hideMark/>
          </w:tcPr>
          <w:p w14:paraId="6B997799" w14:textId="2D869347" w:rsidR="008F61BD" w:rsidRPr="006F5AF4" w:rsidRDefault="008F61BD" w:rsidP="006750D0">
            <w:pPr>
              <w:spacing w:line="360" w:lineRule="auto"/>
              <w:ind w:firstLine="0"/>
              <w:jc w:val="center"/>
              <w:rPr>
                <w:rFonts w:ascii="Times New Roman" w:hAnsi="Times New Roman" w:cs="Times New Roman"/>
                <w:i/>
                <w:sz w:val="24"/>
                <w:szCs w:val="24"/>
                <w:vertAlign w:val="superscript"/>
                <w:lang w:val="de-DE" w:eastAsia="de-DE"/>
              </w:rPr>
            </w:pPr>
            <w:r>
              <w:rPr>
                <w:rFonts w:ascii="Times New Roman" w:hAnsi="Times New Roman" w:cs="Times New Roman"/>
                <w:sz w:val="24"/>
                <w:szCs w:val="24"/>
                <w:lang w:eastAsia="de-DE"/>
              </w:rPr>
              <w:t>11.72</w:t>
            </w:r>
          </w:p>
        </w:tc>
        <w:tc>
          <w:tcPr>
            <w:tcW w:w="0" w:type="auto"/>
            <w:tcBorders>
              <w:top w:val="single" w:sz="4" w:space="0" w:color="auto"/>
            </w:tcBorders>
            <w:vAlign w:val="center"/>
            <w:hideMark/>
          </w:tcPr>
          <w:p w14:paraId="798E2ACE" w14:textId="14F8A630" w:rsidR="008F61BD" w:rsidRPr="006F5AF4" w:rsidRDefault="005C528A"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eastAsia="de-DE"/>
              </w:rPr>
              <w:t>6.08</w:t>
            </w:r>
          </w:p>
        </w:tc>
        <w:tc>
          <w:tcPr>
            <w:tcW w:w="0" w:type="auto"/>
            <w:tcBorders>
              <w:top w:val="single" w:sz="4" w:space="0" w:color="auto"/>
            </w:tcBorders>
            <w:vAlign w:val="center"/>
          </w:tcPr>
          <w:p w14:paraId="1B9AE64A" w14:textId="22CD7AF4" w:rsidR="008F61BD" w:rsidRDefault="005C528A" w:rsidP="006750D0">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2.15</w:t>
            </w:r>
          </w:p>
        </w:tc>
        <w:tc>
          <w:tcPr>
            <w:tcW w:w="0" w:type="auto"/>
            <w:tcBorders>
              <w:top w:val="single" w:sz="4" w:space="0" w:color="auto"/>
            </w:tcBorders>
            <w:vAlign w:val="center"/>
          </w:tcPr>
          <w:p w14:paraId="721C3831" w14:textId="4A9A0BAD" w:rsidR="008F61BD" w:rsidRDefault="005C528A" w:rsidP="006750D0">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2.14</w:t>
            </w:r>
          </w:p>
        </w:tc>
        <w:tc>
          <w:tcPr>
            <w:tcW w:w="0" w:type="auto"/>
            <w:tcBorders>
              <w:top w:val="single" w:sz="4" w:space="0" w:color="auto"/>
            </w:tcBorders>
            <w:vAlign w:val="center"/>
            <w:hideMark/>
          </w:tcPr>
          <w:p w14:paraId="5E0D1559" w14:textId="1ECCC923" w:rsidR="008F61BD" w:rsidRPr="006F5AF4" w:rsidRDefault="008F61BD"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eastAsia="de-DE"/>
              </w:rPr>
              <w:t>10.80</w:t>
            </w:r>
          </w:p>
        </w:tc>
      </w:tr>
      <w:tr w:rsidR="00942712" w:rsidRPr="006F5AF4" w14:paraId="7ABD5986" w14:textId="77777777" w:rsidTr="00FA35A7">
        <w:trPr>
          <w:trHeight w:val="305"/>
        </w:trPr>
        <w:tc>
          <w:tcPr>
            <w:tcW w:w="0" w:type="auto"/>
            <w:vAlign w:val="center"/>
            <w:hideMark/>
          </w:tcPr>
          <w:p w14:paraId="051838A8" w14:textId="26EAEEF6" w:rsidR="008F61BD" w:rsidRPr="006F5AF4" w:rsidRDefault="008F61BD" w:rsidP="00B07AB1">
            <w:pPr>
              <w:spacing w:line="360" w:lineRule="auto"/>
              <w:ind w:firstLine="0"/>
              <w:rPr>
                <w:rFonts w:ascii="Times New Roman" w:hAnsi="Times New Roman" w:cs="Times New Roman"/>
                <w:iCs/>
                <w:sz w:val="24"/>
                <w:szCs w:val="24"/>
                <w:lang w:eastAsia="de-DE"/>
              </w:rPr>
            </w:pPr>
            <w:r w:rsidRPr="00A906E9">
              <w:rPr>
                <w:rFonts w:ascii="Times New Roman" w:hAnsi="Times New Roman" w:cs="Times New Roman"/>
                <w:iCs/>
                <w:sz w:val="24"/>
                <w:szCs w:val="24"/>
                <w:lang w:eastAsia="de-DE"/>
              </w:rPr>
              <w:t>Fixation Numbers in</w:t>
            </w:r>
            <w:r>
              <w:rPr>
                <w:rFonts w:ascii="Times New Roman" w:hAnsi="Times New Roman" w:cs="Times New Roman"/>
                <w:iCs/>
                <w:sz w:val="24"/>
                <w:szCs w:val="24"/>
                <w:lang w:eastAsia="de-DE"/>
              </w:rPr>
              <w:t xml:space="preserve"> </w:t>
            </w:r>
            <w:r w:rsidRPr="00A906E9">
              <w:rPr>
                <w:rFonts w:ascii="Times New Roman" w:hAnsi="Times New Roman" w:cs="Times New Roman"/>
                <w:iCs/>
                <w:sz w:val="24"/>
                <w:szCs w:val="24"/>
                <w:lang w:eastAsia="de-DE"/>
              </w:rPr>
              <w:t xml:space="preserve">AOI </w:t>
            </w:r>
            <w:r w:rsidRPr="00A906E9">
              <w:rPr>
                <w:rFonts w:ascii="Times New Roman" w:hAnsi="Times New Roman" w:cs="Times New Roman"/>
                <w:i/>
                <w:sz w:val="24"/>
                <w:szCs w:val="24"/>
                <w:lang w:eastAsia="de-DE"/>
              </w:rPr>
              <w:t>Students</w:t>
            </w:r>
          </w:p>
        </w:tc>
        <w:tc>
          <w:tcPr>
            <w:tcW w:w="0" w:type="auto"/>
            <w:vAlign w:val="center"/>
            <w:hideMark/>
          </w:tcPr>
          <w:p w14:paraId="0D423B0F" w14:textId="314CFBFD" w:rsidR="008F61BD" w:rsidRPr="006F5AF4" w:rsidRDefault="008F61BD" w:rsidP="006750D0">
            <w:pPr>
              <w:spacing w:line="360" w:lineRule="auto"/>
              <w:ind w:firstLine="0"/>
              <w:jc w:val="center"/>
              <w:rPr>
                <w:rFonts w:ascii="Times New Roman" w:hAnsi="Times New Roman" w:cs="Times New Roman"/>
                <w:sz w:val="24"/>
                <w:szCs w:val="24"/>
                <w:lang w:val="de-DE" w:eastAsia="de-DE"/>
              </w:rPr>
            </w:pPr>
            <w:r w:rsidRPr="007D08E4">
              <w:rPr>
                <w:rFonts w:ascii="Times New Roman" w:hAnsi="Times New Roman" w:cs="Times New Roman"/>
                <w:sz w:val="24"/>
                <w:szCs w:val="24"/>
                <w:lang w:eastAsia="de-DE"/>
              </w:rPr>
              <w:t>98.53</w:t>
            </w:r>
          </w:p>
        </w:tc>
        <w:tc>
          <w:tcPr>
            <w:tcW w:w="0" w:type="auto"/>
            <w:vAlign w:val="center"/>
          </w:tcPr>
          <w:p w14:paraId="4A8BCE07" w14:textId="170BDC92" w:rsidR="008F61BD" w:rsidRDefault="00660173"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19.21</w:t>
            </w:r>
          </w:p>
        </w:tc>
        <w:tc>
          <w:tcPr>
            <w:tcW w:w="0" w:type="auto"/>
            <w:vAlign w:val="center"/>
          </w:tcPr>
          <w:p w14:paraId="607CB6C3" w14:textId="2B8C7630" w:rsidR="008F61BD" w:rsidRDefault="00660173"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49.07</w:t>
            </w:r>
          </w:p>
        </w:tc>
        <w:tc>
          <w:tcPr>
            <w:tcW w:w="0" w:type="auto"/>
            <w:vAlign w:val="center"/>
            <w:hideMark/>
          </w:tcPr>
          <w:p w14:paraId="40E06080" w14:textId="21AD90E1" w:rsidR="008F61BD" w:rsidRPr="006F5AF4" w:rsidRDefault="00660173"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135.81</w:t>
            </w:r>
          </w:p>
        </w:tc>
        <w:tc>
          <w:tcPr>
            <w:tcW w:w="0" w:type="auto"/>
            <w:vAlign w:val="center"/>
            <w:hideMark/>
          </w:tcPr>
          <w:p w14:paraId="7AE2F539" w14:textId="1EBF5758" w:rsidR="008F61BD" w:rsidRPr="006F5AF4" w:rsidRDefault="00E258C3"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91.21</w:t>
            </w:r>
          </w:p>
        </w:tc>
        <w:tc>
          <w:tcPr>
            <w:tcW w:w="0" w:type="auto"/>
            <w:vAlign w:val="center"/>
          </w:tcPr>
          <w:p w14:paraId="7293B91A" w14:textId="0DBAF0B3" w:rsidR="008F61BD" w:rsidRDefault="00660173"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14.52</w:t>
            </w:r>
          </w:p>
        </w:tc>
        <w:tc>
          <w:tcPr>
            <w:tcW w:w="0" w:type="auto"/>
            <w:vAlign w:val="center"/>
          </w:tcPr>
          <w:p w14:paraId="401500DB" w14:textId="5F709AC4" w:rsidR="008F61BD" w:rsidRDefault="00E258C3"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68.99</w:t>
            </w:r>
          </w:p>
        </w:tc>
        <w:tc>
          <w:tcPr>
            <w:tcW w:w="0" w:type="auto"/>
            <w:vAlign w:val="center"/>
            <w:hideMark/>
          </w:tcPr>
          <w:p w14:paraId="6FE68D08" w14:textId="2E783975" w:rsidR="008F61BD" w:rsidRPr="006F5AF4" w:rsidRDefault="008F61BD"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123.37</w:t>
            </w:r>
          </w:p>
        </w:tc>
      </w:tr>
      <w:tr w:rsidR="00942712" w:rsidRPr="006F5AF4" w14:paraId="7A2F1EBA" w14:textId="77777777" w:rsidTr="00FA35A7">
        <w:trPr>
          <w:trHeight w:val="305"/>
        </w:trPr>
        <w:tc>
          <w:tcPr>
            <w:tcW w:w="0" w:type="auto"/>
            <w:tcBorders>
              <w:bottom w:val="single" w:sz="4" w:space="0" w:color="auto"/>
            </w:tcBorders>
            <w:vAlign w:val="center"/>
            <w:hideMark/>
          </w:tcPr>
          <w:p w14:paraId="4D205FFE" w14:textId="528E62A1" w:rsidR="008F61BD" w:rsidRPr="006F5AF4" w:rsidRDefault="008F61BD" w:rsidP="00B07AB1">
            <w:pPr>
              <w:spacing w:line="360" w:lineRule="auto"/>
              <w:ind w:firstLine="0"/>
              <w:rPr>
                <w:rFonts w:ascii="Times New Roman" w:hAnsi="Times New Roman" w:cs="Times New Roman"/>
                <w:iCs/>
                <w:sz w:val="24"/>
                <w:szCs w:val="24"/>
                <w:lang w:val="de-DE" w:eastAsia="de-DE"/>
              </w:rPr>
            </w:pPr>
            <w:r>
              <w:rPr>
                <w:rFonts w:ascii="Times New Roman" w:hAnsi="Times New Roman" w:cs="Times New Roman"/>
                <w:iCs/>
                <w:sz w:val="24"/>
                <w:szCs w:val="24"/>
                <w:lang w:val="de-DE" w:eastAsia="de-DE"/>
              </w:rPr>
              <w:t xml:space="preserve">TTFF </w:t>
            </w:r>
            <w:r w:rsidR="00B33F8B">
              <w:rPr>
                <w:rFonts w:ascii="Times New Roman" w:hAnsi="Times New Roman" w:cs="Times New Roman"/>
                <w:iCs/>
                <w:sz w:val="24"/>
                <w:szCs w:val="24"/>
                <w:lang w:val="de-DE" w:eastAsia="de-DE"/>
              </w:rPr>
              <w:t xml:space="preserve">(log) </w:t>
            </w:r>
            <w:r>
              <w:rPr>
                <w:rFonts w:ascii="Times New Roman" w:hAnsi="Times New Roman" w:cs="Times New Roman"/>
                <w:iCs/>
                <w:sz w:val="24"/>
                <w:szCs w:val="24"/>
                <w:lang w:val="de-DE" w:eastAsia="de-DE"/>
              </w:rPr>
              <w:t xml:space="preserve">in AOI </w:t>
            </w:r>
            <w:r w:rsidRPr="00A906E9">
              <w:rPr>
                <w:rFonts w:ascii="Times New Roman" w:hAnsi="Times New Roman" w:cs="Times New Roman"/>
                <w:i/>
                <w:sz w:val="24"/>
                <w:szCs w:val="24"/>
                <w:lang w:val="de-DE" w:eastAsia="de-DE"/>
              </w:rPr>
              <w:t>Disruptive Student</w:t>
            </w:r>
          </w:p>
        </w:tc>
        <w:tc>
          <w:tcPr>
            <w:tcW w:w="0" w:type="auto"/>
            <w:tcBorders>
              <w:bottom w:val="single" w:sz="4" w:space="0" w:color="auto"/>
            </w:tcBorders>
            <w:vAlign w:val="center"/>
            <w:hideMark/>
          </w:tcPr>
          <w:p w14:paraId="6E0F65EB" w14:textId="43ABBCD6" w:rsidR="008F61BD" w:rsidRPr="006F5AF4" w:rsidRDefault="008F61BD"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0.28</w:t>
            </w:r>
          </w:p>
        </w:tc>
        <w:tc>
          <w:tcPr>
            <w:tcW w:w="0" w:type="auto"/>
            <w:tcBorders>
              <w:bottom w:val="single" w:sz="4" w:space="0" w:color="auto"/>
            </w:tcBorders>
            <w:vAlign w:val="center"/>
          </w:tcPr>
          <w:p w14:paraId="764FD714" w14:textId="57A75F5C" w:rsidR="008F61BD" w:rsidRDefault="00E258C3"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0.69</w:t>
            </w:r>
          </w:p>
        </w:tc>
        <w:tc>
          <w:tcPr>
            <w:tcW w:w="0" w:type="auto"/>
            <w:tcBorders>
              <w:bottom w:val="single" w:sz="4" w:space="0" w:color="auto"/>
            </w:tcBorders>
            <w:vAlign w:val="center"/>
          </w:tcPr>
          <w:p w14:paraId="12B6A7F1" w14:textId="1A993F15" w:rsidR="008F61BD" w:rsidRDefault="00E258C3" w:rsidP="006750D0">
            <w:pPr>
              <w:spacing w:line="360" w:lineRule="auto"/>
              <w:ind w:firstLine="0"/>
              <w:jc w:val="center"/>
              <w:rPr>
                <w:rFonts w:ascii="Times New Roman" w:hAnsi="Times New Roman" w:cs="Times New Roman"/>
                <w:sz w:val="24"/>
                <w:szCs w:val="24"/>
                <w:lang w:val="de-DE" w:eastAsia="de-DE"/>
              </w:rPr>
            </w:pPr>
            <w:r w:rsidRPr="006F5AF4">
              <w:rPr>
                <w:rFonts w:ascii="Times New Roman" w:hAnsi="Times New Roman" w:cs="Times New Roman"/>
                <w:sz w:val="24"/>
                <w:szCs w:val="24"/>
                <w:lang w:val="de-DE" w:eastAsia="de-DE"/>
              </w:rPr>
              <w:t>–</w:t>
            </w:r>
            <w:r>
              <w:rPr>
                <w:rFonts w:ascii="Times New Roman" w:hAnsi="Times New Roman" w:cs="Times New Roman"/>
                <w:sz w:val="24"/>
                <w:szCs w:val="24"/>
                <w:lang w:val="de-DE" w:eastAsia="de-DE"/>
              </w:rPr>
              <w:t>1.81</w:t>
            </w:r>
          </w:p>
        </w:tc>
        <w:tc>
          <w:tcPr>
            <w:tcW w:w="0" w:type="auto"/>
            <w:tcBorders>
              <w:bottom w:val="single" w:sz="4" w:space="0" w:color="auto"/>
            </w:tcBorders>
            <w:vAlign w:val="center"/>
            <w:hideMark/>
          </w:tcPr>
          <w:p w14:paraId="5FC5CF9F" w14:textId="496AB326" w:rsidR="008F61BD" w:rsidRPr="006F5AF4" w:rsidRDefault="0029513F"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1.51</w:t>
            </w:r>
          </w:p>
        </w:tc>
        <w:tc>
          <w:tcPr>
            <w:tcW w:w="0" w:type="auto"/>
            <w:tcBorders>
              <w:bottom w:val="single" w:sz="4" w:space="0" w:color="auto"/>
            </w:tcBorders>
            <w:vAlign w:val="center"/>
            <w:hideMark/>
          </w:tcPr>
          <w:p w14:paraId="42BAEC4A" w14:textId="6D94877F" w:rsidR="008F61BD" w:rsidRPr="006F5AF4" w:rsidRDefault="0029513F" w:rsidP="006750D0">
            <w:pPr>
              <w:spacing w:line="360" w:lineRule="auto"/>
              <w:ind w:firstLine="0"/>
              <w:jc w:val="center"/>
              <w:rPr>
                <w:rFonts w:ascii="Times New Roman" w:hAnsi="Times New Roman" w:cs="Times New Roman"/>
                <w:sz w:val="24"/>
                <w:szCs w:val="24"/>
                <w:lang w:val="de-DE" w:eastAsia="de-DE"/>
              </w:rPr>
            </w:pPr>
            <w:r w:rsidRPr="006F5AF4">
              <w:rPr>
                <w:rFonts w:ascii="Times New Roman" w:hAnsi="Times New Roman" w:cs="Times New Roman"/>
                <w:sz w:val="24"/>
                <w:szCs w:val="24"/>
                <w:lang w:val="de-DE" w:eastAsia="de-DE"/>
              </w:rPr>
              <w:t>0.</w:t>
            </w:r>
            <w:r>
              <w:rPr>
                <w:rFonts w:ascii="Times New Roman" w:hAnsi="Times New Roman" w:cs="Times New Roman"/>
                <w:sz w:val="24"/>
                <w:szCs w:val="24"/>
                <w:lang w:val="de-DE" w:eastAsia="de-DE"/>
              </w:rPr>
              <w:t>30</w:t>
            </w:r>
          </w:p>
        </w:tc>
        <w:tc>
          <w:tcPr>
            <w:tcW w:w="0" w:type="auto"/>
            <w:tcBorders>
              <w:bottom w:val="single" w:sz="4" w:space="0" w:color="auto"/>
            </w:tcBorders>
            <w:vAlign w:val="center"/>
          </w:tcPr>
          <w:p w14:paraId="79FAE446" w14:textId="4E7DC13A" w:rsidR="008F61BD" w:rsidRDefault="0029513F" w:rsidP="006750D0">
            <w:pPr>
              <w:spacing w:line="360" w:lineRule="auto"/>
              <w:ind w:firstLine="0"/>
              <w:jc w:val="center"/>
              <w:rPr>
                <w:rFonts w:ascii="Times New Roman" w:hAnsi="Times New Roman" w:cs="Times New Roman"/>
                <w:sz w:val="24"/>
                <w:szCs w:val="24"/>
                <w:lang w:val="de-DE" w:eastAsia="de-DE"/>
              </w:rPr>
            </w:pPr>
            <w:r w:rsidRPr="006F5AF4">
              <w:rPr>
                <w:rFonts w:ascii="Times New Roman" w:hAnsi="Times New Roman" w:cs="Times New Roman"/>
                <w:sz w:val="24"/>
                <w:szCs w:val="24"/>
                <w:lang w:val="de-DE" w:eastAsia="de-DE"/>
              </w:rPr>
              <w:t>0.</w:t>
            </w:r>
            <w:r>
              <w:rPr>
                <w:rFonts w:ascii="Times New Roman" w:hAnsi="Times New Roman" w:cs="Times New Roman"/>
                <w:sz w:val="24"/>
                <w:szCs w:val="24"/>
                <w:lang w:val="de-DE" w:eastAsia="de-DE"/>
              </w:rPr>
              <w:t>65</w:t>
            </w:r>
          </w:p>
        </w:tc>
        <w:tc>
          <w:tcPr>
            <w:tcW w:w="0" w:type="auto"/>
            <w:tcBorders>
              <w:bottom w:val="single" w:sz="4" w:space="0" w:color="auto"/>
            </w:tcBorders>
            <w:vAlign w:val="center"/>
          </w:tcPr>
          <w:p w14:paraId="24F3C3FC" w14:textId="3160CD4C" w:rsidR="008F61BD" w:rsidRDefault="00B33F8B" w:rsidP="006750D0">
            <w:pPr>
              <w:spacing w:line="360" w:lineRule="auto"/>
              <w:ind w:firstLine="0"/>
              <w:jc w:val="center"/>
              <w:rPr>
                <w:rFonts w:ascii="Times New Roman" w:hAnsi="Times New Roman" w:cs="Times New Roman"/>
                <w:sz w:val="24"/>
                <w:szCs w:val="24"/>
                <w:lang w:val="de-DE" w:eastAsia="de-DE"/>
              </w:rPr>
            </w:pPr>
            <w:r w:rsidRPr="006F5AF4">
              <w:rPr>
                <w:rFonts w:ascii="Times New Roman" w:hAnsi="Times New Roman" w:cs="Times New Roman"/>
                <w:sz w:val="24"/>
                <w:szCs w:val="24"/>
                <w:lang w:val="de-DE" w:eastAsia="de-DE"/>
              </w:rPr>
              <w:t>–</w:t>
            </w:r>
            <w:r w:rsidR="0029513F">
              <w:rPr>
                <w:rFonts w:ascii="Times New Roman" w:hAnsi="Times New Roman" w:cs="Times New Roman"/>
                <w:sz w:val="24"/>
                <w:szCs w:val="24"/>
                <w:lang w:val="de-DE" w:eastAsia="de-DE"/>
              </w:rPr>
              <w:t>1.06</w:t>
            </w:r>
          </w:p>
        </w:tc>
        <w:tc>
          <w:tcPr>
            <w:tcW w:w="0" w:type="auto"/>
            <w:tcBorders>
              <w:bottom w:val="single" w:sz="4" w:space="0" w:color="auto"/>
            </w:tcBorders>
            <w:vAlign w:val="center"/>
            <w:hideMark/>
          </w:tcPr>
          <w:p w14:paraId="1807B172" w14:textId="5540FD91" w:rsidR="008F61BD" w:rsidRPr="006F5AF4" w:rsidRDefault="008F61BD" w:rsidP="006750D0">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2.21</w:t>
            </w:r>
          </w:p>
        </w:tc>
      </w:tr>
      <w:tr w:rsidR="0067309C" w:rsidRPr="006F5AF4" w14:paraId="0CFB22E5" w14:textId="77777777" w:rsidTr="00FA35A7">
        <w:trPr>
          <w:trHeight w:val="693"/>
        </w:trPr>
        <w:tc>
          <w:tcPr>
            <w:tcW w:w="0" w:type="auto"/>
            <w:gridSpan w:val="9"/>
            <w:tcBorders>
              <w:top w:val="single" w:sz="4" w:space="0" w:color="auto"/>
            </w:tcBorders>
          </w:tcPr>
          <w:p w14:paraId="565EC6BD" w14:textId="0EBB94B9" w:rsidR="0067309C" w:rsidRPr="006F5AF4" w:rsidRDefault="0067309C" w:rsidP="00E43667">
            <w:pPr>
              <w:spacing w:line="240" w:lineRule="auto"/>
              <w:ind w:firstLine="0"/>
              <w:rPr>
                <w:rFonts w:ascii="Times New Roman" w:hAnsi="Times New Roman" w:cs="Times New Roman"/>
                <w:szCs w:val="22"/>
                <w:lang w:eastAsia="de-DE"/>
              </w:rPr>
            </w:pPr>
            <w:r w:rsidRPr="006F5AF4">
              <w:rPr>
                <w:rFonts w:ascii="Times New Roman" w:hAnsi="Times New Roman" w:cs="Times New Roman"/>
                <w:i/>
                <w:iCs/>
                <w:szCs w:val="22"/>
                <w:lang w:eastAsia="de-DE"/>
              </w:rPr>
              <w:t>Note</w:t>
            </w:r>
            <w:r w:rsidRPr="006F5AF4">
              <w:rPr>
                <w:rFonts w:ascii="Times New Roman" w:hAnsi="Times New Roman" w:cs="Times New Roman"/>
                <w:szCs w:val="22"/>
                <w:lang w:eastAsia="de-DE"/>
              </w:rPr>
              <w:t xml:space="preserve">. </w:t>
            </w:r>
            <w:r w:rsidR="00E04075" w:rsidRPr="00E04075">
              <w:rPr>
                <w:rFonts w:ascii="Times New Roman" w:hAnsi="Times New Roman" w:cs="Times New Roman"/>
                <w:szCs w:val="22"/>
                <w:lang w:eastAsia="de-DE"/>
              </w:rPr>
              <w:t xml:space="preserve">GRI = Gaze </w:t>
            </w:r>
            <w:r w:rsidR="0049758E">
              <w:rPr>
                <w:rFonts w:ascii="Times New Roman" w:hAnsi="Times New Roman" w:cs="Times New Roman"/>
                <w:szCs w:val="22"/>
                <w:lang w:eastAsia="de-DE"/>
              </w:rPr>
              <w:t>Relational</w:t>
            </w:r>
            <w:r w:rsidR="00E04075" w:rsidRPr="00E04075">
              <w:rPr>
                <w:rFonts w:ascii="Times New Roman" w:hAnsi="Times New Roman" w:cs="Times New Roman"/>
                <w:szCs w:val="22"/>
                <w:lang w:eastAsia="de-DE"/>
              </w:rPr>
              <w:t xml:space="preserve"> Index, AOI = Area of Interest, TTFF = Time to First Fixation (log-transformed). Values represent the mean (</w:t>
            </w:r>
            <w:r w:rsidR="00E04075" w:rsidRPr="00BD2017">
              <w:rPr>
                <w:rFonts w:ascii="Times New Roman" w:hAnsi="Times New Roman" w:cs="Times New Roman"/>
                <w:i/>
                <w:iCs/>
                <w:szCs w:val="22"/>
                <w:lang w:eastAsia="de-DE"/>
              </w:rPr>
              <w:t>M</w:t>
            </w:r>
            <w:r w:rsidR="00E04075" w:rsidRPr="00E04075">
              <w:rPr>
                <w:rFonts w:ascii="Times New Roman" w:hAnsi="Times New Roman" w:cs="Times New Roman"/>
                <w:szCs w:val="22"/>
                <w:lang w:eastAsia="de-DE"/>
              </w:rPr>
              <w:t>), standard deviation (</w:t>
            </w:r>
            <w:r w:rsidR="00E04075" w:rsidRPr="00BD2017">
              <w:rPr>
                <w:rFonts w:ascii="Times New Roman" w:hAnsi="Times New Roman" w:cs="Times New Roman"/>
                <w:i/>
                <w:iCs/>
                <w:szCs w:val="22"/>
                <w:lang w:eastAsia="de-DE"/>
              </w:rPr>
              <w:t>SD</w:t>
            </w:r>
            <w:r w:rsidR="00E04075" w:rsidRPr="00E04075">
              <w:rPr>
                <w:rFonts w:ascii="Times New Roman" w:hAnsi="Times New Roman" w:cs="Times New Roman"/>
                <w:szCs w:val="22"/>
                <w:lang w:eastAsia="de-DE"/>
              </w:rPr>
              <w:t xml:space="preserve">), </w:t>
            </w:r>
            <w:r w:rsidR="00D03D1B">
              <w:rPr>
                <w:rFonts w:ascii="Times New Roman" w:hAnsi="Times New Roman" w:cs="Times New Roman"/>
                <w:szCs w:val="22"/>
                <w:lang w:eastAsia="de-DE"/>
              </w:rPr>
              <w:t xml:space="preserve">and </w:t>
            </w:r>
            <w:r w:rsidR="00D03D1B" w:rsidRPr="00D03D1B">
              <w:rPr>
                <w:rFonts w:ascii="Times New Roman" w:hAnsi="Times New Roman" w:cs="Times New Roman"/>
                <w:szCs w:val="22"/>
                <w:lang w:eastAsia="de-DE"/>
              </w:rPr>
              <w:t xml:space="preserve">range (minimum and maximum values) </w:t>
            </w:r>
            <w:r w:rsidR="00E04075" w:rsidRPr="00E04075">
              <w:rPr>
                <w:rFonts w:ascii="Times New Roman" w:hAnsi="Times New Roman" w:cs="Times New Roman"/>
                <w:szCs w:val="22"/>
                <w:lang w:eastAsia="de-DE"/>
              </w:rPr>
              <w:t xml:space="preserve">for each measure. Fixation numbers in AOI </w:t>
            </w:r>
            <w:r w:rsidR="00E04075" w:rsidRPr="0049758E">
              <w:rPr>
                <w:rFonts w:ascii="Times New Roman" w:hAnsi="Times New Roman" w:cs="Times New Roman"/>
                <w:i/>
                <w:iCs/>
                <w:szCs w:val="22"/>
                <w:lang w:eastAsia="de-DE"/>
              </w:rPr>
              <w:t>Students</w:t>
            </w:r>
            <w:r w:rsidR="00E04075" w:rsidRPr="00E04075">
              <w:rPr>
                <w:rFonts w:ascii="Times New Roman" w:hAnsi="Times New Roman" w:cs="Times New Roman"/>
                <w:szCs w:val="22"/>
                <w:lang w:eastAsia="de-DE"/>
              </w:rPr>
              <w:t xml:space="preserve"> refer to the total number of fixations </w:t>
            </w:r>
            <w:r w:rsidR="00762B06">
              <w:rPr>
                <w:rFonts w:ascii="Times New Roman" w:hAnsi="Times New Roman" w:cs="Times New Roman"/>
                <w:szCs w:val="22"/>
                <w:lang w:eastAsia="de-DE"/>
              </w:rPr>
              <w:t>directed at students per minute</w:t>
            </w:r>
            <w:r w:rsidR="00E04075" w:rsidRPr="00E04075">
              <w:rPr>
                <w:rFonts w:ascii="Times New Roman" w:hAnsi="Times New Roman" w:cs="Times New Roman"/>
                <w:szCs w:val="22"/>
                <w:lang w:eastAsia="de-DE"/>
              </w:rPr>
              <w:t>. TTFF values represent the log-transformed time (in seconds) until teachers first fixated on a disruptive student.</w:t>
            </w:r>
          </w:p>
        </w:tc>
      </w:tr>
    </w:tbl>
    <w:bookmarkEnd w:id="74"/>
    <w:p w14:paraId="7227499B" w14:textId="4AEA9712" w:rsidR="00401872" w:rsidRDefault="00FE765C" w:rsidP="00401872">
      <w:pPr>
        <w:spacing w:before="120"/>
        <w:rPr>
          <w:rFonts w:ascii="Times New Roman" w:hAnsi="Times New Roman" w:cs="Times New Roman"/>
          <w:sz w:val="24"/>
          <w:szCs w:val="24"/>
          <w:lang w:eastAsia="de-DE"/>
        </w:rPr>
      </w:pPr>
      <w:r w:rsidRPr="00FE765C">
        <w:rPr>
          <w:rFonts w:ascii="Times New Roman" w:hAnsi="Times New Roman" w:cs="Times New Roman"/>
          <w:sz w:val="24"/>
          <w:szCs w:val="24"/>
          <w:lang w:eastAsia="de-DE"/>
        </w:rPr>
        <w:t xml:space="preserve">First, experienced teachers exhibited more frequent but shorter fixations, leading </w:t>
      </w:r>
      <w:r w:rsidR="005674C3">
        <w:rPr>
          <w:rFonts w:ascii="Times New Roman" w:hAnsi="Times New Roman" w:cs="Times New Roman"/>
          <w:sz w:val="24"/>
          <w:szCs w:val="24"/>
          <w:lang w:eastAsia="de-DE"/>
        </w:rPr>
        <w:t xml:space="preserve">descriptively </w:t>
      </w:r>
      <w:r w:rsidRPr="00FE765C">
        <w:rPr>
          <w:rFonts w:ascii="Times New Roman" w:hAnsi="Times New Roman" w:cs="Times New Roman"/>
          <w:sz w:val="24"/>
          <w:szCs w:val="24"/>
          <w:lang w:eastAsia="de-DE"/>
        </w:rPr>
        <w:t>to a lower GRI than inexperienced teachers across the entire micro-teaching session (</w:t>
      </w:r>
      <w:r w:rsidRPr="00FE765C">
        <w:rPr>
          <w:rFonts w:ascii="Times New Roman" w:hAnsi="Times New Roman" w:cs="Times New Roman"/>
          <w:b/>
          <w:bCs/>
          <w:sz w:val="24"/>
          <w:szCs w:val="24"/>
          <w:lang w:eastAsia="de-DE"/>
        </w:rPr>
        <w:t xml:space="preserve">Hypothesis </w:t>
      </w:r>
      <w:r w:rsidR="00D77F10">
        <w:rPr>
          <w:rFonts w:ascii="Times New Roman" w:hAnsi="Times New Roman" w:cs="Times New Roman"/>
          <w:b/>
          <w:bCs/>
          <w:sz w:val="24"/>
          <w:szCs w:val="24"/>
          <w:lang w:eastAsia="de-DE"/>
        </w:rPr>
        <w:t>1</w:t>
      </w:r>
      <w:r w:rsidRPr="00FE765C">
        <w:rPr>
          <w:rFonts w:ascii="Times New Roman" w:hAnsi="Times New Roman" w:cs="Times New Roman"/>
          <w:b/>
          <w:bCs/>
          <w:sz w:val="24"/>
          <w:szCs w:val="24"/>
          <w:lang w:eastAsia="de-DE"/>
        </w:rPr>
        <w:t>a</w:t>
      </w:r>
      <w:r w:rsidRPr="00FE765C">
        <w:rPr>
          <w:rFonts w:ascii="Times New Roman" w:hAnsi="Times New Roman" w:cs="Times New Roman"/>
          <w:sz w:val="24"/>
          <w:szCs w:val="24"/>
          <w:lang w:eastAsia="de-DE"/>
        </w:rPr>
        <w:t xml:space="preserve">). However, this difference was not statistically significant, </w:t>
      </w:r>
      <w:proofErr w:type="gramStart"/>
      <w:r w:rsidRPr="00FE765C">
        <w:rPr>
          <w:rFonts w:ascii="Times New Roman" w:hAnsi="Times New Roman" w:cs="Times New Roman"/>
          <w:i/>
          <w:iCs/>
          <w:sz w:val="24"/>
          <w:szCs w:val="24"/>
          <w:lang w:eastAsia="de-DE"/>
        </w:rPr>
        <w:t>t</w:t>
      </w:r>
      <w:r w:rsidRPr="00FE765C">
        <w:rPr>
          <w:rFonts w:ascii="Times New Roman" w:hAnsi="Times New Roman" w:cs="Times New Roman"/>
          <w:sz w:val="24"/>
          <w:szCs w:val="24"/>
          <w:lang w:eastAsia="de-DE"/>
        </w:rPr>
        <w:t>(</w:t>
      </w:r>
      <w:proofErr w:type="gramEnd"/>
      <w:r w:rsidRPr="00FE765C">
        <w:rPr>
          <w:rFonts w:ascii="Times New Roman" w:hAnsi="Times New Roman" w:cs="Times New Roman"/>
          <w:sz w:val="24"/>
          <w:szCs w:val="24"/>
          <w:lang w:eastAsia="de-DE"/>
        </w:rPr>
        <w:t xml:space="preserve">80) = –1.57, </w:t>
      </w:r>
      <w:r w:rsidRPr="00FE765C">
        <w:rPr>
          <w:rFonts w:ascii="Times New Roman" w:hAnsi="Times New Roman" w:cs="Times New Roman"/>
          <w:i/>
          <w:iCs/>
          <w:sz w:val="24"/>
          <w:szCs w:val="24"/>
          <w:lang w:eastAsia="de-DE"/>
        </w:rPr>
        <w:t>p</w:t>
      </w:r>
      <w:r w:rsidRPr="00FE765C">
        <w:rPr>
          <w:rFonts w:ascii="Times New Roman" w:hAnsi="Times New Roman" w:cs="Times New Roman"/>
          <w:sz w:val="24"/>
          <w:szCs w:val="24"/>
          <w:lang w:eastAsia="de-DE"/>
        </w:rPr>
        <w:t xml:space="preserve"> = .12.</w:t>
      </w:r>
      <w:r w:rsidR="00401872">
        <w:rPr>
          <w:rFonts w:ascii="Times New Roman" w:hAnsi="Times New Roman" w:cs="Times New Roman"/>
          <w:sz w:val="24"/>
          <w:szCs w:val="24"/>
          <w:lang w:eastAsia="de-DE"/>
        </w:rPr>
        <w:t xml:space="preserve"> </w:t>
      </w:r>
    </w:p>
    <w:p w14:paraId="19977F12" w14:textId="6E45829A" w:rsidR="00FE765C" w:rsidRPr="00FE765C" w:rsidRDefault="00FE765C" w:rsidP="00401872">
      <w:pPr>
        <w:rPr>
          <w:rFonts w:ascii="Times New Roman" w:hAnsi="Times New Roman" w:cs="Times New Roman"/>
          <w:sz w:val="24"/>
          <w:szCs w:val="24"/>
          <w:lang w:eastAsia="de-DE"/>
        </w:rPr>
      </w:pPr>
      <w:r w:rsidRPr="00FE765C">
        <w:rPr>
          <w:rFonts w:ascii="Times New Roman" w:hAnsi="Times New Roman" w:cs="Times New Roman"/>
          <w:sz w:val="24"/>
          <w:szCs w:val="24"/>
          <w:lang w:eastAsia="de-DE"/>
        </w:rPr>
        <w:lastRenderedPageBreak/>
        <w:t xml:space="preserve">Second, experienced teachers directed their gaze toward AOI </w:t>
      </w:r>
      <w:r w:rsidR="00F76DBF">
        <w:rPr>
          <w:rFonts w:ascii="Times New Roman" w:hAnsi="Times New Roman" w:cs="Times New Roman"/>
          <w:i/>
          <w:iCs/>
          <w:sz w:val="24"/>
          <w:szCs w:val="24"/>
          <w:lang w:eastAsia="de-DE"/>
        </w:rPr>
        <w:t>s</w:t>
      </w:r>
      <w:r w:rsidRPr="00FE765C">
        <w:rPr>
          <w:rFonts w:ascii="Times New Roman" w:hAnsi="Times New Roman" w:cs="Times New Roman"/>
          <w:i/>
          <w:iCs/>
          <w:sz w:val="24"/>
          <w:szCs w:val="24"/>
          <w:lang w:eastAsia="de-DE"/>
        </w:rPr>
        <w:t>tudents</w:t>
      </w:r>
      <w:r w:rsidRPr="00FE765C">
        <w:rPr>
          <w:rFonts w:ascii="Times New Roman" w:hAnsi="Times New Roman" w:cs="Times New Roman"/>
          <w:sz w:val="24"/>
          <w:szCs w:val="24"/>
          <w:lang w:eastAsia="de-DE"/>
        </w:rPr>
        <w:t xml:space="preserve"> more often than inexperienced teachers (</w:t>
      </w:r>
      <w:r w:rsidRPr="00FE765C">
        <w:rPr>
          <w:rFonts w:ascii="Times New Roman" w:hAnsi="Times New Roman" w:cs="Times New Roman"/>
          <w:b/>
          <w:bCs/>
          <w:sz w:val="24"/>
          <w:szCs w:val="24"/>
          <w:lang w:eastAsia="de-DE"/>
        </w:rPr>
        <w:t xml:space="preserve">Hypothesis </w:t>
      </w:r>
      <w:r w:rsidR="00D77F10">
        <w:rPr>
          <w:rFonts w:ascii="Times New Roman" w:hAnsi="Times New Roman" w:cs="Times New Roman"/>
          <w:b/>
          <w:bCs/>
          <w:sz w:val="24"/>
          <w:szCs w:val="24"/>
          <w:lang w:eastAsia="de-DE"/>
        </w:rPr>
        <w:t>1</w:t>
      </w:r>
      <w:r w:rsidRPr="00FE765C">
        <w:rPr>
          <w:rFonts w:ascii="Times New Roman" w:hAnsi="Times New Roman" w:cs="Times New Roman"/>
          <w:b/>
          <w:bCs/>
          <w:sz w:val="24"/>
          <w:szCs w:val="24"/>
          <w:lang w:eastAsia="de-DE"/>
        </w:rPr>
        <w:t>b</w:t>
      </w:r>
      <w:r w:rsidRPr="00FE765C">
        <w:rPr>
          <w:rFonts w:ascii="Times New Roman" w:hAnsi="Times New Roman" w:cs="Times New Roman"/>
          <w:sz w:val="24"/>
          <w:szCs w:val="24"/>
          <w:lang w:eastAsia="de-DE"/>
        </w:rPr>
        <w:t xml:space="preserve">), and this difference was statistically significant, </w:t>
      </w:r>
      <w:proofErr w:type="gramStart"/>
      <w:r w:rsidRPr="00FE765C">
        <w:rPr>
          <w:rFonts w:ascii="Times New Roman" w:hAnsi="Times New Roman" w:cs="Times New Roman"/>
          <w:i/>
          <w:iCs/>
          <w:sz w:val="24"/>
          <w:szCs w:val="24"/>
          <w:lang w:eastAsia="de-DE"/>
        </w:rPr>
        <w:t>t</w:t>
      </w:r>
      <w:r w:rsidRPr="00FE765C">
        <w:rPr>
          <w:rFonts w:ascii="Times New Roman" w:hAnsi="Times New Roman" w:cs="Times New Roman"/>
          <w:sz w:val="24"/>
          <w:szCs w:val="24"/>
          <w:lang w:eastAsia="de-DE"/>
        </w:rPr>
        <w:t>(</w:t>
      </w:r>
      <w:proofErr w:type="gramEnd"/>
      <w:r w:rsidRPr="00FE765C">
        <w:rPr>
          <w:rFonts w:ascii="Times New Roman" w:hAnsi="Times New Roman" w:cs="Times New Roman"/>
          <w:sz w:val="24"/>
          <w:szCs w:val="24"/>
          <w:lang w:eastAsia="de-DE"/>
        </w:rPr>
        <w:t xml:space="preserve">80) = 1.96, </w:t>
      </w:r>
      <w:r w:rsidRPr="00FE765C">
        <w:rPr>
          <w:rFonts w:ascii="Times New Roman" w:hAnsi="Times New Roman" w:cs="Times New Roman"/>
          <w:i/>
          <w:iCs/>
          <w:sz w:val="24"/>
          <w:szCs w:val="24"/>
          <w:lang w:eastAsia="de-DE"/>
        </w:rPr>
        <w:t>p</w:t>
      </w:r>
      <w:r w:rsidRPr="00FE765C">
        <w:rPr>
          <w:rFonts w:ascii="Times New Roman" w:hAnsi="Times New Roman" w:cs="Times New Roman"/>
          <w:sz w:val="24"/>
          <w:szCs w:val="24"/>
          <w:lang w:eastAsia="de-DE"/>
        </w:rPr>
        <w:t xml:space="preserve"> = .05, </w:t>
      </w:r>
      <w:r w:rsidRPr="00FE765C">
        <w:rPr>
          <w:rFonts w:ascii="Times New Roman" w:hAnsi="Times New Roman" w:cs="Times New Roman"/>
          <w:i/>
          <w:iCs/>
          <w:sz w:val="24"/>
          <w:szCs w:val="24"/>
          <w:lang w:eastAsia="de-DE"/>
        </w:rPr>
        <w:t>d</w:t>
      </w:r>
      <w:r w:rsidRPr="00FE765C">
        <w:rPr>
          <w:rFonts w:ascii="Times New Roman" w:hAnsi="Times New Roman" w:cs="Times New Roman"/>
          <w:sz w:val="24"/>
          <w:szCs w:val="24"/>
          <w:lang w:eastAsia="de-DE"/>
        </w:rPr>
        <w:t xml:space="preserve"> = 0.43</w:t>
      </w:r>
      <w:r w:rsidR="005674C3">
        <w:rPr>
          <w:rFonts w:ascii="Times New Roman" w:hAnsi="Times New Roman" w:cs="Times New Roman"/>
          <w:sz w:val="24"/>
          <w:szCs w:val="24"/>
          <w:lang w:eastAsia="de-DE"/>
        </w:rPr>
        <w:t xml:space="preserve"> (</w:t>
      </w:r>
      <w:r w:rsidRPr="00FE765C">
        <w:rPr>
          <w:rFonts w:ascii="Times New Roman" w:hAnsi="Times New Roman" w:cs="Times New Roman"/>
          <w:sz w:val="24"/>
          <w:szCs w:val="24"/>
          <w:lang w:eastAsia="de-DE"/>
        </w:rPr>
        <w:t>small effect</w:t>
      </w:r>
      <w:r w:rsidR="005674C3">
        <w:rPr>
          <w:rFonts w:ascii="Times New Roman" w:hAnsi="Times New Roman" w:cs="Times New Roman"/>
          <w:sz w:val="24"/>
          <w:szCs w:val="24"/>
          <w:lang w:eastAsia="de-DE"/>
        </w:rPr>
        <w:t>)</w:t>
      </w:r>
      <w:r w:rsidRPr="00FE765C">
        <w:rPr>
          <w:rFonts w:ascii="Times New Roman" w:hAnsi="Times New Roman" w:cs="Times New Roman"/>
          <w:sz w:val="24"/>
          <w:szCs w:val="24"/>
          <w:lang w:eastAsia="de-DE"/>
        </w:rPr>
        <w:t>.</w:t>
      </w:r>
    </w:p>
    <w:p w14:paraId="63F29500" w14:textId="33C19000" w:rsidR="00FE765C" w:rsidRDefault="00FE765C" w:rsidP="00FE765C">
      <w:pPr>
        <w:rPr>
          <w:rFonts w:ascii="Times New Roman" w:hAnsi="Times New Roman" w:cs="Times New Roman"/>
          <w:sz w:val="24"/>
          <w:szCs w:val="24"/>
          <w:lang w:eastAsia="de-DE"/>
        </w:rPr>
      </w:pPr>
      <w:r w:rsidRPr="00FE765C">
        <w:rPr>
          <w:rFonts w:ascii="Times New Roman" w:hAnsi="Times New Roman" w:cs="Times New Roman"/>
          <w:sz w:val="24"/>
          <w:szCs w:val="24"/>
          <w:lang w:eastAsia="de-DE"/>
        </w:rPr>
        <w:t xml:space="preserve">Third, experienced teachers detected disruptions </w:t>
      </w:r>
      <w:r w:rsidR="00746236">
        <w:rPr>
          <w:rFonts w:ascii="Times New Roman" w:hAnsi="Times New Roman" w:cs="Times New Roman"/>
          <w:sz w:val="24"/>
          <w:szCs w:val="24"/>
          <w:lang w:eastAsia="de-DE"/>
        </w:rPr>
        <w:t xml:space="preserve">descriptively </w:t>
      </w:r>
      <w:r w:rsidRPr="00FE765C">
        <w:rPr>
          <w:rFonts w:ascii="Times New Roman" w:hAnsi="Times New Roman" w:cs="Times New Roman"/>
          <w:sz w:val="24"/>
          <w:szCs w:val="24"/>
          <w:lang w:eastAsia="de-DE"/>
        </w:rPr>
        <w:t xml:space="preserve">slightly faster, as reflected in their shorter noticing speed for the AOI </w:t>
      </w:r>
      <w:r w:rsidR="00F76DBF">
        <w:rPr>
          <w:rFonts w:ascii="Times New Roman" w:hAnsi="Times New Roman" w:cs="Times New Roman"/>
          <w:i/>
          <w:iCs/>
          <w:sz w:val="24"/>
          <w:szCs w:val="24"/>
          <w:lang w:eastAsia="de-DE"/>
        </w:rPr>
        <w:t>d</w:t>
      </w:r>
      <w:r w:rsidRPr="00FE765C">
        <w:rPr>
          <w:rFonts w:ascii="Times New Roman" w:hAnsi="Times New Roman" w:cs="Times New Roman"/>
          <w:i/>
          <w:iCs/>
          <w:sz w:val="24"/>
          <w:szCs w:val="24"/>
          <w:lang w:eastAsia="de-DE"/>
        </w:rPr>
        <w:t xml:space="preserve">isruptive </w:t>
      </w:r>
      <w:r w:rsidR="00F76DBF">
        <w:rPr>
          <w:rFonts w:ascii="Times New Roman" w:hAnsi="Times New Roman" w:cs="Times New Roman"/>
          <w:i/>
          <w:iCs/>
          <w:sz w:val="24"/>
          <w:szCs w:val="24"/>
          <w:lang w:eastAsia="de-DE"/>
        </w:rPr>
        <w:t>s</w:t>
      </w:r>
      <w:r w:rsidRPr="00FE765C">
        <w:rPr>
          <w:rFonts w:ascii="Times New Roman" w:hAnsi="Times New Roman" w:cs="Times New Roman"/>
          <w:i/>
          <w:iCs/>
          <w:sz w:val="24"/>
          <w:szCs w:val="24"/>
          <w:lang w:eastAsia="de-DE"/>
        </w:rPr>
        <w:t>tudent</w:t>
      </w:r>
      <w:r w:rsidR="0051346D" w:rsidRPr="004512FF">
        <w:rPr>
          <w:rStyle w:val="Funotenzeichen"/>
        </w:rPr>
        <w:footnoteReference w:id="5"/>
      </w:r>
      <w:r w:rsidRPr="00FE765C">
        <w:rPr>
          <w:rFonts w:ascii="Times New Roman" w:hAnsi="Times New Roman" w:cs="Times New Roman"/>
          <w:sz w:val="24"/>
          <w:szCs w:val="24"/>
          <w:lang w:eastAsia="de-DE"/>
        </w:rPr>
        <w:t xml:space="preserve"> (</w:t>
      </w:r>
      <w:r w:rsidRPr="00FE765C">
        <w:rPr>
          <w:rFonts w:ascii="Times New Roman" w:hAnsi="Times New Roman" w:cs="Times New Roman"/>
          <w:b/>
          <w:bCs/>
          <w:sz w:val="24"/>
          <w:szCs w:val="24"/>
          <w:lang w:eastAsia="de-DE"/>
        </w:rPr>
        <w:t xml:space="preserve">Hypothesis </w:t>
      </w:r>
      <w:r w:rsidR="00D77F10">
        <w:rPr>
          <w:rFonts w:ascii="Times New Roman" w:hAnsi="Times New Roman" w:cs="Times New Roman"/>
          <w:b/>
          <w:bCs/>
          <w:sz w:val="24"/>
          <w:szCs w:val="24"/>
          <w:lang w:eastAsia="de-DE"/>
        </w:rPr>
        <w:t>1</w:t>
      </w:r>
      <w:r w:rsidRPr="00FE765C">
        <w:rPr>
          <w:rFonts w:ascii="Times New Roman" w:hAnsi="Times New Roman" w:cs="Times New Roman"/>
          <w:b/>
          <w:bCs/>
          <w:sz w:val="24"/>
          <w:szCs w:val="24"/>
          <w:lang w:eastAsia="de-DE"/>
        </w:rPr>
        <w:t>c</w:t>
      </w:r>
      <w:r w:rsidRPr="00FE765C">
        <w:rPr>
          <w:rFonts w:ascii="Times New Roman" w:hAnsi="Times New Roman" w:cs="Times New Roman"/>
          <w:sz w:val="24"/>
          <w:szCs w:val="24"/>
          <w:lang w:eastAsia="de-DE"/>
        </w:rPr>
        <w:t>)</w:t>
      </w:r>
      <w:r w:rsidR="00C51811">
        <w:rPr>
          <w:rFonts w:ascii="Times New Roman" w:hAnsi="Times New Roman" w:cs="Times New Roman"/>
          <w:sz w:val="24"/>
          <w:szCs w:val="24"/>
          <w:lang w:eastAsia="de-DE"/>
        </w:rPr>
        <w:t xml:space="preserve">, but with no statistically </w:t>
      </w:r>
      <w:r w:rsidR="00401872">
        <w:rPr>
          <w:rFonts w:ascii="Times New Roman" w:hAnsi="Times New Roman" w:cs="Times New Roman"/>
          <w:sz w:val="24"/>
          <w:szCs w:val="24"/>
          <w:lang w:eastAsia="de-DE"/>
        </w:rPr>
        <w:t>significant difference</w:t>
      </w:r>
      <w:r w:rsidRPr="00FE765C">
        <w:rPr>
          <w:rFonts w:ascii="Times New Roman" w:hAnsi="Times New Roman" w:cs="Times New Roman"/>
          <w:sz w:val="24"/>
          <w:szCs w:val="24"/>
          <w:lang w:eastAsia="de-DE"/>
        </w:rPr>
        <w:t xml:space="preserve">, </w:t>
      </w:r>
      <w:proofErr w:type="gramStart"/>
      <w:r w:rsidRPr="00FE765C">
        <w:rPr>
          <w:rFonts w:ascii="Times New Roman" w:hAnsi="Times New Roman" w:cs="Times New Roman"/>
          <w:i/>
          <w:iCs/>
          <w:sz w:val="24"/>
          <w:szCs w:val="24"/>
          <w:lang w:eastAsia="de-DE"/>
        </w:rPr>
        <w:t>t</w:t>
      </w:r>
      <w:r w:rsidRPr="00FE765C">
        <w:rPr>
          <w:rFonts w:ascii="Times New Roman" w:hAnsi="Times New Roman" w:cs="Times New Roman"/>
          <w:sz w:val="24"/>
          <w:szCs w:val="24"/>
          <w:lang w:eastAsia="de-DE"/>
        </w:rPr>
        <w:t>(</w:t>
      </w:r>
      <w:proofErr w:type="gramEnd"/>
      <w:r w:rsidRPr="00FE765C">
        <w:rPr>
          <w:rFonts w:ascii="Times New Roman" w:hAnsi="Times New Roman" w:cs="Times New Roman"/>
          <w:sz w:val="24"/>
          <w:szCs w:val="24"/>
          <w:lang w:eastAsia="de-DE"/>
        </w:rPr>
        <w:t xml:space="preserve">80) = –0.14, </w:t>
      </w:r>
      <w:r w:rsidRPr="00FE765C">
        <w:rPr>
          <w:rFonts w:ascii="Times New Roman" w:hAnsi="Times New Roman" w:cs="Times New Roman"/>
          <w:i/>
          <w:iCs/>
          <w:sz w:val="24"/>
          <w:szCs w:val="24"/>
          <w:lang w:eastAsia="de-DE"/>
        </w:rPr>
        <w:t>p</w:t>
      </w:r>
      <w:r w:rsidRPr="00FE765C">
        <w:rPr>
          <w:rFonts w:ascii="Times New Roman" w:hAnsi="Times New Roman" w:cs="Times New Roman"/>
          <w:sz w:val="24"/>
          <w:szCs w:val="24"/>
          <w:lang w:eastAsia="de-DE"/>
        </w:rPr>
        <w:t xml:space="preserve"> = .89.</w:t>
      </w:r>
    </w:p>
    <w:p w14:paraId="712DBA76" w14:textId="536AC60F" w:rsidR="00457EE9" w:rsidRPr="00457EE9" w:rsidRDefault="00B371C6" w:rsidP="00457EE9">
      <w:pPr>
        <w:pStyle w:val="berschrift2"/>
        <w:rPr>
          <w:rFonts w:ascii="Times New Roman" w:hAnsi="Times New Roman" w:cs="Times New Roman"/>
          <w:sz w:val="24"/>
          <w:szCs w:val="24"/>
          <w:lang w:eastAsia="de-DE"/>
        </w:rPr>
      </w:pPr>
      <w:r>
        <w:rPr>
          <w:rFonts w:ascii="Times New Roman" w:hAnsi="Times New Roman" w:cs="Times New Roman"/>
          <w:sz w:val="24"/>
          <w:szCs w:val="24"/>
          <w:lang w:eastAsia="de-DE"/>
        </w:rPr>
        <w:t xml:space="preserve">Effect of Disruption </w:t>
      </w:r>
      <w:r w:rsidR="005737E6">
        <w:rPr>
          <w:rFonts w:ascii="Times New Roman" w:hAnsi="Times New Roman" w:cs="Times New Roman"/>
          <w:sz w:val="24"/>
          <w:szCs w:val="24"/>
          <w:lang w:eastAsia="de-DE"/>
        </w:rPr>
        <w:t xml:space="preserve">Type </w:t>
      </w:r>
      <w:r>
        <w:rPr>
          <w:rFonts w:ascii="Times New Roman" w:hAnsi="Times New Roman" w:cs="Times New Roman"/>
          <w:sz w:val="24"/>
          <w:szCs w:val="24"/>
          <w:lang w:eastAsia="de-DE"/>
        </w:rPr>
        <w:t>and Expertise on Disruption Noticing Speed</w:t>
      </w:r>
      <w:r w:rsidR="00671EAC">
        <w:rPr>
          <w:rFonts w:ascii="Times New Roman" w:hAnsi="Times New Roman" w:cs="Times New Roman"/>
          <w:sz w:val="24"/>
          <w:szCs w:val="24"/>
          <w:lang w:eastAsia="de-DE"/>
        </w:rPr>
        <w:t xml:space="preserve"> (Level 2)</w:t>
      </w:r>
    </w:p>
    <w:p w14:paraId="745C40F3" w14:textId="06CE0145" w:rsidR="00B66734" w:rsidRDefault="00B66734" w:rsidP="00B66734">
      <w:pPr>
        <w:rPr>
          <w:rFonts w:ascii="Times New Roman" w:hAnsi="Times New Roman" w:cs="Times New Roman"/>
          <w:sz w:val="24"/>
          <w:szCs w:val="24"/>
          <w:lang w:eastAsia="de-DE"/>
        </w:rPr>
      </w:pPr>
      <w:r w:rsidRPr="00B66734">
        <w:rPr>
          <w:rFonts w:ascii="Times New Roman" w:hAnsi="Times New Roman" w:cs="Times New Roman"/>
          <w:sz w:val="24"/>
          <w:szCs w:val="24"/>
          <w:lang w:eastAsia="de-DE"/>
        </w:rPr>
        <w:t xml:space="preserve">Means, standard deviations, and ranges of experienced and inexperienced teachers’ log-transformed time to first fixation by disruption type are shown in Table </w:t>
      </w:r>
      <w:r>
        <w:rPr>
          <w:rFonts w:ascii="Times New Roman" w:hAnsi="Times New Roman" w:cs="Times New Roman"/>
          <w:sz w:val="24"/>
          <w:szCs w:val="24"/>
          <w:lang w:eastAsia="de-DE"/>
        </w:rPr>
        <w:t>2</w:t>
      </w:r>
      <w:r w:rsidRPr="00B66734">
        <w:rPr>
          <w:rFonts w:ascii="Times New Roman" w:hAnsi="Times New Roman" w:cs="Times New Roman"/>
          <w:sz w:val="24"/>
          <w:szCs w:val="24"/>
          <w:lang w:eastAsia="de-DE"/>
        </w:rPr>
        <w:t>.</w:t>
      </w:r>
    </w:p>
    <w:p w14:paraId="37B7B8C7" w14:textId="31325E66" w:rsidR="00813140" w:rsidRPr="00813140" w:rsidRDefault="00813140" w:rsidP="00813140">
      <w:pPr>
        <w:ind w:firstLine="0"/>
        <w:rPr>
          <w:rFonts w:ascii="Times New Roman" w:hAnsi="Times New Roman" w:cs="Times New Roman"/>
          <w:b/>
          <w:bCs/>
          <w:sz w:val="24"/>
          <w:szCs w:val="24"/>
          <w:lang w:eastAsia="de-DE"/>
        </w:rPr>
      </w:pPr>
      <w:r w:rsidRPr="00813140">
        <w:rPr>
          <w:rFonts w:ascii="Times New Roman" w:hAnsi="Times New Roman" w:cs="Times New Roman"/>
          <w:b/>
          <w:bCs/>
          <w:sz w:val="24"/>
          <w:szCs w:val="24"/>
          <w:lang w:eastAsia="de-DE"/>
        </w:rPr>
        <w:t>Table 2</w:t>
      </w:r>
    </w:p>
    <w:p w14:paraId="7782B16B" w14:textId="350B24E8" w:rsidR="00813140" w:rsidRDefault="00813140" w:rsidP="00813140">
      <w:pPr>
        <w:ind w:firstLine="0"/>
        <w:rPr>
          <w:rFonts w:ascii="Times New Roman" w:hAnsi="Times New Roman" w:cs="Times New Roman"/>
          <w:sz w:val="24"/>
          <w:szCs w:val="24"/>
          <w:lang w:eastAsia="de-DE"/>
        </w:rPr>
      </w:pPr>
      <w:r w:rsidRPr="00813140">
        <w:rPr>
          <w:rFonts w:ascii="Times New Roman" w:hAnsi="Times New Roman" w:cs="Times New Roman"/>
          <w:i/>
          <w:iCs/>
          <w:sz w:val="24"/>
          <w:szCs w:val="24"/>
          <w:lang w:eastAsia="de-DE"/>
        </w:rPr>
        <w:t xml:space="preserve">Descriptive Statistics for Log-Transformed Time to First Fixation by </w:t>
      </w:r>
      <w:r w:rsidR="00D95548">
        <w:rPr>
          <w:rFonts w:ascii="Times New Roman" w:hAnsi="Times New Roman" w:cs="Times New Roman"/>
          <w:i/>
          <w:iCs/>
          <w:sz w:val="24"/>
          <w:szCs w:val="24"/>
          <w:lang w:eastAsia="de-DE"/>
        </w:rPr>
        <w:t xml:space="preserve">Disruption </w:t>
      </w:r>
      <w:r w:rsidRPr="00813140">
        <w:rPr>
          <w:rFonts w:ascii="Times New Roman" w:hAnsi="Times New Roman" w:cs="Times New Roman"/>
          <w:i/>
          <w:iCs/>
          <w:sz w:val="24"/>
          <w:szCs w:val="24"/>
          <w:lang w:eastAsia="de-DE"/>
        </w:rPr>
        <w:t>Type and Group</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2"/>
        <w:gridCol w:w="891"/>
        <w:gridCol w:w="828"/>
        <w:gridCol w:w="891"/>
        <w:gridCol w:w="854"/>
        <w:gridCol w:w="891"/>
        <w:gridCol w:w="828"/>
        <w:gridCol w:w="891"/>
        <w:gridCol w:w="854"/>
      </w:tblGrid>
      <w:tr w:rsidR="00730868" w:rsidRPr="006F5AF4" w14:paraId="30F6A105" w14:textId="77777777" w:rsidTr="005E5C71">
        <w:trPr>
          <w:trHeight w:val="496"/>
        </w:trPr>
        <w:tc>
          <w:tcPr>
            <w:tcW w:w="0" w:type="auto"/>
            <w:vMerge w:val="restart"/>
            <w:tcBorders>
              <w:top w:val="single" w:sz="4" w:space="0" w:color="auto"/>
            </w:tcBorders>
            <w:vAlign w:val="center"/>
          </w:tcPr>
          <w:p w14:paraId="071E5CFC" w14:textId="458FA941" w:rsidR="00AF330D" w:rsidRPr="00813140" w:rsidRDefault="00D95548" w:rsidP="005F0A3B">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Disruption type</w:t>
            </w:r>
          </w:p>
        </w:tc>
        <w:tc>
          <w:tcPr>
            <w:tcW w:w="0" w:type="auto"/>
            <w:gridSpan w:val="4"/>
            <w:tcBorders>
              <w:top w:val="single" w:sz="4" w:space="0" w:color="auto"/>
              <w:bottom w:val="single" w:sz="4" w:space="0" w:color="auto"/>
            </w:tcBorders>
          </w:tcPr>
          <w:p w14:paraId="32E1D922" w14:textId="77777777" w:rsidR="00AF330D" w:rsidRPr="006F5AF4" w:rsidRDefault="00AF330D" w:rsidP="005F0A3B">
            <w:pPr>
              <w:ind w:firstLine="0"/>
              <w:rPr>
                <w:rFonts w:ascii="Times New Roman" w:hAnsi="Times New Roman" w:cs="Times New Roman"/>
                <w:i/>
                <w:sz w:val="24"/>
                <w:szCs w:val="24"/>
                <w:lang w:val="de-DE" w:eastAsia="de-DE"/>
              </w:rPr>
            </w:pPr>
            <w:proofErr w:type="spellStart"/>
            <w:r w:rsidRPr="00C23344">
              <w:rPr>
                <w:rFonts w:ascii="Times New Roman" w:hAnsi="Times New Roman" w:cs="Times New Roman"/>
                <w:iCs/>
                <w:sz w:val="24"/>
                <w:szCs w:val="24"/>
                <w:lang w:val="de-DE" w:eastAsia="de-DE"/>
              </w:rPr>
              <w:t>Experienced</w:t>
            </w:r>
            <w:proofErr w:type="spellEnd"/>
          </w:p>
        </w:tc>
        <w:tc>
          <w:tcPr>
            <w:tcW w:w="0" w:type="auto"/>
            <w:gridSpan w:val="4"/>
            <w:tcBorders>
              <w:top w:val="single" w:sz="4" w:space="0" w:color="auto"/>
              <w:bottom w:val="single" w:sz="4" w:space="0" w:color="auto"/>
            </w:tcBorders>
          </w:tcPr>
          <w:p w14:paraId="1D53BFED" w14:textId="77777777" w:rsidR="00AF330D" w:rsidRPr="006F5AF4" w:rsidRDefault="00AF330D" w:rsidP="005F0A3B">
            <w:pPr>
              <w:ind w:firstLine="0"/>
              <w:rPr>
                <w:rFonts w:ascii="Times New Roman" w:hAnsi="Times New Roman" w:cs="Times New Roman"/>
                <w:sz w:val="24"/>
                <w:szCs w:val="24"/>
                <w:lang w:val="de-DE" w:eastAsia="de-DE"/>
              </w:rPr>
            </w:pPr>
            <w:proofErr w:type="spellStart"/>
            <w:r>
              <w:rPr>
                <w:rFonts w:ascii="Times New Roman" w:hAnsi="Times New Roman" w:cs="Times New Roman"/>
                <w:sz w:val="24"/>
                <w:szCs w:val="24"/>
                <w:lang w:val="de-DE" w:eastAsia="de-DE"/>
              </w:rPr>
              <w:t>Inexperienced</w:t>
            </w:r>
            <w:proofErr w:type="spellEnd"/>
          </w:p>
        </w:tc>
      </w:tr>
      <w:tr w:rsidR="00B27244" w:rsidRPr="006F5AF4" w14:paraId="3D9F7641" w14:textId="77777777" w:rsidTr="005E5C71">
        <w:trPr>
          <w:trHeight w:val="496"/>
        </w:trPr>
        <w:tc>
          <w:tcPr>
            <w:tcW w:w="0" w:type="auto"/>
            <w:vMerge/>
            <w:tcBorders>
              <w:bottom w:val="single" w:sz="4" w:space="0" w:color="auto"/>
            </w:tcBorders>
            <w:hideMark/>
          </w:tcPr>
          <w:p w14:paraId="008BFFF5" w14:textId="77777777" w:rsidR="00AF330D" w:rsidRPr="006F5AF4" w:rsidRDefault="00AF330D" w:rsidP="005F0A3B">
            <w:pPr>
              <w:ind w:firstLine="0"/>
              <w:rPr>
                <w:rFonts w:ascii="Times New Roman" w:hAnsi="Times New Roman" w:cs="Times New Roman"/>
                <w:sz w:val="24"/>
                <w:szCs w:val="24"/>
                <w:lang w:val="de-DE" w:eastAsia="de-DE"/>
              </w:rPr>
            </w:pPr>
          </w:p>
        </w:tc>
        <w:tc>
          <w:tcPr>
            <w:tcW w:w="0" w:type="auto"/>
            <w:tcBorders>
              <w:top w:val="single" w:sz="4" w:space="0" w:color="auto"/>
              <w:bottom w:val="single" w:sz="4" w:space="0" w:color="auto"/>
            </w:tcBorders>
            <w:vAlign w:val="bottom"/>
            <w:hideMark/>
          </w:tcPr>
          <w:p w14:paraId="15E703E4" w14:textId="77777777" w:rsidR="00AF330D" w:rsidRPr="006F5AF4" w:rsidRDefault="00AF330D" w:rsidP="005F0A3B">
            <w:pPr>
              <w:ind w:firstLine="0"/>
              <w:jc w:val="center"/>
              <w:rPr>
                <w:rFonts w:ascii="Times New Roman" w:hAnsi="Times New Roman" w:cs="Times New Roman"/>
                <w:sz w:val="24"/>
                <w:szCs w:val="24"/>
                <w:lang w:val="de-DE" w:eastAsia="de-DE"/>
              </w:rPr>
            </w:pPr>
            <w:r w:rsidRPr="006F5AF4">
              <w:rPr>
                <w:rFonts w:ascii="Times New Roman" w:hAnsi="Times New Roman" w:cs="Times New Roman"/>
                <w:i/>
                <w:sz w:val="24"/>
                <w:szCs w:val="24"/>
                <w:lang w:val="de-DE" w:eastAsia="de-DE"/>
              </w:rPr>
              <w:t>M</w:t>
            </w:r>
          </w:p>
        </w:tc>
        <w:tc>
          <w:tcPr>
            <w:tcW w:w="0" w:type="auto"/>
            <w:tcBorders>
              <w:top w:val="single" w:sz="4" w:space="0" w:color="auto"/>
              <w:bottom w:val="single" w:sz="4" w:space="0" w:color="auto"/>
            </w:tcBorders>
            <w:vAlign w:val="bottom"/>
          </w:tcPr>
          <w:p w14:paraId="5A8D09E9" w14:textId="77777777" w:rsidR="00AF330D" w:rsidRPr="006F5AF4" w:rsidRDefault="00AF330D" w:rsidP="005F0A3B">
            <w:pPr>
              <w:ind w:firstLine="0"/>
              <w:jc w:val="center"/>
              <w:rPr>
                <w:rFonts w:ascii="Times New Roman" w:hAnsi="Times New Roman" w:cs="Times New Roman"/>
                <w:i/>
                <w:sz w:val="24"/>
                <w:szCs w:val="24"/>
                <w:lang w:val="de-DE" w:eastAsia="de-DE"/>
              </w:rPr>
            </w:pPr>
            <w:r>
              <w:rPr>
                <w:rFonts w:ascii="Times New Roman" w:hAnsi="Times New Roman" w:cs="Times New Roman"/>
                <w:i/>
                <w:sz w:val="24"/>
                <w:szCs w:val="24"/>
                <w:lang w:val="de-DE" w:eastAsia="de-DE"/>
              </w:rPr>
              <w:t>SD</w:t>
            </w:r>
          </w:p>
        </w:tc>
        <w:tc>
          <w:tcPr>
            <w:tcW w:w="0" w:type="auto"/>
            <w:tcBorders>
              <w:top w:val="single" w:sz="4" w:space="0" w:color="auto"/>
              <w:bottom w:val="single" w:sz="4" w:space="0" w:color="auto"/>
            </w:tcBorders>
            <w:vAlign w:val="bottom"/>
          </w:tcPr>
          <w:p w14:paraId="6FC20AF1" w14:textId="77777777" w:rsidR="00AF330D" w:rsidRPr="000E4F04" w:rsidRDefault="00AF330D" w:rsidP="005F0A3B">
            <w:pPr>
              <w:ind w:firstLine="0"/>
              <w:jc w:val="center"/>
              <w:rPr>
                <w:rFonts w:ascii="Times New Roman" w:hAnsi="Times New Roman" w:cs="Times New Roman"/>
                <w:iCs/>
                <w:sz w:val="24"/>
                <w:szCs w:val="24"/>
                <w:lang w:val="de-DE" w:eastAsia="de-DE"/>
              </w:rPr>
            </w:pPr>
            <w:r w:rsidRPr="000E4F04">
              <w:rPr>
                <w:rFonts w:ascii="Times New Roman" w:hAnsi="Times New Roman" w:cs="Times New Roman"/>
                <w:iCs/>
                <w:sz w:val="24"/>
                <w:szCs w:val="24"/>
                <w:lang w:val="de-DE" w:eastAsia="de-DE"/>
              </w:rPr>
              <w:t>Min</w:t>
            </w:r>
          </w:p>
        </w:tc>
        <w:tc>
          <w:tcPr>
            <w:tcW w:w="0" w:type="auto"/>
            <w:tcBorders>
              <w:top w:val="single" w:sz="4" w:space="0" w:color="auto"/>
              <w:bottom w:val="single" w:sz="4" w:space="0" w:color="auto"/>
            </w:tcBorders>
            <w:vAlign w:val="bottom"/>
            <w:hideMark/>
          </w:tcPr>
          <w:p w14:paraId="022AB93D" w14:textId="77777777" w:rsidR="00AF330D" w:rsidRPr="006F5AF4" w:rsidRDefault="00AF330D" w:rsidP="005F0A3B">
            <w:pPr>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Max</w:t>
            </w:r>
          </w:p>
        </w:tc>
        <w:tc>
          <w:tcPr>
            <w:tcW w:w="0" w:type="auto"/>
            <w:tcBorders>
              <w:top w:val="single" w:sz="4" w:space="0" w:color="auto"/>
              <w:bottom w:val="single" w:sz="4" w:space="0" w:color="auto"/>
            </w:tcBorders>
            <w:vAlign w:val="bottom"/>
            <w:hideMark/>
          </w:tcPr>
          <w:p w14:paraId="3C110C09" w14:textId="77777777" w:rsidR="00AF330D" w:rsidRPr="006F5AF4" w:rsidRDefault="00AF330D" w:rsidP="005F0A3B">
            <w:pPr>
              <w:ind w:firstLine="0"/>
              <w:jc w:val="center"/>
              <w:rPr>
                <w:rFonts w:ascii="Times New Roman" w:hAnsi="Times New Roman" w:cs="Times New Roman"/>
                <w:i/>
                <w:iCs/>
                <w:sz w:val="24"/>
                <w:szCs w:val="24"/>
                <w:lang w:val="de-DE" w:eastAsia="de-DE"/>
              </w:rPr>
            </w:pPr>
            <w:r w:rsidRPr="000E4F04">
              <w:rPr>
                <w:rFonts w:ascii="Times New Roman" w:hAnsi="Times New Roman" w:cs="Times New Roman"/>
                <w:i/>
                <w:iCs/>
                <w:sz w:val="24"/>
                <w:szCs w:val="24"/>
                <w:lang w:val="de-DE" w:eastAsia="de-DE"/>
              </w:rPr>
              <w:t>M</w:t>
            </w:r>
          </w:p>
        </w:tc>
        <w:tc>
          <w:tcPr>
            <w:tcW w:w="0" w:type="auto"/>
            <w:tcBorders>
              <w:top w:val="single" w:sz="4" w:space="0" w:color="auto"/>
              <w:bottom w:val="single" w:sz="4" w:space="0" w:color="auto"/>
            </w:tcBorders>
            <w:vAlign w:val="bottom"/>
          </w:tcPr>
          <w:p w14:paraId="75079BEC" w14:textId="77777777" w:rsidR="00AF330D" w:rsidRPr="000E4F04" w:rsidRDefault="00AF330D" w:rsidP="005F0A3B">
            <w:pPr>
              <w:ind w:firstLine="0"/>
              <w:jc w:val="center"/>
              <w:rPr>
                <w:rFonts w:ascii="Times New Roman" w:hAnsi="Times New Roman" w:cs="Times New Roman"/>
                <w:i/>
                <w:iCs/>
                <w:sz w:val="24"/>
                <w:szCs w:val="24"/>
                <w:lang w:val="de-DE" w:eastAsia="de-DE"/>
              </w:rPr>
            </w:pPr>
            <w:r w:rsidRPr="000E4F04">
              <w:rPr>
                <w:rFonts w:ascii="Times New Roman" w:hAnsi="Times New Roman" w:cs="Times New Roman"/>
                <w:i/>
                <w:iCs/>
                <w:sz w:val="24"/>
                <w:szCs w:val="24"/>
                <w:lang w:val="de-DE" w:eastAsia="de-DE"/>
              </w:rPr>
              <w:t>SD</w:t>
            </w:r>
          </w:p>
        </w:tc>
        <w:tc>
          <w:tcPr>
            <w:tcW w:w="0" w:type="auto"/>
            <w:tcBorders>
              <w:top w:val="single" w:sz="4" w:space="0" w:color="auto"/>
              <w:bottom w:val="single" w:sz="4" w:space="0" w:color="auto"/>
            </w:tcBorders>
            <w:vAlign w:val="bottom"/>
          </w:tcPr>
          <w:p w14:paraId="3FF597BB" w14:textId="77777777" w:rsidR="00AF330D" w:rsidRPr="006F5AF4" w:rsidRDefault="00AF330D" w:rsidP="005F0A3B">
            <w:pPr>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Min</w:t>
            </w:r>
          </w:p>
        </w:tc>
        <w:tc>
          <w:tcPr>
            <w:tcW w:w="0" w:type="auto"/>
            <w:tcBorders>
              <w:top w:val="single" w:sz="4" w:space="0" w:color="auto"/>
              <w:bottom w:val="single" w:sz="4" w:space="0" w:color="auto"/>
            </w:tcBorders>
            <w:vAlign w:val="bottom"/>
            <w:hideMark/>
          </w:tcPr>
          <w:p w14:paraId="4BCAC975" w14:textId="77777777" w:rsidR="00AF330D" w:rsidRPr="006F5AF4" w:rsidRDefault="00AF330D" w:rsidP="005F0A3B">
            <w:pPr>
              <w:ind w:firstLine="0"/>
              <w:jc w:val="center"/>
              <w:rPr>
                <w:rFonts w:ascii="Times New Roman" w:hAnsi="Times New Roman" w:cs="Times New Roman"/>
                <w:sz w:val="24"/>
                <w:szCs w:val="24"/>
                <w:lang w:val="de-DE" w:eastAsia="de-DE"/>
              </w:rPr>
            </w:pPr>
            <w:r w:rsidRPr="006F5AF4">
              <w:rPr>
                <w:rFonts w:ascii="Times New Roman" w:hAnsi="Times New Roman" w:cs="Times New Roman"/>
                <w:sz w:val="24"/>
                <w:szCs w:val="24"/>
                <w:lang w:val="de-DE" w:eastAsia="de-DE"/>
              </w:rPr>
              <w:t>Max</w:t>
            </w:r>
          </w:p>
        </w:tc>
      </w:tr>
      <w:tr w:rsidR="00B27244" w:rsidRPr="006F5AF4" w14:paraId="72C26936" w14:textId="77777777" w:rsidTr="005E5C71">
        <w:trPr>
          <w:trHeight w:val="305"/>
        </w:trPr>
        <w:tc>
          <w:tcPr>
            <w:tcW w:w="0" w:type="auto"/>
            <w:tcBorders>
              <w:top w:val="single" w:sz="4" w:space="0" w:color="auto"/>
            </w:tcBorders>
            <w:vAlign w:val="center"/>
            <w:hideMark/>
          </w:tcPr>
          <w:p w14:paraId="298872E8" w14:textId="62D88844" w:rsidR="00AF330D" w:rsidRPr="006F5AF4" w:rsidRDefault="00B93646" w:rsidP="005F0A3B">
            <w:pPr>
              <w:spacing w:line="360" w:lineRule="auto"/>
              <w:ind w:firstLine="0"/>
              <w:rPr>
                <w:rFonts w:ascii="Times New Roman" w:hAnsi="Times New Roman" w:cs="Times New Roman"/>
                <w:sz w:val="24"/>
                <w:szCs w:val="24"/>
                <w:lang w:eastAsia="de-DE"/>
              </w:rPr>
            </w:pPr>
            <w:r w:rsidRPr="00B93646">
              <w:rPr>
                <w:rFonts w:ascii="Times New Roman" w:hAnsi="Times New Roman" w:cs="Times New Roman"/>
                <w:sz w:val="24"/>
                <w:szCs w:val="24"/>
                <w:lang w:eastAsia="de-DE"/>
              </w:rPr>
              <w:t>Lack of eagerness to learn</w:t>
            </w:r>
          </w:p>
        </w:tc>
        <w:tc>
          <w:tcPr>
            <w:tcW w:w="0" w:type="auto"/>
            <w:tcBorders>
              <w:top w:val="single" w:sz="4" w:space="0" w:color="auto"/>
            </w:tcBorders>
            <w:vAlign w:val="center"/>
            <w:hideMark/>
          </w:tcPr>
          <w:p w14:paraId="72ACF935" w14:textId="7F0950A2" w:rsidR="00AF330D" w:rsidRPr="006F5AF4" w:rsidRDefault="00994722" w:rsidP="005F0A3B">
            <w:pPr>
              <w:spacing w:line="360" w:lineRule="auto"/>
              <w:ind w:firstLine="0"/>
              <w:jc w:val="center"/>
              <w:rPr>
                <w:rFonts w:ascii="Times New Roman" w:hAnsi="Times New Roman" w:cs="Times New Roman"/>
                <w:i/>
                <w:sz w:val="24"/>
                <w:szCs w:val="24"/>
                <w:lang w:val="de-DE" w:eastAsia="de-DE"/>
              </w:rPr>
            </w:pPr>
            <w:r>
              <w:rPr>
                <w:rFonts w:ascii="Times New Roman" w:hAnsi="Times New Roman" w:cs="Times New Roman"/>
                <w:sz w:val="24"/>
                <w:szCs w:val="24"/>
                <w:lang w:eastAsia="de-DE"/>
              </w:rPr>
              <w:t>1.10</w:t>
            </w:r>
          </w:p>
        </w:tc>
        <w:tc>
          <w:tcPr>
            <w:tcW w:w="0" w:type="auto"/>
            <w:tcBorders>
              <w:top w:val="single" w:sz="4" w:space="0" w:color="auto"/>
            </w:tcBorders>
            <w:vAlign w:val="center"/>
          </w:tcPr>
          <w:p w14:paraId="70E158AB" w14:textId="3017320A" w:rsidR="00AF330D" w:rsidRDefault="00B44BB0" w:rsidP="005F0A3B">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1.58</w:t>
            </w:r>
          </w:p>
        </w:tc>
        <w:tc>
          <w:tcPr>
            <w:tcW w:w="0" w:type="auto"/>
            <w:tcBorders>
              <w:top w:val="single" w:sz="4" w:space="0" w:color="auto"/>
            </w:tcBorders>
            <w:vAlign w:val="center"/>
          </w:tcPr>
          <w:p w14:paraId="1013800D" w14:textId="48399DBD" w:rsidR="00AF330D" w:rsidRDefault="00B44BB0" w:rsidP="005F0A3B">
            <w:pPr>
              <w:spacing w:line="360" w:lineRule="auto"/>
              <w:ind w:firstLine="0"/>
              <w:jc w:val="center"/>
              <w:rPr>
                <w:rFonts w:ascii="Times New Roman" w:hAnsi="Times New Roman" w:cs="Times New Roman"/>
                <w:sz w:val="24"/>
                <w:szCs w:val="24"/>
                <w:lang w:eastAsia="de-DE"/>
              </w:rPr>
            </w:pPr>
            <w:r w:rsidRPr="00B44BB0">
              <w:rPr>
                <w:rFonts w:ascii="Times New Roman" w:hAnsi="Times New Roman" w:cs="Times New Roman"/>
                <w:sz w:val="24"/>
                <w:szCs w:val="24"/>
                <w:lang w:val="de-DE" w:eastAsia="de-DE"/>
              </w:rPr>
              <w:t>–</w:t>
            </w:r>
            <w:r>
              <w:rPr>
                <w:rFonts w:ascii="Times New Roman" w:hAnsi="Times New Roman" w:cs="Times New Roman"/>
                <w:sz w:val="24"/>
                <w:szCs w:val="24"/>
                <w:lang w:val="de-DE" w:eastAsia="de-DE"/>
              </w:rPr>
              <w:t>4.61</w:t>
            </w:r>
          </w:p>
        </w:tc>
        <w:tc>
          <w:tcPr>
            <w:tcW w:w="0" w:type="auto"/>
            <w:tcBorders>
              <w:top w:val="single" w:sz="4" w:space="0" w:color="auto"/>
            </w:tcBorders>
            <w:vAlign w:val="center"/>
            <w:hideMark/>
          </w:tcPr>
          <w:p w14:paraId="572423CD" w14:textId="027C2BAE" w:rsidR="00AF330D" w:rsidRPr="006F5AF4" w:rsidRDefault="00B44BB0" w:rsidP="005F0A3B">
            <w:pPr>
              <w:spacing w:line="360" w:lineRule="auto"/>
              <w:ind w:firstLine="0"/>
              <w:jc w:val="center"/>
              <w:rPr>
                <w:rFonts w:ascii="Times New Roman" w:hAnsi="Times New Roman" w:cs="Times New Roman"/>
                <w:i/>
                <w:sz w:val="24"/>
                <w:szCs w:val="24"/>
                <w:vertAlign w:val="superscript"/>
                <w:lang w:val="de-DE" w:eastAsia="de-DE"/>
              </w:rPr>
            </w:pPr>
            <w:r>
              <w:rPr>
                <w:rFonts w:ascii="Times New Roman" w:hAnsi="Times New Roman" w:cs="Times New Roman"/>
                <w:sz w:val="24"/>
                <w:szCs w:val="24"/>
                <w:lang w:eastAsia="de-DE"/>
              </w:rPr>
              <w:t>3.34</w:t>
            </w:r>
          </w:p>
        </w:tc>
        <w:tc>
          <w:tcPr>
            <w:tcW w:w="0" w:type="auto"/>
            <w:tcBorders>
              <w:top w:val="single" w:sz="4" w:space="0" w:color="auto"/>
            </w:tcBorders>
            <w:vAlign w:val="center"/>
            <w:hideMark/>
          </w:tcPr>
          <w:p w14:paraId="207E4857" w14:textId="2A22C17A" w:rsidR="00AF330D" w:rsidRPr="006F5AF4" w:rsidRDefault="000868A2"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eastAsia="de-DE"/>
              </w:rPr>
              <w:t>1.21</w:t>
            </w:r>
          </w:p>
        </w:tc>
        <w:tc>
          <w:tcPr>
            <w:tcW w:w="0" w:type="auto"/>
            <w:tcBorders>
              <w:top w:val="single" w:sz="4" w:space="0" w:color="auto"/>
            </w:tcBorders>
            <w:vAlign w:val="center"/>
          </w:tcPr>
          <w:p w14:paraId="27A9F56B" w14:textId="73FC65A7" w:rsidR="00AF330D" w:rsidRDefault="000868A2" w:rsidP="005F0A3B">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1.63</w:t>
            </w:r>
          </w:p>
        </w:tc>
        <w:tc>
          <w:tcPr>
            <w:tcW w:w="0" w:type="auto"/>
            <w:tcBorders>
              <w:top w:val="single" w:sz="4" w:space="0" w:color="auto"/>
            </w:tcBorders>
            <w:vAlign w:val="center"/>
          </w:tcPr>
          <w:p w14:paraId="3E38CC1C" w14:textId="4FF2F3A7" w:rsidR="00AF330D" w:rsidRDefault="00686861" w:rsidP="005F0A3B">
            <w:pPr>
              <w:spacing w:line="360" w:lineRule="auto"/>
              <w:ind w:firstLine="0"/>
              <w:jc w:val="center"/>
              <w:rPr>
                <w:rFonts w:ascii="Times New Roman" w:hAnsi="Times New Roman" w:cs="Times New Roman"/>
                <w:sz w:val="24"/>
                <w:szCs w:val="24"/>
                <w:lang w:eastAsia="de-DE"/>
              </w:rPr>
            </w:pPr>
            <w:r w:rsidRPr="00686861">
              <w:rPr>
                <w:rFonts w:ascii="Times New Roman" w:hAnsi="Times New Roman" w:cs="Times New Roman"/>
                <w:sz w:val="24"/>
                <w:szCs w:val="24"/>
                <w:lang w:val="de-DE" w:eastAsia="de-DE"/>
              </w:rPr>
              <w:t>–</w:t>
            </w:r>
            <w:r w:rsidR="006C019F">
              <w:rPr>
                <w:rFonts w:ascii="Times New Roman" w:hAnsi="Times New Roman" w:cs="Times New Roman"/>
                <w:sz w:val="24"/>
                <w:szCs w:val="24"/>
                <w:lang w:val="de-DE" w:eastAsia="de-DE"/>
              </w:rPr>
              <w:t>3.91</w:t>
            </w:r>
          </w:p>
        </w:tc>
        <w:tc>
          <w:tcPr>
            <w:tcW w:w="0" w:type="auto"/>
            <w:tcBorders>
              <w:top w:val="single" w:sz="4" w:space="0" w:color="auto"/>
            </w:tcBorders>
            <w:vAlign w:val="center"/>
            <w:hideMark/>
          </w:tcPr>
          <w:p w14:paraId="23FB1787" w14:textId="0EA3BA02" w:rsidR="00AF330D" w:rsidRPr="006F5AF4" w:rsidRDefault="006C019F"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eastAsia="de-DE"/>
              </w:rPr>
              <w:t>3.34</w:t>
            </w:r>
          </w:p>
        </w:tc>
      </w:tr>
      <w:tr w:rsidR="00B27244" w:rsidRPr="006F5AF4" w14:paraId="7249A8EE" w14:textId="77777777" w:rsidTr="005E5C71">
        <w:trPr>
          <w:trHeight w:val="305"/>
        </w:trPr>
        <w:tc>
          <w:tcPr>
            <w:tcW w:w="0" w:type="auto"/>
            <w:vAlign w:val="center"/>
            <w:hideMark/>
          </w:tcPr>
          <w:p w14:paraId="274B2E49" w14:textId="0730C767" w:rsidR="00AF330D" w:rsidRPr="006F5AF4" w:rsidRDefault="00B93646" w:rsidP="005F0A3B">
            <w:pPr>
              <w:spacing w:line="360" w:lineRule="auto"/>
              <w:ind w:firstLine="0"/>
              <w:rPr>
                <w:rFonts w:ascii="Times New Roman" w:hAnsi="Times New Roman" w:cs="Times New Roman"/>
                <w:iCs/>
                <w:sz w:val="24"/>
                <w:szCs w:val="24"/>
                <w:lang w:eastAsia="de-DE"/>
              </w:rPr>
            </w:pPr>
            <w:r w:rsidRPr="00B93646">
              <w:rPr>
                <w:rFonts w:ascii="Times New Roman" w:hAnsi="Times New Roman" w:cs="Times New Roman"/>
                <w:iCs/>
                <w:sz w:val="24"/>
                <w:szCs w:val="24"/>
                <w:lang w:eastAsia="de-DE"/>
              </w:rPr>
              <w:t>Physical disruptions</w:t>
            </w:r>
          </w:p>
        </w:tc>
        <w:tc>
          <w:tcPr>
            <w:tcW w:w="0" w:type="auto"/>
            <w:vAlign w:val="center"/>
            <w:hideMark/>
          </w:tcPr>
          <w:p w14:paraId="0A3B6F21" w14:textId="4D221696" w:rsidR="00AF330D" w:rsidRPr="006F5AF4" w:rsidRDefault="006C019F"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0.26</w:t>
            </w:r>
          </w:p>
        </w:tc>
        <w:tc>
          <w:tcPr>
            <w:tcW w:w="0" w:type="auto"/>
            <w:vAlign w:val="center"/>
          </w:tcPr>
          <w:p w14:paraId="2522F8D7" w14:textId="569B88FA" w:rsidR="00AF330D" w:rsidRDefault="006C019F"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1.54</w:t>
            </w:r>
          </w:p>
        </w:tc>
        <w:tc>
          <w:tcPr>
            <w:tcW w:w="0" w:type="auto"/>
            <w:vAlign w:val="center"/>
          </w:tcPr>
          <w:p w14:paraId="49B11E41" w14:textId="3FC50B9D" w:rsidR="00AF330D" w:rsidRDefault="00B27244" w:rsidP="005F0A3B">
            <w:pPr>
              <w:spacing w:line="360" w:lineRule="auto"/>
              <w:ind w:firstLine="0"/>
              <w:jc w:val="center"/>
              <w:rPr>
                <w:rFonts w:ascii="Times New Roman" w:hAnsi="Times New Roman" w:cs="Times New Roman"/>
                <w:sz w:val="24"/>
                <w:szCs w:val="24"/>
                <w:lang w:val="de-DE" w:eastAsia="de-DE"/>
              </w:rPr>
            </w:pPr>
            <w:r w:rsidRPr="00B27244">
              <w:rPr>
                <w:rFonts w:ascii="Times New Roman" w:hAnsi="Times New Roman" w:cs="Times New Roman"/>
                <w:sz w:val="24"/>
                <w:szCs w:val="24"/>
                <w:lang w:val="de-DE" w:eastAsia="de-DE"/>
              </w:rPr>
              <w:t>–</w:t>
            </w:r>
            <w:r w:rsidR="0096698F" w:rsidRPr="0096698F">
              <w:rPr>
                <w:rFonts w:ascii="Times New Roman" w:hAnsi="Times New Roman" w:cs="Times New Roman"/>
                <w:sz w:val="24"/>
                <w:szCs w:val="24"/>
                <w:lang w:val="de-DE" w:eastAsia="de-DE"/>
              </w:rPr>
              <w:t>3.91</w:t>
            </w:r>
          </w:p>
        </w:tc>
        <w:tc>
          <w:tcPr>
            <w:tcW w:w="0" w:type="auto"/>
            <w:vAlign w:val="center"/>
            <w:hideMark/>
          </w:tcPr>
          <w:p w14:paraId="2AE28EC3" w14:textId="2738F01F" w:rsidR="00AF330D" w:rsidRPr="006F5AF4" w:rsidRDefault="00B27244"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3.21</w:t>
            </w:r>
          </w:p>
        </w:tc>
        <w:tc>
          <w:tcPr>
            <w:tcW w:w="0" w:type="auto"/>
            <w:vAlign w:val="center"/>
            <w:hideMark/>
          </w:tcPr>
          <w:p w14:paraId="508B9EF0" w14:textId="6F7619D2" w:rsidR="00AF330D" w:rsidRPr="006F5AF4" w:rsidRDefault="00B27244"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0.14</w:t>
            </w:r>
          </w:p>
        </w:tc>
        <w:tc>
          <w:tcPr>
            <w:tcW w:w="0" w:type="auto"/>
            <w:vAlign w:val="center"/>
          </w:tcPr>
          <w:p w14:paraId="175D3DB3" w14:textId="11BF341C" w:rsidR="00AF330D" w:rsidRDefault="00B27244"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1.44</w:t>
            </w:r>
          </w:p>
        </w:tc>
        <w:tc>
          <w:tcPr>
            <w:tcW w:w="0" w:type="auto"/>
            <w:vAlign w:val="center"/>
          </w:tcPr>
          <w:p w14:paraId="6F14ADB4" w14:textId="6DB62DDE" w:rsidR="00AF330D" w:rsidRDefault="00B27244" w:rsidP="005F0A3B">
            <w:pPr>
              <w:spacing w:line="360" w:lineRule="auto"/>
              <w:ind w:firstLine="0"/>
              <w:jc w:val="center"/>
              <w:rPr>
                <w:rFonts w:ascii="Times New Roman" w:hAnsi="Times New Roman" w:cs="Times New Roman"/>
                <w:sz w:val="24"/>
                <w:szCs w:val="24"/>
                <w:lang w:val="de-DE" w:eastAsia="de-DE"/>
              </w:rPr>
            </w:pPr>
            <w:r w:rsidRPr="00B27244">
              <w:rPr>
                <w:rFonts w:ascii="Times New Roman" w:hAnsi="Times New Roman" w:cs="Times New Roman"/>
                <w:sz w:val="24"/>
                <w:szCs w:val="24"/>
                <w:lang w:val="de-DE" w:eastAsia="de-DE"/>
              </w:rPr>
              <w:t>–4.61</w:t>
            </w:r>
          </w:p>
        </w:tc>
        <w:tc>
          <w:tcPr>
            <w:tcW w:w="0" w:type="auto"/>
            <w:vAlign w:val="center"/>
            <w:hideMark/>
          </w:tcPr>
          <w:p w14:paraId="0758BCA5" w14:textId="719E16A1" w:rsidR="00AF330D" w:rsidRPr="006F5AF4" w:rsidRDefault="00B27244"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3.25</w:t>
            </w:r>
          </w:p>
        </w:tc>
      </w:tr>
      <w:tr w:rsidR="00B27244" w:rsidRPr="006F5AF4" w14:paraId="4D0236F8" w14:textId="77777777" w:rsidTr="005E5C71">
        <w:trPr>
          <w:trHeight w:val="305"/>
        </w:trPr>
        <w:tc>
          <w:tcPr>
            <w:tcW w:w="0" w:type="auto"/>
            <w:tcBorders>
              <w:bottom w:val="single" w:sz="4" w:space="0" w:color="auto"/>
            </w:tcBorders>
            <w:vAlign w:val="center"/>
            <w:hideMark/>
          </w:tcPr>
          <w:p w14:paraId="0EE2ABFF" w14:textId="0D3FD972" w:rsidR="00AF330D" w:rsidRPr="006F5AF4" w:rsidRDefault="00B93646" w:rsidP="005F0A3B">
            <w:pPr>
              <w:spacing w:line="360" w:lineRule="auto"/>
              <w:ind w:firstLine="0"/>
              <w:rPr>
                <w:rFonts w:ascii="Times New Roman" w:hAnsi="Times New Roman" w:cs="Times New Roman"/>
                <w:iCs/>
                <w:sz w:val="24"/>
                <w:szCs w:val="24"/>
                <w:lang w:val="de-DE" w:eastAsia="de-DE"/>
              </w:rPr>
            </w:pPr>
            <w:r w:rsidRPr="00B93646">
              <w:rPr>
                <w:rFonts w:ascii="Times New Roman" w:hAnsi="Times New Roman" w:cs="Times New Roman"/>
                <w:iCs/>
                <w:sz w:val="24"/>
                <w:szCs w:val="24"/>
                <w:lang w:eastAsia="de-DE"/>
              </w:rPr>
              <w:t>Verbal disruptions</w:t>
            </w:r>
          </w:p>
        </w:tc>
        <w:tc>
          <w:tcPr>
            <w:tcW w:w="0" w:type="auto"/>
            <w:tcBorders>
              <w:bottom w:val="single" w:sz="4" w:space="0" w:color="auto"/>
            </w:tcBorders>
            <w:vAlign w:val="center"/>
            <w:hideMark/>
          </w:tcPr>
          <w:p w14:paraId="28ED2117" w14:textId="1AC3FC6A" w:rsidR="00AF330D" w:rsidRPr="006F5AF4" w:rsidRDefault="00B27244" w:rsidP="005F0A3B">
            <w:pPr>
              <w:spacing w:line="360" w:lineRule="auto"/>
              <w:ind w:firstLine="0"/>
              <w:jc w:val="center"/>
              <w:rPr>
                <w:rFonts w:ascii="Times New Roman" w:hAnsi="Times New Roman" w:cs="Times New Roman"/>
                <w:sz w:val="24"/>
                <w:szCs w:val="24"/>
                <w:lang w:val="de-DE" w:eastAsia="de-DE"/>
              </w:rPr>
            </w:pPr>
            <w:r w:rsidRPr="00B27244">
              <w:rPr>
                <w:rFonts w:ascii="Times New Roman" w:hAnsi="Times New Roman" w:cs="Times New Roman"/>
                <w:sz w:val="24"/>
                <w:szCs w:val="24"/>
                <w:lang w:val="de-DE" w:eastAsia="de-DE"/>
              </w:rPr>
              <w:t>–</w:t>
            </w:r>
            <w:r w:rsidR="007F52CC">
              <w:rPr>
                <w:rFonts w:ascii="Times New Roman" w:hAnsi="Times New Roman" w:cs="Times New Roman"/>
                <w:sz w:val="24"/>
                <w:szCs w:val="24"/>
                <w:lang w:val="de-DE" w:eastAsia="de-DE"/>
              </w:rPr>
              <w:t>0.58</w:t>
            </w:r>
          </w:p>
        </w:tc>
        <w:tc>
          <w:tcPr>
            <w:tcW w:w="0" w:type="auto"/>
            <w:tcBorders>
              <w:bottom w:val="single" w:sz="4" w:space="0" w:color="auto"/>
            </w:tcBorders>
            <w:vAlign w:val="center"/>
          </w:tcPr>
          <w:p w14:paraId="2C1B45D3" w14:textId="23CB1DC5" w:rsidR="00AF330D" w:rsidRDefault="007F52CC"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1.39</w:t>
            </w:r>
          </w:p>
        </w:tc>
        <w:tc>
          <w:tcPr>
            <w:tcW w:w="0" w:type="auto"/>
            <w:tcBorders>
              <w:bottom w:val="single" w:sz="4" w:space="0" w:color="auto"/>
            </w:tcBorders>
            <w:vAlign w:val="center"/>
          </w:tcPr>
          <w:p w14:paraId="2D527AA8" w14:textId="0464B04B" w:rsidR="00AF330D" w:rsidRDefault="007F52CC" w:rsidP="005F0A3B">
            <w:pPr>
              <w:spacing w:line="360" w:lineRule="auto"/>
              <w:ind w:firstLine="0"/>
              <w:jc w:val="center"/>
              <w:rPr>
                <w:rFonts w:ascii="Times New Roman" w:hAnsi="Times New Roman" w:cs="Times New Roman"/>
                <w:sz w:val="24"/>
                <w:szCs w:val="24"/>
                <w:lang w:val="de-DE" w:eastAsia="de-DE"/>
              </w:rPr>
            </w:pPr>
            <w:r w:rsidRPr="007F52CC">
              <w:rPr>
                <w:rFonts w:ascii="Times New Roman" w:hAnsi="Times New Roman" w:cs="Times New Roman"/>
                <w:sz w:val="24"/>
                <w:szCs w:val="24"/>
                <w:lang w:val="de-DE" w:eastAsia="de-DE"/>
              </w:rPr>
              <w:t>–4.61</w:t>
            </w:r>
          </w:p>
        </w:tc>
        <w:tc>
          <w:tcPr>
            <w:tcW w:w="0" w:type="auto"/>
            <w:tcBorders>
              <w:bottom w:val="single" w:sz="4" w:space="0" w:color="auto"/>
            </w:tcBorders>
            <w:vAlign w:val="center"/>
            <w:hideMark/>
          </w:tcPr>
          <w:p w14:paraId="5038520D" w14:textId="06C31A50" w:rsidR="00AF330D" w:rsidRPr="006F5AF4" w:rsidRDefault="007F52CC"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2.94</w:t>
            </w:r>
          </w:p>
        </w:tc>
        <w:tc>
          <w:tcPr>
            <w:tcW w:w="0" w:type="auto"/>
            <w:tcBorders>
              <w:bottom w:val="single" w:sz="4" w:space="0" w:color="auto"/>
            </w:tcBorders>
            <w:vAlign w:val="center"/>
            <w:hideMark/>
          </w:tcPr>
          <w:p w14:paraId="1BB0A074" w14:textId="78512943" w:rsidR="00AF330D" w:rsidRPr="006F5AF4" w:rsidRDefault="007F52CC" w:rsidP="005F0A3B">
            <w:pPr>
              <w:spacing w:line="360" w:lineRule="auto"/>
              <w:ind w:firstLine="0"/>
              <w:jc w:val="center"/>
              <w:rPr>
                <w:rFonts w:ascii="Times New Roman" w:hAnsi="Times New Roman" w:cs="Times New Roman"/>
                <w:sz w:val="24"/>
                <w:szCs w:val="24"/>
                <w:lang w:val="de-DE" w:eastAsia="de-DE"/>
              </w:rPr>
            </w:pPr>
            <w:r w:rsidRPr="007F52CC">
              <w:rPr>
                <w:rFonts w:ascii="Times New Roman" w:hAnsi="Times New Roman" w:cs="Times New Roman"/>
                <w:sz w:val="24"/>
                <w:szCs w:val="24"/>
                <w:lang w:val="de-DE" w:eastAsia="de-DE"/>
              </w:rPr>
              <w:t>–</w:t>
            </w:r>
            <w:r>
              <w:rPr>
                <w:rFonts w:ascii="Times New Roman" w:hAnsi="Times New Roman" w:cs="Times New Roman"/>
                <w:sz w:val="24"/>
                <w:szCs w:val="24"/>
                <w:lang w:val="de-DE" w:eastAsia="de-DE"/>
              </w:rPr>
              <w:t>0.76</w:t>
            </w:r>
          </w:p>
        </w:tc>
        <w:tc>
          <w:tcPr>
            <w:tcW w:w="0" w:type="auto"/>
            <w:tcBorders>
              <w:bottom w:val="single" w:sz="4" w:space="0" w:color="auto"/>
            </w:tcBorders>
            <w:vAlign w:val="center"/>
          </w:tcPr>
          <w:p w14:paraId="620852E9" w14:textId="136B1F64" w:rsidR="00AF330D" w:rsidRDefault="007F52CC"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1.28</w:t>
            </w:r>
          </w:p>
        </w:tc>
        <w:tc>
          <w:tcPr>
            <w:tcW w:w="0" w:type="auto"/>
            <w:tcBorders>
              <w:bottom w:val="single" w:sz="4" w:space="0" w:color="auto"/>
            </w:tcBorders>
            <w:vAlign w:val="center"/>
          </w:tcPr>
          <w:p w14:paraId="7461AD80" w14:textId="6492EC5E" w:rsidR="00AF330D" w:rsidRDefault="007F52CC" w:rsidP="005F0A3B">
            <w:pPr>
              <w:spacing w:line="360" w:lineRule="auto"/>
              <w:ind w:firstLine="0"/>
              <w:jc w:val="center"/>
              <w:rPr>
                <w:rFonts w:ascii="Times New Roman" w:hAnsi="Times New Roman" w:cs="Times New Roman"/>
                <w:sz w:val="24"/>
                <w:szCs w:val="24"/>
                <w:lang w:val="de-DE" w:eastAsia="de-DE"/>
              </w:rPr>
            </w:pPr>
            <w:r w:rsidRPr="007F52CC">
              <w:rPr>
                <w:rFonts w:ascii="Times New Roman" w:hAnsi="Times New Roman" w:cs="Times New Roman"/>
                <w:sz w:val="24"/>
                <w:szCs w:val="24"/>
                <w:lang w:val="de-DE" w:eastAsia="de-DE"/>
              </w:rPr>
              <w:t>–4.61</w:t>
            </w:r>
          </w:p>
        </w:tc>
        <w:tc>
          <w:tcPr>
            <w:tcW w:w="0" w:type="auto"/>
            <w:tcBorders>
              <w:bottom w:val="single" w:sz="4" w:space="0" w:color="auto"/>
            </w:tcBorders>
            <w:vAlign w:val="center"/>
            <w:hideMark/>
          </w:tcPr>
          <w:p w14:paraId="624A072D" w14:textId="00456FD0" w:rsidR="00AF330D" w:rsidRPr="006F5AF4" w:rsidRDefault="007F52CC" w:rsidP="005F0A3B">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2.</w:t>
            </w:r>
            <w:r w:rsidR="005E5C71">
              <w:rPr>
                <w:rFonts w:ascii="Times New Roman" w:hAnsi="Times New Roman" w:cs="Times New Roman"/>
                <w:sz w:val="24"/>
                <w:szCs w:val="24"/>
                <w:lang w:val="de-DE" w:eastAsia="de-DE"/>
              </w:rPr>
              <w:t>82</w:t>
            </w:r>
          </w:p>
        </w:tc>
      </w:tr>
      <w:tr w:rsidR="00AF330D" w:rsidRPr="006F5AF4" w14:paraId="49E9D0B2" w14:textId="77777777" w:rsidTr="005F0A3B">
        <w:trPr>
          <w:trHeight w:val="693"/>
        </w:trPr>
        <w:tc>
          <w:tcPr>
            <w:tcW w:w="0" w:type="auto"/>
            <w:gridSpan w:val="9"/>
            <w:tcBorders>
              <w:top w:val="single" w:sz="4" w:space="0" w:color="auto"/>
            </w:tcBorders>
          </w:tcPr>
          <w:p w14:paraId="053777F5" w14:textId="77777777" w:rsidR="00AF330D" w:rsidRDefault="00AF330D" w:rsidP="005F0A3B">
            <w:pPr>
              <w:spacing w:line="240" w:lineRule="auto"/>
              <w:ind w:firstLine="0"/>
              <w:rPr>
                <w:rFonts w:ascii="Times New Roman" w:hAnsi="Times New Roman" w:cs="Times New Roman"/>
                <w:szCs w:val="22"/>
                <w:lang w:eastAsia="de-DE"/>
              </w:rPr>
            </w:pPr>
            <w:r w:rsidRPr="006F5AF4">
              <w:rPr>
                <w:rFonts w:ascii="Times New Roman" w:hAnsi="Times New Roman" w:cs="Times New Roman"/>
                <w:i/>
                <w:iCs/>
                <w:szCs w:val="22"/>
                <w:lang w:eastAsia="de-DE"/>
              </w:rPr>
              <w:t>Note</w:t>
            </w:r>
            <w:r w:rsidRPr="006F5AF4">
              <w:rPr>
                <w:rFonts w:ascii="Times New Roman" w:hAnsi="Times New Roman" w:cs="Times New Roman"/>
                <w:szCs w:val="22"/>
                <w:lang w:eastAsia="de-DE"/>
              </w:rPr>
              <w:t xml:space="preserve">. </w:t>
            </w:r>
            <w:r w:rsidR="009135CE" w:rsidRPr="009135CE">
              <w:rPr>
                <w:rFonts w:ascii="Times New Roman" w:hAnsi="Times New Roman" w:cs="Times New Roman"/>
                <w:szCs w:val="22"/>
                <w:lang w:eastAsia="de-DE"/>
              </w:rPr>
              <w:t>Values represent the mean (</w:t>
            </w:r>
            <w:r w:rsidR="009135CE" w:rsidRPr="009135CE">
              <w:rPr>
                <w:rFonts w:ascii="Times New Roman" w:hAnsi="Times New Roman" w:cs="Times New Roman"/>
                <w:i/>
                <w:iCs/>
                <w:szCs w:val="22"/>
                <w:lang w:eastAsia="de-DE"/>
              </w:rPr>
              <w:t>M</w:t>
            </w:r>
            <w:r w:rsidR="009135CE" w:rsidRPr="009135CE">
              <w:rPr>
                <w:rFonts w:ascii="Times New Roman" w:hAnsi="Times New Roman" w:cs="Times New Roman"/>
                <w:szCs w:val="22"/>
                <w:lang w:eastAsia="de-DE"/>
              </w:rPr>
              <w:t>), standard deviation (</w:t>
            </w:r>
            <w:r w:rsidR="009135CE" w:rsidRPr="009135CE">
              <w:rPr>
                <w:rFonts w:ascii="Times New Roman" w:hAnsi="Times New Roman" w:cs="Times New Roman"/>
                <w:i/>
                <w:iCs/>
                <w:szCs w:val="22"/>
                <w:lang w:eastAsia="de-DE"/>
              </w:rPr>
              <w:t>SD</w:t>
            </w:r>
            <w:r w:rsidR="009135CE" w:rsidRPr="009135CE">
              <w:rPr>
                <w:rFonts w:ascii="Times New Roman" w:hAnsi="Times New Roman" w:cs="Times New Roman"/>
                <w:szCs w:val="22"/>
                <w:lang w:eastAsia="de-DE"/>
              </w:rPr>
              <w:t>), and range (minimum and maximum values) for the log-transformed time to first fixation (TTFF) in seconds</w:t>
            </w:r>
            <w:r w:rsidR="00730868">
              <w:rPr>
                <w:rFonts w:ascii="Times New Roman" w:hAnsi="Times New Roman" w:cs="Times New Roman"/>
                <w:szCs w:val="22"/>
                <w:lang w:eastAsia="de-DE"/>
              </w:rPr>
              <w:t xml:space="preserve"> </w:t>
            </w:r>
            <w:r w:rsidR="00730868" w:rsidRPr="00730868">
              <w:rPr>
                <w:rFonts w:ascii="Times New Roman" w:hAnsi="Times New Roman" w:cs="Times New Roman"/>
                <w:szCs w:val="22"/>
                <w:lang w:eastAsia="de-DE"/>
              </w:rPr>
              <w:t>until teachers first fixated on a disruptive student.</w:t>
            </w:r>
          </w:p>
          <w:p w14:paraId="690397F7" w14:textId="454F1077" w:rsidR="00730868" w:rsidRPr="006F5AF4" w:rsidRDefault="00730868" w:rsidP="005F0A3B">
            <w:pPr>
              <w:spacing w:line="240" w:lineRule="auto"/>
              <w:ind w:firstLine="0"/>
              <w:rPr>
                <w:rFonts w:ascii="Times New Roman" w:hAnsi="Times New Roman" w:cs="Times New Roman"/>
                <w:szCs w:val="22"/>
                <w:lang w:eastAsia="de-DE"/>
              </w:rPr>
            </w:pPr>
          </w:p>
        </w:tc>
      </w:tr>
    </w:tbl>
    <w:p w14:paraId="2A27EA22" w14:textId="4103F4F6" w:rsidR="00F14D1C" w:rsidRDefault="004D634C" w:rsidP="0026411C">
      <w:pPr>
        <w:rPr>
          <w:rFonts w:ascii="Times New Roman" w:hAnsi="Times New Roman" w:cs="Times New Roman"/>
          <w:sz w:val="24"/>
          <w:szCs w:val="24"/>
          <w:lang w:eastAsia="de-DE"/>
        </w:rPr>
      </w:pPr>
      <w:r>
        <w:rPr>
          <w:rFonts w:ascii="Times New Roman" w:hAnsi="Times New Roman" w:cs="Times New Roman"/>
          <w:sz w:val="24"/>
          <w:szCs w:val="24"/>
          <w:lang w:eastAsia="de-DE"/>
        </w:rPr>
        <w:t xml:space="preserve"> </w:t>
      </w:r>
      <w:commentRangeStart w:id="75"/>
      <w:r w:rsidR="00774B0F" w:rsidRPr="00774B0F">
        <w:rPr>
          <w:rFonts w:ascii="Times New Roman" w:hAnsi="Times New Roman" w:cs="Times New Roman"/>
          <w:sz w:val="24"/>
          <w:szCs w:val="24"/>
          <w:lang w:eastAsia="de-DE"/>
        </w:rPr>
        <w:t xml:space="preserve">For </w:t>
      </w:r>
      <w:r w:rsidR="00774B0F" w:rsidRPr="00774B0F">
        <w:rPr>
          <w:rFonts w:ascii="Times New Roman" w:hAnsi="Times New Roman" w:cs="Times New Roman"/>
          <w:b/>
          <w:bCs/>
          <w:sz w:val="24"/>
          <w:szCs w:val="24"/>
          <w:lang w:eastAsia="de-DE"/>
        </w:rPr>
        <w:t xml:space="preserve">Hypothesis </w:t>
      </w:r>
      <w:r w:rsidR="00D77F10">
        <w:rPr>
          <w:rFonts w:ascii="Times New Roman" w:hAnsi="Times New Roman" w:cs="Times New Roman"/>
          <w:b/>
          <w:bCs/>
          <w:sz w:val="24"/>
          <w:szCs w:val="24"/>
          <w:lang w:eastAsia="de-DE"/>
        </w:rPr>
        <w:t>2</w:t>
      </w:r>
      <w:r w:rsidR="00774B0F" w:rsidRPr="00774B0F">
        <w:rPr>
          <w:rFonts w:ascii="Times New Roman" w:hAnsi="Times New Roman" w:cs="Times New Roman"/>
          <w:b/>
          <w:bCs/>
          <w:sz w:val="24"/>
          <w:szCs w:val="24"/>
          <w:lang w:eastAsia="de-DE"/>
        </w:rPr>
        <w:t>a</w:t>
      </w:r>
      <w:r w:rsidR="00774B0F" w:rsidRPr="00774B0F">
        <w:rPr>
          <w:rFonts w:ascii="Times New Roman" w:hAnsi="Times New Roman" w:cs="Times New Roman"/>
          <w:sz w:val="24"/>
          <w:szCs w:val="24"/>
          <w:lang w:eastAsia="de-DE"/>
        </w:rPr>
        <w:t xml:space="preserve">, </w:t>
      </w:r>
      <w:r w:rsidR="006A069D">
        <w:rPr>
          <w:rFonts w:ascii="Times New Roman" w:hAnsi="Times New Roman" w:cs="Times New Roman"/>
          <w:sz w:val="24"/>
          <w:szCs w:val="24"/>
          <w:lang w:eastAsia="de-DE"/>
        </w:rPr>
        <w:t xml:space="preserve">a </w:t>
      </w:r>
      <w:r w:rsidR="0026411C" w:rsidRPr="0026411C">
        <w:rPr>
          <w:rFonts w:ascii="Times New Roman" w:hAnsi="Times New Roman" w:cs="Times New Roman"/>
          <w:sz w:val="24"/>
          <w:szCs w:val="24"/>
          <w:lang w:eastAsia="de-DE"/>
        </w:rPr>
        <w:t xml:space="preserve">significant main effect of disruption type was found, </w:t>
      </w:r>
      <w:proofErr w:type="gramStart"/>
      <w:r w:rsidR="0026411C" w:rsidRPr="0026411C">
        <w:rPr>
          <w:rFonts w:ascii="Times New Roman" w:hAnsi="Times New Roman" w:cs="Times New Roman"/>
          <w:i/>
          <w:iCs/>
          <w:sz w:val="24"/>
          <w:szCs w:val="24"/>
          <w:lang w:eastAsia="de-DE"/>
        </w:rPr>
        <w:t>F</w:t>
      </w:r>
      <w:r w:rsidR="0026411C" w:rsidRPr="0026411C">
        <w:rPr>
          <w:rFonts w:ascii="Times New Roman" w:hAnsi="Times New Roman" w:cs="Times New Roman"/>
          <w:sz w:val="24"/>
          <w:szCs w:val="24"/>
          <w:lang w:eastAsia="de-DE"/>
        </w:rPr>
        <w:t>(</w:t>
      </w:r>
      <w:proofErr w:type="gramEnd"/>
      <w:r w:rsidR="0026411C" w:rsidRPr="0026411C">
        <w:rPr>
          <w:rFonts w:ascii="Times New Roman" w:hAnsi="Times New Roman" w:cs="Times New Roman"/>
          <w:sz w:val="24"/>
          <w:szCs w:val="24"/>
          <w:lang w:eastAsia="de-DE"/>
        </w:rPr>
        <w:t xml:space="preserve">1.94, 141.49) = 68.05, </w:t>
      </w:r>
      <w:r w:rsidR="0026411C" w:rsidRPr="0026411C">
        <w:rPr>
          <w:rFonts w:ascii="Times New Roman" w:hAnsi="Times New Roman" w:cs="Times New Roman"/>
          <w:i/>
          <w:iCs/>
          <w:sz w:val="24"/>
          <w:szCs w:val="24"/>
          <w:lang w:eastAsia="de-DE"/>
        </w:rPr>
        <w:t>p</w:t>
      </w:r>
      <w:r w:rsidR="0026411C" w:rsidRPr="0026411C">
        <w:rPr>
          <w:rFonts w:ascii="Times New Roman" w:hAnsi="Times New Roman" w:cs="Times New Roman"/>
          <w:sz w:val="24"/>
          <w:szCs w:val="24"/>
          <w:lang w:eastAsia="de-DE"/>
        </w:rPr>
        <w:t xml:space="preserve"> &lt; .05, </w:t>
      </w:r>
      <w:r w:rsidR="0026411C" w:rsidRPr="0026411C">
        <w:rPr>
          <w:rFonts w:ascii="Times New Roman" w:hAnsi="Times New Roman" w:cs="Times New Roman"/>
          <w:i/>
          <w:iCs/>
          <w:sz w:val="24"/>
          <w:szCs w:val="24"/>
          <w:lang w:eastAsia="de-DE"/>
        </w:rPr>
        <w:t>η²</w:t>
      </w:r>
      <w:r w:rsidR="0026411C" w:rsidRPr="0026411C">
        <w:rPr>
          <w:rFonts w:ascii="Times New Roman" w:hAnsi="Times New Roman" w:cs="Times New Roman"/>
          <w:sz w:val="24"/>
          <w:szCs w:val="24"/>
          <w:lang w:eastAsia="de-DE"/>
        </w:rPr>
        <w:t xml:space="preserve"> = .34, indicating that the type of disruption influenced how quickly </w:t>
      </w:r>
      <w:r w:rsidR="0026411C" w:rsidRPr="0026411C">
        <w:rPr>
          <w:rFonts w:ascii="Times New Roman" w:hAnsi="Times New Roman" w:cs="Times New Roman"/>
          <w:sz w:val="24"/>
          <w:szCs w:val="24"/>
          <w:lang w:eastAsia="de-DE"/>
        </w:rPr>
        <w:lastRenderedPageBreak/>
        <w:t xml:space="preserve">teachers noticed it. Consistent with our hypothesis, post-hoc comparisons revealed that verbal disruptions were detected significantly faster than both physical disruptions, </w:t>
      </w:r>
      <w:proofErr w:type="gramStart"/>
      <w:r w:rsidR="0026411C" w:rsidRPr="0026411C">
        <w:rPr>
          <w:rFonts w:ascii="Times New Roman" w:hAnsi="Times New Roman" w:cs="Times New Roman"/>
          <w:i/>
          <w:iCs/>
          <w:sz w:val="24"/>
          <w:szCs w:val="24"/>
          <w:lang w:eastAsia="de-DE"/>
        </w:rPr>
        <w:t>t</w:t>
      </w:r>
      <w:r w:rsidR="0026411C" w:rsidRPr="0026411C">
        <w:rPr>
          <w:rFonts w:ascii="Times New Roman" w:hAnsi="Times New Roman" w:cs="Times New Roman"/>
          <w:sz w:val="24"/>
          <w:szCs w:val="24"/>
          <w:lang w:eastAsia="de-DE"/>
        </w:rPr>
        <w:t>(</w:t>
      </w:r>
      <w:proofErr w:type="gramEnd"/>
      <w:r w:rsidR="0026411C" w:rsidRPr="0026411C">
        <w:rPr>
          <w:rFonts w:ascii="Times New Roman" w:hAnsi="Times New Roman" w:cs="Times New Roman"/>
          <w:sz w:val="24"/>
          <w:szCs w:val="24"/>
          <w:lang w:eastAsia="de-DE"/>
        </w:rPr>
        <w:t xml:space="preserve">73) = 6.33, </w:t>
      </w:r>
      <w:r w:rsidR="0026411C" w:rsidRPr="0026411C">
        <w:rPr>
          <w:rFonts w:ascii="Times New Roman" w:hAnsi="Times New Roman" w:cs="Times New Roman"/>
          <w:i/>
          <w:iCs/>
          <w:sz w:val="24"/>
          <w:szCs w:val="24"/>
          <w:lang w:eastAsia="de-DE"/>
        </w:rPr>
        <w:t>p</w:t>
      </w:r>
      <w:r w:rsidR="0026411C" w:rsidRPr="0026411C">
        <w:rPr>
          <w:rFonts w:ascii="Times New Roman" w:hAnsi="Times New Roman" w:cs="Times New Roman"/>
          <w:sz w:val="24"/>
          <w:szCs w:val="24"/>
          <w:lang w:eastAsia="de-DE"/>
        </w:rPr>
        <w:t xml:space="preserve"> &lt; .05, </w:t>
      </w:r>
      <w:r w:rsidR="0026411C" w:rsidRPr="0026411C">
        <w:rPr>
          <w:rFonts w:ascii="Times New Roman" w:hAnsi="Times New Roman" w:cs="Times New Roman"/>
          <w:i/>
          <w:iCs/>
          <w:sz w:val="24"/>
          <w:szCs w:val="24"/>
          <w:lang w:eastAsia="de-DE"/>
        </w:rPr>
        <w:t>d</w:t>
      </w:r>
      <w:r w:rsidR="0026411C" w:rsidRPr="0026411C">
        <w:rPr>
          <w:rFonts w:ascii="Times New Roman" w:hAnsi="Times New Roman" w:cs="Times New Roman"/>
          <w:sz w:val="24"/>
          <w:szCs w:val="24"/>
          <w:lang w:eastAsia="de-DE"/>
        </w:rPr>
        <w:t xml:space="preserve"> = 0.62 (medium effect), and lack of eagerness disruptions, </w:t>
      </w:r>
      <w:r w:rsidR="0026411C" w:rsidRPr="0026411C">
        <w:rPr>
          <w:rFonts w:ascii="Times New Roman" w:hAnsi="Times New Roman" w:cs="Times New Roman"/>
          <w:i/>
          <w:iCs/>
          <w:sz w:val="24"/>
          <w:szCs w:val="24"/>
          <w:lang w:eastAsia="de-DE"/>
        </w:rPr>
        <w:t>t</w:t>
      </w:r>
      <w:r w:rsidR="0026411C" w:rsidRPr="0026411C">
        <w:rPr>
          <w:rFonts w:ascii="Times New Roman" w:hAnsi="Times New Roman" w:cs="Times New Roman"/>
          <w:sz w:val="24"/>
          <w:szCs w:val="24"/>
          <w:lang w:eastAsia="de-DE"/>
        </w:rPr>
        <w:t xml:space="preserve">(73) = 11.09, </w:t>
      </w:r>
      <w:r w:rsidR="0026411C" w:rsidRPr="0026411C">
        <w:rPr>
          <w:rFonts w:ascii="Times New Roman" w:hAnsi="Times New Roman" w:cs="Times New Roman"/>
          <w:i/>
          <w:iCs/>
          <w:sz w:val="24"/>
          <w:szCs w:val="24"/>
          <w:lang w:eastAsia="de-DE"/>
        </w:rPr>
        <w:t>p</w:t>
      </w:r>
      <w:r w:rsidR="0026411C" w:rsidRPr="0026411C">
        <w:rPr>
          <w:rFonts w:ascii="Times New Roman" w:hAnsi="Times New Roman" w:cs="Times New Roman"/>
          <w:sz w:val="24"/>
          <w:szCs w:val="24"/>
          <w:lang w:eastAsia="de-DE"/>
        </w:rPr>
        <w:t xml:space="preserve"> &lt; .05, </w:t>
      </w:r>
      <w:r w:rsidR="0026411C" w:rsidRPr="0026411C">
        <w:rPr>
          <w:rFonts w:ascii="Times New Roman" w:hAnsi="Times New Roman" w:cs="Times New Roman"/>
          <w:i/>
          <w:iCs/>
          <w:sz w:val="24"/>
          <w:szCs w:val="24"/>
          <w:lang w:eastAsia="de-DE"/>
        </w:rPr>
        <w:t>d</w:t>
      </w:r>
      <w:r w:rsidR="0026411C" w:rsidRPr="0026411C">
        <w:rPr>
          <w:rFonts w:ascii="Times New Roman" w:hAnsi="Times New Roman" w:cs="Times New Roman"/>
          <w:sz w:val="24"/>
          <w:szCs w:val="24"/>
          <w:lang w:eastAsia="de-DE"/>
        </w:rPr>
        <w:t xml:space="preserve"> = 1.23 (large effect). Furthermore, physical disruptions were noticed faster than lack of eagerness disruptions, </w:t>
      </w:r>
      <w:proofErr w:type="gramStart"/>
      <w:r w:rsidR="0026411C" w:rsidRPr="0026411C">
        <w:rPr>
          <w:rFonts w:ascii="Times New Roman" w:hAnsi="Times New Roman" w:cs="Times New Roman"/>
          <w:i/>
          <w:iCs/>
          <w:sz w:val="24"/>
          <w:szCs w:val="24"/>
          <w:lang w:eastAsia="de-DE"/>
        </w:rPr>
        <w:t>t</w:t>
      </w:r>
      <w:r w:rsidR="0026411C" w:rsidRPr="0026411C">
        <w:rPr>
          <w:rFonts w:ascii="Times New Roman" w:hAnsi="Times New Roman" w:cs="Times New Roman"/>
          <w:sz w:val="24"/>
          <w:szCs w:val="24"/>
          <w:lang w:eastAsia="de-DE"/>
        </w:rPr>
        <w:t>(</w:t>
      </w:r>
      <w:proofErr w:type="gramEnd"/>
      <w:r w:rsidR="0026411C" w:rsidRPr="0026411C">
        <w:rPr>
          <w:rFonts w:ascii="Times New Roman" w:hAnsi="Times New Roman" w:cs="Times New Roman"/>
          <w:sz w:val="24"/>
          <w:szCs w:val="24"/>
          <w:lang w:eastAsia="de-DE"/>
        </w:rPr>
        <w:t xml:space="preserve">73) = -5.72, </w:t>
      </w:r>
      <w:r w:rsidR="0026411C" w:rsidRPr="0026411C">
        <w:rPr>
          <w:rFonts w:ascii="Times New Roman" w:hAnsi="Times New Roman" w:cs="Times New Roman"/>
          <w:i/>
          <w:iCs/>
          <w:sz w:val="24"/>
          <w:szCs w:val="24"/>
          <w:lang w:eastAsia="de-DE"/>
        </w:rPr>
        <w:t>p</w:t>
      </w:r>
      <w:r w:rsidR="0026411C" w:rsidRPr="0026411C">
        <w:rPr>
          <w:rFonts w:ascii="Times New Roman" w:hAnsi="Times New Roman" w:cs="Times New Roman"/>
          <w:sz w:val="24"/>
          <w:szCs w:val="24"/>
          <w:lang w:eastAsia="de-DE"/>
        </w:rPr>
        <w:t xml:space="preserve"> &lt; .05, </w:t>
      </w:r>
      <w:r w:rsidR="0026411C" w:rsidRPr="0026411C">
        <w:rPr>
          <w:rFonts w:ascii="Times New Roman" w:hAnsi="Times New Roman" w:cs="Times New Roman"/>
          <w:i/>
          <w:iCs/>
          <w:sz w:val="24"/>
          <w:szCs w:val="24"/>
          <w:lang w:eastAsia="de-DE"/>
        </w:rPr>
        <w:t>d</w:t>
      </w:r>
      <w:r w:rsidR="0026411C" w:rsidRPr="0026411C">
        <w:rPr>
          <w:rFonts w:ascii="Times New Roman" w:hAnsi="Times New Roman" w:cs="Times New Roman"/>
          <w:sz w:val="24"/>
          <w:szCs w:val="24"/>
          <w:lang w:eastAsia="de-DE"/>
        </w:rPr>
        <w:t xml:space="preserve"> = 0.62 (medium effect).</w:t>
      </w:r>
      <w:r w:rsidR="0026411C">
        <w:rPr>
          <w:rFonts w:ascii="Times New Roman" w:hAnsi="Times New Roman" w:cs="Times New Roman"/>
          <w:sz w:val="24"/>
          <w:szCs w:val="24"/>
          <w:lang w:eastAsia="de-DE"/>
        </w:rPr>
        <w:t xml:space="preserve"> </w:t>
      </w:r>
      <w:r w:rsidR="00F14D1C" w:rsidRPr="00F14D1C">
        <w:rPr>
          <w:rFonts w:ascii="Times New Roman" w:hAnsi="Times New Roman" w:cs="Times New Roman"/>
          <w:sz w:val="24"/>
          <w:szCs w:val="24"/>
          <w:lang w:eastAsia="de-DE"/>
        </w:rPr>
        <w:t xml:space="preserve">The main effect of expertise, </w:t>
      </w:r>
      <w:proofErr w:type="gramStart"/>
      <w:r w:rsidR="00F14D1C" w:rsidRPr="0026411C">
        <w:rPr>
          <w:rFonts w:ascii="Times New Roman" w:hAnsi="Times New Roman" w:cs="Times New Roman"/>
          <w:i/>
          <w:iCs/>
          <w:sz w:val="24"/>
          <w:szCs w:val="24"/>
          <w:lang w:eastAsia="de-DE"/>
        </w:rPr>
        <w:t>F</w:t>
      </w:r>
      <w:r w:rsidR="00F14D1C" w:rsidRPr="00F14D1C">
        <w:rPr>
          <w:rFonts w:ascii="Times New Roman" w:hAnsi="Times New Roman" w:cs="Times New Roman"/>
          <w:sz w:val="24"/>
          <w:szCs w:val="24"/>
          <w:lang w:eastAsia="de-DE"/>
        </w:rPr>
        <w:t>(</w:t>
      </w:r>
      <w:proofErr w:type="gramEnd"/>
      <w:r w:rsidR="00F14D1C" w:rsidRPr="00F14D1C">
        <w:rPr>
          <w:rFonts w:ascii="Times New Roman" w:hAnsi="Times New Roman" w:cs="Times New Roman"/>
          <w:sz w:val="24"/>
          <w:szCs w:val="24"/>
          <w:lang w:eastAsia="de-DE"/>
        </w:rPr>
        <w:t xml:space="preserve">1, 73) = 0.03, </w:t>
      </w:r>
      <w:r w:rsidR="00F14D1C" w:rsidRPr="0026411C">
        <w:rPr>
          <w:rFonts w:ascii="Times New Roman" w:hAnsi="Times New Roman" w:cs="Times New Roman"/>
          <w:i/>
          <w:iCs/>
          <w:sz w:val="24"/>
          <w:szCs w:val="24"/>
          <w:lang w:eastAsia="de-DE"/>
        </w:rPr>
        <w:t>p</w:t>
      </w:r>
      <w:r w:rsidR="00F14D1C" w:rsidRPr="00F14D1C">
        <w:rPr>
          <w:rFonts w:ascii="Times New Roman" w:hAnsi="Times New Roman" w:cs="Times New Roman"/>
          <w:sz w:val="24"/>
          <w:szCs w:val="24"/>
          <w:lang w:eastAsia="de-DE"/>
        </w:rPr>
        <w:t xml:space="preserve"> = .86, and the interaction between expertise and disruption type, </w:t>
      </w:r>
      <w:r w:rsidR="00F14D1C" w:rsidRPr="0026411C">
        <w:rPr>
          <w:rFonts w:ascii="Times New Roman" w:hAnsi="Times New Roman" w:cs="Times New Roman"/>
          <w:i/>
          <w:iCs/>
          <w:sz w:val="24"/>
          <w:szCs w:val="24"/>
          <w:lang w:eastAsia="de-DE"/>
        </w:rPr>
        <w:t>F</w:t>
      </w:r>
      <w:r w:rsidR="00F14D1C" w:rsidRPr="00F14D1C">
        <w:rPr>
          <w:rFonts w:ascii="Times New Roman" w:hAnsi="Times New Roman" w:cs="Times New Roman"/>
          <w:sz w:val="24"/>
          <w:szCs w:val="24"/>
          <w:lang w:eastAsia="de-DE"/>
        </w:rPr>
        <w:t xml:space="preserve">(1.94, 141.49) = 1.28, </w:t>
      </w:r>
      <w:r w:rsidR="00F14D1C" w:rsidRPr="0026411C">
        <w:rPr>
          <w:rFonts w:ascii="Times New Roman" w:hAnsi="Times New Roman" w:cs="Times New Roman"/>
          <w:i/>
          <w:iCs/>
          <w:sz w:val="24"/>
          <w:szCs w:val="24"/>
          <w:lang w:eastAsia="de-DE"/>
        </w:rPr>
        <w:t>p</w:t>
      </w:r>
      <w:r w:rsidR="00F14D1C" w:rsidRPr="00F14D1C">
        <w:rPr>
          <w:rFonts w:ascii="Times New Roman" w:hAnsi="Times New Roman" w:cs="Times New Roman"/>
          <w:sz w:val="24"/>
          <w:szCs w:val="24"/>
          <w:lang w:eastAsia="de-DE"/>
        </w:rPr>
        <w:t xml:space="preserve"> = .28, were not significant, suggesting that expertise did not influence noticing speed, nor did it interact with disruption type.</w:t>
      </w:r>
      <w:commentRangeEnd w:id="75"/>
      <w:r w:rsidR="00502D2B">
        <w:rPr>
          <w:rStyle w:val="Kommentarzeichen"/>
        </w:rPr>
        <w:commentReference w:id="75"/>
      </w:r>
    </w:p>
    <w:p w14:paraId="5C70A152" w14:textId="7ADFF23B" w:rsidR="004727E9" w:rsidRPr="004727E9" w:rsidRDefault="001E45F8" w:rsidP="00F14D1C">
      <w:pPr>
        <w:pStyle w:val="berschrift2"/>
        <w:rPr>
          <w:rFonts w:ascii="Times New Roman" w:hAnsi="Times New Roman" w:cs="Times New Roman"/>
          <w:sz w:val="24"/>
          <w:szCs w:val="24"/>
          <w:lang w:eastAsia="de-DE"/>
        </w:rPr>
      </w:pPr>
      <w:r>
        <w:rPr>
          <w:rFonts w:ascii="Times New Roman" w:hAnsi="Times New Roman" w:cs="Times New Roman"/>
          <w:sz w:val="24"/>
          <w:szCs w:val="24"/>
          <w:lang w:eastAsia="de-DE"/>
        </w:rPr>
        <w:t>Expertise Differences in Classroom Management Measures</w:t>
      </w:r>
      <w:r w:rsidR="00671EAC">
        <w:rPr>
          <w:rFonts w:ascii="Times New Roman" w:hAnsi="Times New Roman" w:cs="Times New Roman"/>
          <w:sz w:val="24"/>
          <w:szCs w:val="24"/>
          <w:lang w:eastAsia="de-DE"/>
        </w:rPr>
        <w:t xml:space="preserve"> (Level 2)</w:t>
      </w:r>
    </w:p>
    <w:p w14:paraId="7D7B0B81" w14:textId="6116C4A4" w:rsidR="004727E9" w:rsidRDefault="004727E9" w:rsidP="00500DE2">
      <w:pPr>
        <w:rPr>
          <w:rFonts w:ascii="Times New Roman" w:hAnsi="Times New Roman" w:cs="Times New Roman"/>
          <w:sz w:val="24"/>
          <w:szCs w:val="24"/>
          <w:lang w:eastAsia="de-DE"/>
        </w:rPr>
      </w:pPr>
      <w:r w:rsidRPr="004727E9">
        <w:rPr>
          <w:rFonts w:ascii="Times New Roman" w:hAnsi="Times New Roman" w:cs="Times New Roman"/>
          <w:sz w:val="24"/>
          <w:szCs w:val="24"/>
          <w:lang w:eastAsia="de-DE"/>
        </w:rPr>
        <w:t xml:space="preserve">Table </w:t>
      </w:r>
      <w:r w:rsidR="00445500">
        <w:rPr>
          <w:rFonts w:ascii="Times New Roman" w:hAnsi="Times New Roman" w:cs="Times New Roman"/>
          <w:sz w:val="24"/>
          <w:szCs w:val="24"/>
          <w:lang w:eastAsia="de-DE"/>
        </w:rPr>
        <w:t xml:space="preserve">3 </w:t>
      </w:r>
      <w:r w:rsidR="00217F96" w:rsidRPr="00217F96">
        <w:rPr>
          <w:rFonts w:ascii="Times New Roman" w:hAnsi="Times New Roman" w:cs="Times New Roman"/>
          <w:sz w:val="24"/>
          <w:szCs w:val="24"/>
          <w:lang w:eastAsia="de-DE"/>
        </w:rPr>
        <w:t>presents descriptive statistics and internal consistency reliabilities for all classroom management measures.</w:t>
      </w:r>
    </w:p>
    <w:p w14:paraId="363E2426" w14:textId="50A47BEC" w:rsidR="004727E9" w:rsidRPr="004727E9" w:rsidRDefault="004727E9" w:rsidP="004727E9">
      <w:pPr>
        <w:ind w:firstLine="0"/>
        <w:rPr>
          <w:rFonts w:ascii="Times New Roman" w:hAnsi="Times New Roman" w:cs="Times New Roman"/>
          <w:b/>
          <w:bCs/>
          <w:sz w:val="24"/>
          <w:szCs w:val="24"/>
          <w:lang w:eastAsia="de-DE"/>
        </w:rPr>
      </w:pPr>
      <w:r w:rsidRPr="004727E9">
        <w:rPr>
          <w:rFonts w:ascii="Times New Roman" w:hAnsi="Times New Roman" w:cs="Times New Roman"/>
          <w:b/>
          <w:bCs/>
          <w:sz w:val="24"/>
          <w:szCs w:val="24"/>
          <w:lang w:eastAsia="de-DE"/>
        </w:rPr>
        <w:t xml:space="preserve">Table </w:t>
      </w:r>
      <w:r w:rsidR="00445500">
        <w:rPr>
          <w:rFonts w:ascii="Times New Roman" w:hAnsi="Times New Roman" w:cs="Times New Roman"/>
          <w:b/>
          <w:bCs/>
          <w:sz w:val="24"/>
          <w:szCs w:val="24"/>
          <w:lang w:eastAsia="de-DE"/>
        </w:rPr>
        <w:t>3</w:t>
      </w:r>
    </w:p>
    <w:p w14:paraId="3815E6A5" w14:textId="7C5CC694" w:rsidR="002D6E3B" w:rsidRPr="004727E9" w:rsidRDefault="004727E9" w:rsidP="004727E9">
      <w:pPr>
        <w:ind w:firstLine="0"/>
        <w:rPr>
          <w:rFonts w:ascii="Times New Roman" w:hAnsi="Times New Roman" w:cs="Times New Roman"/>
          <w:i/>
          <w:iCs/>
          <w:sz w:val="24"/>
          <w:szCs w:val="24"/>
          <w:lang w:eastAsia="de-DE"/>
        </w:rPr>
      </w:pPr>
      <w:r w:rsidRPr="004727E9">
        <w:rPr>
          <w:rFonts w:ascii="Times New Roman" w:hAnsi="Times New Roman" w:cs="Times New Roman"/>
          <w:i/>
          <w:iCs/>
          <w:sz w:val="24"/>
          <w:szCs w:val="24"/>
          <w:lang w:eastAsia="de-DE"/>
        </w:rPr>
        <w:t>Means, Standard Deviations, Range</w:t>
      </w:r>
      <w:r w:rsidR="00671EAC">
        <w:rPr>
          <w:rFonts w:ascii="Times New Roman" w:hAnsi="Times New Roman" w:cs="Times New Roman"/>
          <w:i/>
          <w:iCs/>
          <w:sz w:val="24"/>
          <w:szCs w:val="24"/>
          <w:lang w:eastAsia="de-DE"/>
        </w:rPr>
        <w:t>,</w:t>
      </w:r>
      <w:r w:rsidRPr="004727E9">
        <w:rPr>
          <w:rFonts w:ascii="Times New Roman" w:hAnsi="Times New Roman" w:cs="Times New Roman"/>
          <w:i/>
          <w:iCs/>
          <w:sz w:val="24"/>
          <w:szCs w:val="24"/>
          <w:lang w:eastAsia="de-DE"/>
        </w:rPr>
        <w:t xml:space="preserve"> </w:t>
      </w:r>
      <w:r>
        <w:rPr>
          <w:rFonts w:ascii="Times New Roman" w:hAnsi="Times New Roman" w:cs="Times New Roman"/>
          <w:i/>
          <w:iCs/>
          <w:sz w:val="24"/>
          <w:szCs w:val="24"/>
          <w:lang w:eastAsia="de-DE"/>
        </w:rPr>
        <w:t xml:space="preserve">and </w:t>
      </w:r>
      <w:r w:rsidRPr="004727E9">
        <w:rPr>
          <w:rFonts w:ascii="Times New Roman" w:hAnsi="Times New Roman" w:cs="Times New Roman"/>
          <w:i/>
          <w:iCs/>
          <w:sz w:val="24"/>
          <w:szCs w:val="24"/>
          <w:lang w:eastAsia="de-DE"/>
        </w:rPr>
        <w:t>Internal Consistency Reliability (</w:t>
      </w:r>
      <w:r w:rsidR="00500DE2">
        <w:rPr>
          <w:rFonts w:ascii="Times New Roman" w:hAnsi="Times New Roman" w:cs="Times New Roman"/>
          <w:i/>
          <w:iCs/>
          <w:sz w:val="24"/>
          <w:szCs w:val="24"/>
          <w:lang w:eastAsia="de-DE"/>
        </w:rPr>
        <w:t xml:space="preserve">McDonalds’ </w:t>
      </w:r>
      <w:r w:rsidRPr="004727E9">
        <w:rPr>
          <w:rFonts w:ascii="Times New Roman" w:hAnsi="Times New Roman" w:cs="Times New Roman"/>
          <w:i/>
          <w:iCs/>
          <w:sz w:val="24"/>
          <w:szCs w:val="24"/>
          <w:lang w:eastAsia="de-DE"/>
        </w:rPr>
        <w:t>Omega, ω)</w:t>
      </w:r>
      <w:r>
        <w:rPr>
          <w:rFonts w:ascii="Times New Roman" w:hAnsi="Times New Roman" w:cs="Times New Roman"/>
          <w:i/>
          <w:iCs/>
          <w:sz w:val="24"/>
          <w:szCs w:val="24"/>
          <w:lang w:eastAsia="de-DE"/>
        </w:rPr>
        <w:t xml:space="preserve"> </w:t>
      </w:r>
      <w:r w:rsidRPr="004727E9">
        <w:rPr>
          <w:rFonts w:ascii="Times New Roman" w:hAnsi="Times New Roman" w:cs="Times New Roman"/>
          <w:i/>
          <w:iCs/>
          <w:sz w:val="24"/>
          <w:szCs w:val="24"/>
          <w:lang w:eastAsia="de-DE"/>
        </w:rPr>
        <w:t xml:space="preserve">of Experienced and Inexperienced Teachers’ </w:t>
      </w:r>
      <w:r>
        <w:rPr>
          <w:rFonts w:ascii="Times New Roman" w:hAnsi="Times New Roman" w:cs="Times New Roman"/>
          <w:i/>
          <w:iCs/>
          <w:sz w:val="24"/>
          <w:szCs w:val="24"/>
          <w:lang w:eastAsia="de-DE"/>
        </w:rPr>
        <w:t>Classroom Management</w:t>
      </w:r>
      <w:r w:rsidRPr="004727E9">
        <w:rPr>
          <w:rFonts w:ascii="Times New Roman" w:hAnsi="Times New Roman" w:cs="Times New Roman"/>
          <w:i/>
          <w:iCs/>
          <w:sz w:val="24"/>
          <w:szCs w:val="24"/>
          <w:lang w:eastAsia="de-DE"/>
        </w:rPr>
        <w:t xml:space="preserve"> Measures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1"/>
        <w:gridCol w:w="760"/>
        <w:gridCol w:w="760"/>
        <w:gridCol w:w="760"/>
        <w:gridCol w:w="783"/>
        <w:gridCol w:w="759"/>
        <w:gridCol w:w="759"/>
        <w:gridCol w:w="759"/>
        <w:gridCol w:w="783"/>
        <w:gridCol w:w="616"/>
      </w:tblGrid>
      <w:tr w:rsidR="00335069" w:rsidRPr="002D6E3B" w14:paraId="2D54D56C" w14:textId="76659301" w:rsidTr="00F91E21">
        <w:trPr>
          <w:trHeight w:val="496"/>
        </w:trPr>
        <w:tc>
          <w:tcPr>
            <w:tcW w:w="0" w:type="auto"/>
            <w:vMerge w:val="restart"/>
            <w:tcBorders>
              <w:top w:val="single" w:sz="4" w:space="0" w:color="auto"/>
              <w:bottom w:val="single" w:sz="4" w:space="0" w:color="auto"/>
            </w:tcBorders>
            <w:vAlign w:val="center"/>
          </w:tcPr>
          <w:p w14:paraId="29569BAE" w14:textId="5F9A744F" w:rsidR="00974C82" w:rsidRPr="002D6E3B" w:rsidRDefault="00974C82" w:rsidP="000957C6">
            <w:pPr>
              <w:spacing w:line="360" w:lineRule="auto"/>
              <w:ind w:firstLine="0"/>
              <w:rPr>
                <w:rFonts w:ascii="Times New Roman" w:hAnsi="Times New Roman" w:cs="Times New Roman"/>
                <w:sz w:val="24"/>
                <w:szCs w:val="24"/>
                <w:lang w:val="de-DE" w:eastAsia="de-DE"/>
              </w:rPr>
            </w:pPr>
            <w:r>
              <w:rPr>
                <w:rFonts w:ascii="Times New Roman" w:hAnsi="Times New Roman" w:cs="Times New Roman"/>
                <w:sz w:val="24"/>
                <w:szCs w:val="24"/>
                <w:lang w:val="de-DE" w:eastAsia="de-DE"/>
              </w:rPr>
              <w:t>Classroom Management</w:t>
            </w:r>
            <w:r w:rsidRPr="002D6E3B">
              <w:rPr>
                <w:rFonts w:ascii="Times New Roman" w:hAnsi="Times New Roman" w:cs="Times New Roman"/>
                <w:sz w:val="24"/>
                <w:szCs w:val="24"/>
                <w:lang w:val="de-DE" w:eastAsia="de-DE"/>
              </w:rPr>
              <w:t xml:space="preserve"> </w:t>
            </w:r>
            <w:proofErr w:type="spellStart"/>
            <w:r w:rsidRPr="002D6E3B">
              <w:rPr>
                <w:rFonts w:ascii="Times New Roman" w:hAnsi="Times New Roman" w:cs="Times New Roman"/>
                <w:sz w:val="24"/>
                <w:szCs w:val="24"/>
                <w:lang w:val="de-DE" w:eastAsia="de-DE"/>
              </w:rPr>
              <w:t>Measures</w:t>
            </w:r>
            <w:proofErr w:type="spellEnd"/>
          </w:p>
        </w:tc>
        <w:tc>
          <w:tcPr>
            <w:tcW w:w="0" w:type="auto"/>
            <w:gridSpan w:val="4"/>
            <w:tcBorders>
              <w:top w:val="single" w:sz="4" w:space="0" w:color="auto"/>
              <w:bottom w:val="single" w:sz="4" w:space="0" w:color="auto"/>
            </w:tcBorders>
          </w:tcPr>
          <w:p w14:paraId="7A9F32E8" w14:textId="77777777" w:rsidR="00974C82" w:rsidRPr="002D6E3B" w:rsidRDefault="00974C82" w:rsidP="00974C82">
            <w:pPr>
              <w:ind w:firstLine="0"/>
              <w:jc w:val="center"/>
              <w:rPr>
                <w:rFonts w:ascii="Times New Roman" w:hAnsi="Times New Roman" w:cs="Times New Roman"/>
                <w:i/>
                <w:sz w:val="24"/>
                <w:szCs w:val="24"/>
                <w:lang w:val="de-DE" w:eastAsia="de-DE"/>
              </w:rPr>
            </w:pPr>
            <w:proofErr w:type="spellStart"/>
            <w:r w:rsidRPr="002D6E3B">
              <w:rPr>
                <w:rFonts w:ascii="Times New Roman" w:hAnsi="Times New Roman" w:cs="Times New Roman"/>
                <w:iCs/>
                <w:sz w:val="24"/>
                <w:szCs w:val="24"/>
                <w:lang w:val="de-DE" w:eastAsia="de-DE"/>
              </w:rPr>
              <w:t>Experienced</w:t>
            </w:r>
            <w:proofErr w:type="spellEnd"/>
          </w:p>
        </w:tc>
        <w:tc>
          <w:tcPr>
            <w:tcW w:w="0" w:type="auto"/>
            <w:gridSpan w:val="4"/>
            <w:tcBorders>
              <w:top w:val="single" w:sz="4" w:space="0" w:color="auto"/>
              <w:bottom w:val="single" w:sz="4" w:space="0" w:color="auto"/>
            </w:tcBorders>
          </w:tcPr>
          <w:p w14:paraId="4870E02C" w14:textId="77777777" w:rsidR="00974C82" w:rsidRPr="002D6E3B" w:rsidRDefault="00974C82" w:rsidP="00974C82">
            <w:pPr>
              <w:ind w:firstLine="0"/>
              <w:jc w:val="center"/>
              <w:rPr>
                <w:rFonts w:ascii="Times New Roman" w:hAnsi="Times New Roman" w:cs="Times New Roman"/>
                <w:sz w:val="24"/>
                <w:szCs w:val="24"/>
                <w:lang w:val="de-DE" w:eastAsia="de-DE"/>
              </w:rPr>
            </w:pPr>
            <w:proofErr w:type="spellStart"/>
            <w:r w:rsidRPr="002D6E3B">
              <w:rPr>
                <w:rFonts w:ascii="Times New Roman" w:hAnsi="Times New Roman" w:cs="Times New Roman"/>
                <w:sz w:val="24"/>
                <w:szCs w:val="24"/>
                <w:lang w:val="de-DE" w:eastAsia="de-DE"/>
              </w:rPr>
              <w:t>Inexperienced</w:t>
            </w:r>
            <w:proofErr w:type="spellEnd"/>
          </w:p>
        </w:tc>
        <w:tc>
          <w:tcPr>
            <w:tcW w:w="0" w:type="auto"/>
            <w:vMerge w:val="restart"/>
            <w:tcBorders>
              <w:top w:val="single" w:sz="4" w:space="0" w:color="auto"/>
              <w:bottom w:val="single" w:sz="4" w:space="0" w:color="auto"/>
            </w:tcBorders>
            <w:vAlign w:val="center"/>
          </w:tcPr>
          <w:p w14:paraId="31C58793" w14:textId="2D0E8D21" w:rsidR="00974C82" w:rsidRPr="002D6E3B" w:rsidRDefault="00974C82" w:rsidP="004727E9">
            <w:pPr>
              <w:ind w:firstLine="0"/>
              <w:jc w:val="center"/>
              <w:rPr>
                <w:rFonts w:ascii="Times New Roman" w:hAnsi="Times New Roman" w:cs="Times New Roman"/>
                <w:sz w:val="24"/>
                <w:szCs w:val="24"/>
                <w:lang w:val="de-DE" w:eastAsia="de-DE"/>
              </w:rPr>
            </w:pPr>
            <w:r w:rsidRPr="00F24BE3">
              <w:rPr>
                <w:rFonts w:ascii="Times New Roman" w:hAnsi="Times New Roman" w:cs="Times New Roman"/>
                <w:sz w:val="24"/>
                <w:szCs w:val="24"/>
                <w:lang w:val="de-DE" w:eastAsia="de-DE"/>
              </w:rPr>
              <w:t>ω</w:t>
            </w:r>
          </w:p>
        </w:tc>
      </w:tr>
      <w:tr w:rsidR="00335069" w:rsidRPr="002D6E3B" w14:paraId="0A8B4DD3" w14:textId="0692A11C" w:rsidTr="00F91E21">
        <w:trPr>
          <w:trHeight w:val="999"/>
        </w:trPr>
        <w:tc>
          <w:tcPr>
            <w:tcW w:w="0" w:type="auto"/>
            <w:vMerge/>
            <w:tcBorders>
              <w:bottom w:val="single" w:sz="4" w:space="0" w:color="auto"/>
            </w:tcBorders>
            <w:hideMark/>
          </w:tcPr>
          <w:p w14:paraId="2A8C571E" w14:textId="77777777" w:rsidR="00974C82" w:rsidRPr="002D6E3B" w:rsidRDefault="00974C82" w:rsidP="00974C82">
            <w:pPr>
              <w:ind w:firstLine="0"/>
              <w:rPr>
                <w:rFonts w:ascii="Times New Roman" w:hAnsi="Times New Roman" w:cs="Times New Roman"/>
                <w:sz w:val="24"/>
                <w:szCs w:val="24"/>
                <w:lang w:val="de-DE" w:eastAsia="de-DE"/>
              </w:rPr>
            </w:pPr>
          </w:p>
        </w:tc>
        <w:tc>
          <w:tcPr>
            <w:tcW w:w="0" w:type="auto"/>
            <w:tcBorders>
              <w:top w:val="single" w:sz="4" w:space="0" w:color="auto"/>
              <w:bottom w:val="single" w:sz="4" w:space="0" w:color="auto"/>
            </w:tcBorders>
            <w:vAlign w:val="center"/>
            <w:hideMark/>
          </w:tcPr>
          <w:p w14:paraId="64F6ED4B" w14:textId="77777777" w:rsidR="00974C82" w:rsidRPr="002D6E3B" w:rsidRDefault="00974C82" w:rsidP="000957C6">
            <w:pPr>
              <w:ind w:firstLine="0"/>
              <w:jc w:val="center"/>
              <w:rPr>
                <w:rFonts w:ascii="Times New Roman" w:hAnsi="Times New Roman" w:cs="Times New Roman"/>
                <w:sz w:val="24"/>
                <w:szCs w:val="24"/>
                <w:lang w:val="de-DE" w:eastAsia="de-DE"/>
              </w:rPr>
            </w:pPr>
            <w:r w:rsidRPr="002D6E3B">
              <w:rPr>
                <w:rFonts w:ascii="Times New Roman" w:hAnsi="Times New Roman" w:cs="Times New Roman"/>
                <w:i/>
                <w:sz w:val="24"/>
                <w:szCs w:val="24"/>
                <w:lang w:val="de-DE" w:eastAsia="de-DE"/>
              </w:rPr>
              <w:t>M</w:t>
            </w:r>
          </w:p>
        </w:tc>
        <w:tc>
          <w:tcPr>
            <w:tcW w:w="0" w:type="auto"/>
            <w:tcBorders>
              <w:top w:val="single" w:sz="4" w:space="0" w:color="auto"/>
              <w:bottom w:val="single" w:sz="4" w:space="0" w:color="auto"/>
            </w:tcBorders>
            <w:vAlign w:val="center"/>
          </w:tcPr>
          <w:p w14:paraId="6FFA3674" w14:textId="77777777" w:rsidR="00974C82" w:rsidRPr="002D6E3B" w:rsidRDefault="00974C82" w:rsidP="000957C6">
            <w:pPr>
              <w:ind w:firstLine="0"/>
              <w:jc w:val="center"/>
              <w:rPr>
                <w:rFonts w:ascii="Times New Roman" w:hAnsi="Times New Roman" w:cs="Times New Roman"/>
                <w:i/>
                <w:sz w:val="24"/>
                <w:szCs w:val="24"/>
                <w:lang w:val="de-DE" w:eastAsia="de-DE"/>
              </w:rPr>
            </w:pPr>
            <w:r w:rsidRPr="002D6E3B">
              <w:rPr>
                <w:rFonts w:ascii="Times New Roman" w:hAnsi="Times New Roman" w:cs="Times New Roman"/>
                <w:i/>
                <w:sz w:val="24"/>
                <w:szCs w:val="24"/>
                <w:lang w:val="de-DE" w:eastAsia="de-DE"/>
              </w:rPr>
              <w:t>SD</w:t>
            </w:r>
          </w:p>
        </w:tc>
        <w:tc>
          <w:tcPr>
            <w:tcW w:w="0" w:type="auto"/>
            <w:tcBorders>
              <w:top w:val="single" w:sz="4" w:space="0" w:color="auto"/>
              <w:bottom w:val="single" w:sz="4" w:space="0" w:color="auto"/>
            </w:tcBorders>
            <w:vAlign w:val="center"/>
          </w:tcPr>
          <w:p w14:paraId="6D07E2AB" w14:textId="77777777" w:rsidR="00974C82" w:rsidRPr="002D6E3B" w:rsidRDefault="00974C82" w:rsidP="000957C6">
            <w:pPr>
              <w:ind w:firstLine="0"/>
              <w:jc w:val="center"/>
              <w:rPr>
                <w:rFonts w:ascii="Times New Roman" w:hAnsi="Times New Roman" w:cs="Times New Roman"/>
                <w:iCs/>
                <w:sz w:val="24"/>
                <w:szCs w:val="24"/>
                <w:lang w:val="de-DE" w:eastAsia="de-DE"/>
              </w:rPr>
            </w:pPr>
            <w:r w:rsidRPr="002D6E3B">
              <w:rPr>
                <w:rFonts w:ascii="Times New Roman" w:hAnsi="Times New Roman" w:cs="Times New Roman"/>
                <w:iCs/>
                <w:sz w:val="24"/>
                <w:szCs w:val="24"/>
                <w:lang w:val="de-DE" w:eastAsia="de-DE"/>
              </w:rPr>
              <w:t>Min</w:t>
            </w:r>
          </w:p>
        </w:tc>
        <w:tc>
          <w:tcPr>
            <w:tcW w:w="0" w:type="auto"/>
            <w:tcBorders>
              <w:top w:val="single" w:sz="4" w:space="0" w:color="auto"/>
              <w:bottom w:val="single" w:sz="4" w:space="0" w:color="auto"/>
            </w:tcBorders>
            <w:vAlign w:val="center"/>
            <w:hideMark/>
          </w:tcPr>
          <w:p w14:paraId="628FB4ED" w14:textId="77777777" w:rsidR="00974C82" w:rsidRPr="002D6E3B" w:rsidRDefault="00974C82" w:rsidP="000957C6">
            <w:pPr>
              <w:ind w:firstLine="0"/>
              <w:jc w:val="center"/>
              <w:rPr>
                <w:rFonts w:ascii="Times New Roman" w:hAnsi="Times New Roman" w:cs="Times New Roman"/>
                <w:sz w:val="24"/>
                <w:szCs w:val="24"/>
                <w:lang w:val="de-DE" w:eastAsia="de-DE"/>
              </w:rPr>
            </w:pPr>
            <w:r w:rsidRPr="002D6E3B">
              <w:rPr>
                <w:rFonts w:ascii="Times New Roman" w:hAnsi="Times New Roman" w:cs="Times New Roman"/>
                <w:sz w:val="24"/>
                <w:szCs w:val="24"/>
                <w:lang w:val="de-DE" w:eastAsia="de-DE"/>
              </w:rPr>
              <w:t>Max</w:t>
            </w:r>
          </w:p>
        </w:tc>
        <w:tc>
          <w:tcPr>
            <w:tcW w:w="0" w:type="auto"/>
            <w:tcBorders>
              <w:top w:val="single" w:sz="4" w:space="0" w:color="auto"/>
              <w:bottom w:val="single" w:sz="4" w:space="0" w:color="auto"/>
            </w:tcBorders>
            <w:vAlign w:val="center"/>
            <w:hideMark/>
          </w:tcPr>
          <w:p w14:paraId="3E1CDD36" w14:textId="77777777" w:rsidR="00974C82" w:rsidRPr="002D6E3B" w:rsidRDefault="00974C82" w:rsidP="000957C6">
            <w:pPr>
              <w:ind w:firstLine="0"/>
              <w:jc w:val="center"/>
              <w:rPr>
                <w:rFonts w:ascii="Times New Roman" w:hAnsi="Times New Roman" w:cs="Times New Roman"/>
                <w:i/>
                <w:iCs/>
                <w:sz w:val="24"/>
                <w:szCs w:val="24"/>
                <w:lang w:val="de-DE" w:eastAsia="de-DE"/>
              </w:rPr>
            </w:pPr>
            <w:r w:rsidRPr="002D6E3B">
              <w:rPr>
                <w:rFonts w:ascii="Times New Roman" w:hAnsi="Times New Roman" w:cs="Times New Roman"/>
                <w:i/>
                <w:iCs/>
                <w:sz w:val="24"/>
                <w:szCs w:val="24"/>
                <w:lang w:val="de-DE" w:eastAsia="de-DE"/>
              </w:rPr>
              <w:t>M</w:t>
            </w:r>
          </w:p>
        </w:tc>
        <w:tc>
          <w:tcPr>
            <w:tcW w:w="0" w:type="auto"/>
            <w:tcBorders>
              <w:top w:val="single" w:sz="4" w:space="0" w:color="auto"/>
              <w:bottom w:val="single" w:sz="4" w:space="0" w:color="auto"/>
            </w:tcBorders>
            <w:vAlign w:val="center"/>
          </w:tcPr>
          <w:p w14:paraId="745F36C8" w14:textId="77777777" w:rsidR="00974C82" w:rsidRPr="002D6E3B" w:rsidRDefault="00974C82" w:rsidP="000957C6">
            <w:pPr>
              <w:ind w:firstLine="0"/>
              <w:jc w:val="center"/>
              <w:rPr>
                <w:rFonts w:ascii="Times New Roman" w:hAnsi="Times New Roman" w:cs="Times New Roman"/>
                <w:i/>
                <w:iCs/>
                <w:sz w:val="24"/>
                <w:szCs w:val="24"/>
                <w:lang w:val="de-DE" w:eastAsia="de-DE"/>
              </w:rPr>
            </w:pPr>
            <w:r w:rsidRPr="002D6E3B">
              <w:rPr>
                <w:rFonts w:ascii="Times New Roman" w:hAnsi="Times New Roman" w:cs="Times New Roman"/>
                <w:i/>
                <w:iCs/>
                <w:sz w:val="24"/>
                <w:szCs w:val="24"/>
                <w:lang w:val="de-DE" w:eastAsia="de-DE"/>
              </w:rPr>
              <w:t>SD</w:t>
            </w:r>
          </w:p>
        </w:tc>
        <w:tc>
          <w:tcPr>
            <w:tcW w:w="0" w:type="auto"/>
            <w:tcBorders>
              <w:top w:val="single" w:sz="4" w:space="0" w:color="auto"/>
              <w:bottom w:val="single" w:sz="4" w:space="0" w:color="auto"/>
            </w:tcBorders>
            <w:vAlign w:val="center"/>
          </w:tcPr>
          <w:p w14:paraId="03C59284" w14:textId="77777777" w:rsidR="00974C82" w:rsidRPr="002D6E3B" w:rsidRDefault="00974C82" w:rsidP="000957C6">
            <w:pPr>
              <w:ind w:firstLine="0"/>
              <w:jc w:val="center"/>
              <w:rPr>
                <w:rFonts w:ascii="Times New Roman" w:hAnsi="Times New Roman" w:cs="Times New Roman"/>
                <w:sz w:val="24"/>
                <w:szCs w:val="24"/>
                <w:lang w:val="de-DE" w:eastAsia="de-DE"/>
              </w:rPr>
            </w:pPr>
            <w:r w:rsidRPr="002D6E3B">
              <w:rPr>
                <w:rFonts w:ascii="Times New Roman" w:hAnsi="Times New Roman" w:cs="Times New Roman"/>
                <w:sz w:val="24"/>
                <w:szCs w:val="24"/>
                <w:lang w:val="de-DE" w:eastAsia="de-DE"/>
              </w:rPr>
              <w:t>Min</w:t>
            </w:r>
          </w:p>
        </w:tc>
        <w:tc>
          <w:tcPr>
            <w:tcW w:w="0" w:type="auto"/>
            <w:tcBorders>
              <w:top w:val="single" w:sz="4" w:space="0" w:color="auto"/>
              <w:bottom w:val="single" w:sz="4" w:space="0" w:color="auto"/>
            </w:tcBorders>
            <w:vAlign w:val="center"/>
            <w:hideMark/>
          </w:tcPr>
          <w:p w14:paraId="4D928F2B" w14:textId="77777777" w:rsidR="00974C82" w:rsidRPr="002D6E3B" w:rsidRDefault="00974C82" w:rsidP="000957C6">
            <w:pPr>
              <w:ind w:firstLine="0"/>
              <w:jc w:val="center"/>
              <w:rPr>
                <w:rFonts w:ascii="Times New Roman" w:hAnsi="Times New Roman" w:cs="Times New Roman"/>
                <w:sz w:val="24"/>
                <w:szCs w:val="24"/>
                <w:lang w:val="de-DE" w:eastAsia="de-DE"/>
              </w:rPr>
            </w:pPr>
            <w:r w:rsidRPr="002D6E3B">
              <w:rPr>
                <w:rFonts w:ascii="Times New Roman" w:hAnsi="Times New Roman" w:cs="Times New Roman"/>
                <w:sz w:val="24"/>
                <w:szCs w:val="24"/>
                <w:lang w:val="de-DE" w:eastAsia="de-DE"/>
              </w:rPr>
              <w:t>Max</w:t>
            </w:r>
          </w:p>
        </w:tc>
        <w:tc>
          <w:tcPr>
            <w:tcW w:w="0" w:type="auto"/>
            <w:vMerge/>
            <w:tcBorders>
              <w:bottom w:val="single" w:sz="4" w:space="0" w:color="auto"/>
            </w:tcBorders>
          </w:tcPr>
          <w:p w14:paraId="423B52C3" w14:textId="76327270" w:rsidR="00974C82" w:rsidRPr="002D6E3B" w:rsidRDefault="00974C82" w:rsidP="00974C82">
            <w:pPr>
              <w:ind w:firstLine="0"/>
              <w:jc w:val="center"/>
              <w:rPr>
                <w:rFonts w:ascii="Times New Roman" w:hAnsi="Times New Roman" w:cs="Times New Roman"/>
                <w:sz w:val="24"/>
                <w:szCs w:val="24"/>
                <w:lang w:val="de-DE" w:eastAsia="de-DE"/>
              </w:rPr>
            </w:pPr>
          </w:p>
        </w:tc>
      </w:tr>
      <w:tr w:rsidR="00335069" w:rsidRPr="002D6E3B" w14:paraId="3038317F" w14:textId="62076DEE" w:rsidTr="00F91E21">
        <w:trPr>
          <w:trHeight w:val="305"/>
        </w:trPr>
        <w:tc>
          <w:tcPr>
            <w:tcW w:w="0" w:type="auto"/>
            <w:tcBorders>
              <w:top w:val="single" w:sz="4" w:space="0" w:color="auto"/>
            </w:tcBorders>
            <w:vAlign w:val="center"/>
            <w:hideMark/>
          </w:tcPr>
          <w:p w14:paraId="1D354C08" w14:textId="3530F730" w:rsidR="00974C82" w:rsidRPr="002D6E3B" w:rsidRDefault="00974C82" w:rsidP="00B323C7">
            <w:pPr>
              <w:spacing w:line="360" w:lineRule="auto"/>
              <w:ind w:firstLine="0"/>
              <w:rPr>
                <w:rFonts w:ascii="Times New Roman" w:hAnsi="Times New Roman" w:cs="Times New Roman"/>
                <w:sz w:val="24"/>
                <w:szCs w:val="24"/>
                <w:lang w:eastAsia="de-DE"/>
              </w:rPr>
            </w:pPr>
            <w:r>
              <w:rPr>
                <w:rFonts w:ascii="Times New Roman" w:hAnsi="Times New Roman" w:cs="Times New Roman"/>
                <w:sz w:val="24"/>
                <w:szCs w:val="24"/>
                <w:lang w:eastAsia="de-DE"/>
              </w:rPr>
              <w:t>Self-</w:t>
            </w:r>
            <w:r w:rsidR="00463BBA">
              <w:rPr>
                <w:rFonts w:ascii="Times New Roman" w:hAnsi="Times New Roman" w:cs="Times New Roman"/>
                <w:sz w:val="24"/>
                <w:szCs w:val="24"/>
                <w:lang w:eastAsia="de-DE"/>
              </w:rPr>
              <w:t>evaluated C</w:t>
            </w:r>
            <w:r w:rsidR="00F91E21">
              <w:rPr>
                <w:rFonts w:ascii="Times New Roman" w:hAnsi="Times New Roman" w:cs="Times New Roman"/>
                <w:sz w:val="24"/>
                <w:szCs w:val="24"/>
                <w:lang w:eastAsia="de-DE"/>
              </w:rPr>
              <w:t>lassroom Management</w:t>
            </w:r>
          </w:p>
        </w:tc>
        <w:tc>
          <w:tcPr>
            <w:tcW w:w="0" w:type="auto"/>
            <w:tcBorders>
              <w:top w:val="single" w:sz="4" w:space="0" w:color="auto"/>
            </w:tcBorders>
            <w:vAlign w:val="center"/>
            <w:hideMark/>
          </w:tcPr>
          <w:p w14:paraId="20B2811C" w14:textId="7DFF1A0A" w:rsidR="00974C82" w:rsidRPr="002D6E3B" w:rsidRDefault="00974C82" w:rsidP="00B323C7">
            <w:pPr>
              <w:spacing w:line="360" w:lineRule="auto"/>
              <w:ind w:firstLine="0"/>
              <w:jc w:val="center"/>
              <w:rPr>
                <w:rFonts w:ascii="Times New Roman" w:hAnsi="Times New Roman" w:cs="Times New Roman"/>
                <w:i/>
                <w:sz w:val="24"/>
                <w:szCs w:val="22"/>
                <w:lang w:val="de-DE" w:eastAsia="de-DE"/>
              </w:rPr>
            </w:pPr>
            <w:r w:rsidRPr="00974C82">
              <w:rPr>
                <w:rFonts w:ascii="Times New Roman" w:hAnsi="Times New Roman" w:cs="Times New Roman"/>
                <w:sz w:val="24"/>
                <w:szCs w:val="22"/>
              </w:rPr>
              <w:t>3.25</w:t>
            </w:r>
          </w:p>
        </w:tc>
        <w:tc>
          <w:tcPr>
            <w:tcW w:w="0" w:type="auto"/>
            <w:tcBorders>
              <w:top w:val="single" w:sz="4" w:space="0" w:color="auto"/>
            </w:tcBorders>
            <w:vAlign w:val="center"/>
          </w:tcPr>
          <w:p w14:paraId="7B0FDD78" w14:textId="4143DF6B" w:rsidR="00974C82" w:rsidRPr="002D6E3B" w:rsidRDefault="00974C82" w:rsidP="00B323C7">
            <w:pPr>
              <w:spacing w:line="360" w:lineRule="auto"/>
              <w:ind w:firstLine="0"/>
              <w:jc w:val="center"/>
              <w:rPr>
                <w:rFonts w:ascii="Times New Roman" w:hAnsi="Times New Roman" w:cs="Times New Roman"/>
                <w:sz w:val="24"/>
                <w:szCs w:val="22"/>
                <w:lang w:eastAsia="de-DE"/>
              </w:rPr>
            </w:pPr>
            <w:r w:rsidRPr="00974C82">
              <w:rPr>
                <w:rFonts w:ascii="Times New Roman" w:hAnsi="Times New Roman" w:cs="Times New Roman"/>
                <w:sz w:val="24"/>
                <w:szCs w:val="22"/>
              </w:rPr>
              <w:t>0.31</w:t>
            </w:r>
          </w:p>
        </w:tc>
        <w:tc>
          <w:tcPr>
            <w:tcW w:w="0" w:type="auto"/>
            <w:tcBorders>
              <w:top w:val="single" w:sz="4" w:space="0" w:color="auto"/>
            </w:tcBorders>
            <w:vAlign w:val="center"/>
          </w:tcPr>
          <w:p w14:paraId="2AB03DAE" w14:textId="7910E96F" w:rsidR="00974C82" w:rsidRPr="002D6E3B" w:rsidRDefault="00974C82" w:rsidP="00B323C7">
            <w:pPr>
              <w:spacing w:line="360" w:lineRule="auto"/>
              <w:ind w:firstLine="0"/>
              <w:jc w:val="center"/>
              <w:rPr>
                <w:rFonts w:ascii="Times New Roman" w:hAnsi="Times New Roman" w:cs="Times New Roman"/>
                <w:sz w:val="24"/>
                <w:szCs w:val="22"/>
                <w:lang w:eastAsia="de-DE"/>
              </w:rPr>
            </w:pPr>
            <w:r w:rsidRPr="00974C82">
              <w:rPr>
                <w:rFonts w:ascii="Times New Roman" w:hAnsi="Times New Roman" w:cs="Times New Roman"/>
                <w:sz w:val="24"/>
                <w:szCs w:val="22"/>
              </w:rPr>
              <w:t>2.38</w:t>
            </w:r>
          </w:p>
        </w:tc>
        <w:tc>
          <w:tcPr>
            <w:tcW w:w="0" w:type="auto"/>
            <w:tcBorders>
              <w:top w:val="single" w:sz="4" w:space="0" w:color="auto"/>
            </w:tcBorders>
            <w:vAlign w:val="center"/>
            <w:hideMark/>
          </w:tcPr>
          <w:p w14:paraId="463B0411" w14:textId="39825724" w:rsidR="00974C82" w:rsidRPr="002D6E3B" w:rsidRDefault="00974C82" w:rsidP="00B323C7">
            <w:pPr>
              <w:spacing w:line="360" w:lineRule="auto"/>
              <w:ind w:firstLine="0"/>
              <w:jc w:val="center"/>
              <w:rPr>
                <w:rFonts w:ascii="Times New Roman" w:hAnsi="Times New Roman" w:cs="Times New Roman"/>
                <w:i/>
                <w:sz w:val="24"/>
                <w:szCs w:val="22"/>
                <w:vertAlign w:val="superscript"/>
                <w:lang w:val="de-DE" w:eastAsia="de-DE"/>
              </w:rPr>
            </w:pPr>
            <w:r w:rsidRPr="00974C82">
              <w:rPr>
                <w:rFonts w:ascii="Times New Roman" w:hAnsi="Times New Roman" w:cs="Times New Roman"/>
                <w:sz w:val="24"/>
                <w:szCs w:val="22"/>
              </w:rPr>
              <w:t>3.88</w:t>
            </w:r>
          </w:p>
        </w:tc>
        <w:tc>
          <w:tcPr>
            <w:tcW w:w="0" w:type="auto"/>
            <w:tcBorders>
              <w:top w:val="single" w:sz="4" w:space="0" w:color="auto"/>
            </w:tcBorders>
            <w:vAlign w:val="center"/>
          </w:tcPr>
          <w:p w14:paraId="6117E16E" w14:textId="5CE9A9E6" w:rsidR="00974C82" w:rsidRPr="002D6E3B" w:rsidRDefault="00974C82" w:rsidP="00B323C7">
            <w:pPr>
              <w:spacing w:line="360" w:lineRule="auto"/>
              <w:ind w:firstLine="0"/>
              <w:jc w:val="center"/>
              <w:rPr>
                <w:rFonts w:ascii="Times New Roman" w:hAnsi="Times New Roman" w:cs="Times New Roman"/>
                <w:sz w:val="24"/>
                <w:szCs w:val="24"/>
                <w:lang w:val="de-DE" w:eastAsia="de-DE"/>
              </w:rPr>
            </w:pPr>
            <w:r w:rsidRPr="00974C82">
              <w:rPr>
                <w:rFonts w:ascii="Times New Roman" w:hAnsi="Times New Roman" w:cs="Times New Roman"/>
                <w:color w:val="000000"/>
                <w:sz w:val="24"/>
                <w:szCs w:val="24"/>
              </w:rPr>
              <w:t>3.06</w:t>
            </w:r>
          </w:p>
        </w:tc>
        <w:tc>
          <w:tcPr>
            <w:tcW w:w="0" w:type="auto"/>
            <w:tcBorders>
              <w:top w:val="single" w:sz="4" w:space="0" w:color="auto"/>
            </w:tcBorders>
            <w:vAlign w:val="center"/>
          </w:tcPr>
          <w:p w14:paraId="6C303052" w14:textId="0B27BCC4" w:rsidR="00974C82" w:rsidRPr="002D6E3B" w:rsidRDefault="00974C82" w:rsidP="00B323C7">
            <w:pPr>
              <w:spacing w:line="360" w:lineRule="auto"/>
              <w:ind w:firstLine="0"/>
              <w:jc w:val="center"/>
              <w:rPr>
                <w:rFonts w:ascii="Times New Roman" w:hAnsi="Times New Roman" w:cs="Times New Roman"/>
                <w:sz w:val="24"/>
                <w:szCs w:val="24"/>
                <w:lang w:eastAsia="de-DE"/>
              </w:rPr>
            </w:pPr>
            <w:r w:rsidRPr="00974C82">
              <w:rPr>
                <w:rFonts w:ascii="Times New Roman" w:hAnsi="Times New Roman" w:cs="Times New Roman"/>
                <w:color w:val="000000"/>
                <w:sz w:val="24"/>
                <w:szCs w:val="24"/>
              </w:rPr>
              <w:t>0.30</w:t>
            </w:r>
          </w:p>
        </w:tc>
        <w:tc>
          <w:tcPr>
            <w:tcW w:w="0" w:type="auto"/>
            <w:tcBorders>
              <w:top w:val="single" w:sz="4" w:space="0" w:color="auto"/>
            </w:tcBorders>
            <w:vAlign w:val="center"/>
          </w:tcPr>
          <w:p w14:paraId="0FBAA132" w14:textId="0E816760" w:rsidR="00974C82" w:rsidRPr="002D6E3B" w:rsidRDefault="00974C82" w:rsidP="00B323C7">
            <w:pPr>
              <w:spacing w:line="360" w:lineRule="auto"/>
              <w:ind w:firstLine="0"/>
              <w:jc w:val="center"/>
              <w:rPr>
                <w:rFonts w:ascii="Times New Roman" w:hAnsi="Times New Roman" w:cs="Times New Roman"/>
                <w:sz w:val="24"/>
                <w:szCs w:val="24"/>
                <w:lang w:eastAsia="de-DE"/>
              </w:rPr>
            </w:pPr>
            <w:r w:rsidRPr="00974C82">
              <w:rPr>
                <w:rFonts w:ascii="Times New Roman" w:hAnsi="Times New Roman" w:cs="Times New Roman"/>
                <w:color w:val="000000"/>
                <w:sz w:val="24"/>
                <w:szCs w:val="24"/>
              </w:rPr>
              <w:t>2.56</w:t>
            </w:r>
          </w:p>
        </w:tc>
        <w:tc>
          <w:tcPr>
            <w:tcW w:w="0" w:type="auto"/>
            <w:tcBorders>
              <w:top w:val="single" w:sz="4" w:space="0" w:color="auto"/>
            </w:tcBorders>
            <w:vAlign w:val="center"/>
          </w:tcPr>
          <w:p w14:paraId="05C6A1C2" w14:textId="15677BE2" w:rsidR="00974C82" w:rsidRPr="002D6E3B" w:rsidRDefault="00974C82" w:rsidP="00B323C7">
            <w:pPr>
              <w:spacing w:line="360" w:lineRule="auto"/>
              <w:ind w:firstLine="0"/>
              <w:jc w:val="center"/>
              <w:rPr>
                <w:rFonts w:ascii="Times New Roman" w:hAnsi="Times New Roman" w:cs="Times New Roman"/>
                <w:sz w:val="24"/>
                <w:szCs w:val="24"/>
                <w:lang w:val="de-DE" w:eastAsia="de-DE"/>
              </w:rPr>
            </w:pPr>
            <w:r w:rsidRPr="00974C82">
              <w:rPr>
                <w:rFonts w:ascii="Times New Roman" w:hAnsi="Times New Roman" w:cs="Times New Roman"/>
                <w:color w:val="000000"/>
                <w:sz w:val="24"/>
                <w:szCs w:val="24"/>
              </w:rPr>
              <w:t>3.62</w:t>
            </w:r>
          </w:p>
        </w:tc>
        <w:tc>
          <w:tcPr>
            <w:tcW w:w="0" w:type="auto"/>
            <w:tcBorders>
              <w:top w:val="single" w:sz="4" w:space="0" w:color="auto"/>
            </w:tcBorders>
            <w:vAlign w:val="center"/>
          </w:tcPr>
          <w:p w14:paraId="521127DD" w14:textId="27AE9674" w:rsidR="00974C82" w:rsidRPr="002D6E3B" w:rsidRDefault="00335069" w:rsidP="00B323C7">
            <w:pPr>
              <w:spacing w:line="360" w:lineRule="auto"/>
              <w:ind w:firstLine="0"/>
              <w:jc w:val="center"/>
              <w:rPr>
                <w:rFonts w:ascii="Times New Roman" w:hAnsi="Times New Roman" w:cs="Times New Roman"/>
                <w:sz w:val="24"/>
                <w:szCs w:val="24"/>
                <w:lang w:eastAsia="de-DE"/>
              </w:rPr>
            </w:pPr>
            <w:r>
              <w:rPr>
                <w:rFonts w:ascii="Times New Roman" w:hAnsi="Times New Roman" w:cs="Times New Roman"/>
                <w:sz w:val="24"/>
                <w:szCs w:val="24"/>
                <w:lang w:eastAsia="de-DE"/>
              </w:rPr>
              <w:t>.82</w:t>
            </w:r>
          </w:p>
        </w:tc>
      </w:tr>
      <w:tr w:rsidR="00B323C7" w:rsidRPr="002D6E3B" w14:paraId="0A685A7D" w14:textId="62E622D8" w:rsidTr="00F91E21">
        <w:trPr>
          <w:trHeight w:val="305"/>
        </w:trPr>
        <w:tc>
          <w:tcPr>
            <w:tcW w:w="0" w:type="auto"/>
            <w:vAlign w:val="center"/>
            <w:hideMark/>
          </w:tcPr>
          <w:p w14:paraId="76CF9A71" w14:textId="6D1B6968" w:rsidR="00B323C7" w:rsidRPr="002D6E3B" w:rsidRDefault="00B73DD6" w:rsidP="00B323C7">
            <w:pPr>
              <w:spacing w:line="360" w:lineRule="auto"/>
              <w:ind w:firstLine="0"/>
              <w:rPr>
                <w:rFonts w:ascii="Times New Roman" w:hAnsi="Times New Roman" w:cs="Times New Roman"/>
                <w:iCs/>
                <w:sz w:val="24"/>
                <w:szCs w:val="24"/>
                <w:lang w:eastAsia="de-DE"/>
              </w:rPr>
            </w:pPr>
            <w:r>
              <w:rPr>
                <w:rFonts w:ascii="Times New Roman" w:hAnsi="Times New Roman" w:cs="Times New Roman"/>
                <w:iCs/>
                <w:sz w:val="24"/>
                <w:szCs w:val="24"/>
                <w:lang w:eastAsia="de-DE"/>
              </w:rPr>
              <w:t>Disruptiveness</w:t>
            </w:r>
            <w:r w:rsidR="00B323C7">
              <w:rPr>
                <w:rFonts w:ascii="Times New Roman" w:hAnsi="Times New Roman" w:cs="Times New Roman"/>
                <w:iCs/>
                <w:sz w:val="24"/>
                <w:szCs w:val="24"/>
                <w:lang w:eastAsia="de-DE"/>
              </w:rPr>
              <w:t xml:space="preserve"> Rating</w:t>
            </w:r>
          </w:p>
        </w:tc>
        <w:tc>
          <w:tcPr>
            <w:tcW w:w="0" w:type="auto"/>
            <w:vAlign w:val="center"/>
          </w:tcPr>
          <w:p w14:paraId="1564E1EE" w14:textId="051ADDF5" w:rsidR="00B323C7" w:rsidRPr="002D6E3B" w:rsidRDefault="00B323C7" w:rsidP="00B323C7">
            <w:pPr>
              <w:spacing w:line="360" w:lineRule="auto"/>
              <w:ind w:firstLine="0"/>
              <w:jc w:val="center"/>
              <w:rPr>
                <w:rFonts w:ascii="Times New Roman" w:hAnsi="Times New Roman" w:cs="Times New Roman"/>
                <w:sz w:val="24"/>
                <w:szCs w:val="22"/>
                <w:lang w:val="de-DE" w:eastAsia="de-DE"/>
              </w:rPr>
            </w:pPr>
            <w:r w:rsidRPr="00B323C7">
              <w:rPr>
                <w:rFonts w:ascii="Times New Roman" w:hAnsi="Times New Roman" w:cs="Times New Roman"/>
                <w:sz w:val="24"/>
                <w:szCs w:val="22"/>
              </w:rPr>
              <w:t>4.81</w:t>
            </w:r>
          </w:p>
        </w:tc>
        <w:tc>
          <w:tcPr>
            <w:tcW w:w="0" w:type="auto"/>
            <w:vAlign w:val="center"/>
          </w:tcPr>
          <w:p w14:paraId="5A3C2B1F" w14:textId="6E689386" w:rsidR="00B323C7" w:rsidRPr="002D6E3B" w:rsidRDefault="000957C6" w:rsidP="00B323C7">
            <w:pPr>
              <w:spacing w:line="360" w:lineRule="auto"/>
              <w:ind w:firstLine="0"/>
              <w:jc w:val="center"/>
              <w:rPr>
                <w:rFonts w:ascii="Times New Roman" w:hAnsi="Times New Roman" w:cs="Times New Roman"/>
                <w:sz w:val="24"/>
                <w:szCs w:val="22"/>
                <w:lang w:val="de-DE" w:eastAsia="de-DE"/>
              </w:rPr>
            </w:pPr>
            <w:r>
              <w:rPr>
                <w:rFonts w:ascii="Times New Roman" w:hAnsi="Times New Roman" w:cs="Times New Roman"/>
                <w:sz w:val="24"/>
                <w:szCs w:val="22"/>
              </w:rPr>
              <w:t>2.90</w:t>
            </w:r>
          </w:p>
        </w:tc>
        <w:tc>
          <w:tcPr>
            <w:tcW w:w="0" w:type="auto"/>
            <w:vAlign w:val="center"/>
          </w:tcPr>
          <w:p w14:paraId="514F1EED" w14:textId="7AF293CF" w:rsidR="00B323C7" w:rsidRPr="002D6E3B" w:rsidRDefault="000957C6" w:rsidP="00B323C7">
            <w:pPr>
              <w:spacing w:line="360" w:lineRule="auto"/>
              <w:ind w:firstLine="0"/>
              <w:jc w:val="center"/>
              <w:rPr>
                <w:rFonts w:ascii="Times New Roman" w:hAnsi="Times New Roman" w:cs="Times New Roman"/>
                <w:sz w:val="24"/>
                <w:szCs w:val="22"/>
                <w:lang w:val="de-DE" w:eastAsia="de-DE"/>
              </w:rPr>
            </w:pPr>
            <w:r>
              <w:rPr>
                <w:rFonts w:ascii="Times New Roman" w:hAnsi="Times New Roman" w:cs="Times New Roman"/>
                <w:sz w:val="24"/>
                <w:szCs w:val="22"/>
                <w:lang w:val="de-DE" w:eastAsia="de-DE"/>
              </w:rPr>
              <w:t>0</w:t>
            </w:r>
          </w:p>
        </w:tc>
        <w:tc>
          <w:tcPr>
            <w:tcW w:w="0" w:type="auto"/>
            <w:vAlign w:val="center"/>
          </w:tcPr>
          <w:p w14:paraId="63623BB1" w14:textId="336A537D" w:rsidR="00B323C7" w:rsidRPr="002D6E3B" w:rsidRDefault="000957C6" w:rsidP="00B323C7">
            <w:pPr>
              <w:spacing w:line="360" w:lineRule="auto"/>
              <w:ind w:firstLine="0"/>
              <w:jc w:val="center"/>
              <w:rPr>
                <w:rFonts w:ascii="Times New Roman" w:hAnsi="Times New Roman" w:cs="Times New Roman"/>
                <w:sz w:val="24"/>
                <w:szCs w:val="22"/>
                <w:lang w:val="de-DE" w:eastAsia="de-DE"/>
              </w:rPr>
            </w:pPr>
            <w:r>
              <w:rPr>
                <w:rFonts w:ascii="Times New Roman" w:hAnsi="Times New Roman" w:cs="Times New Roman"/>
                <w:sz w:val="24"/>
                <w:szCs w:val="22"/>
              </w:rPr>
              <w:t>10</w:t>
            </w:r>
          </w:p>
        </w:tc>
        <w:tc>
          <w:tcPr>
            <w:tcW w:w="0" w:type="auto"/>
            <w:vAlign w:val="center"/>
          </w:tcPr>
          <w:p w14:paraId="4A98EE16" w14:textId="2544CC1B" w:rsidR="00B323C7" w:rsidRPr="002D6E3B" w:rsidRDefault="00B323C7" w:rsidP="000957C6">
            <w:pPr>
              <w:spacing w:line="360" w:lineRule="auto"/>
              <w:ind w:firstLine="0"/>
              <w:jc w:val="center"/>
              <w:rPr>
                <w:rFonts w:ascii="Times New Roman" w:hAnsi="Times New Roman" w:cs="Times New Roman"/>
                <w:sz w:val="24"/>
                <w:szCs w:val="22"/>
              </w:rPr>
            </w:pPr>
            <w:r w:rsidRPr="000957C6">
              <w:rPr>
                <w:rFonts w:ascii="Times New Roman" w:hAnsi="Times New Roman" w:cs="Times New Roman"/>
                <w:sz w:val="24"/>
                <w:szCs w:val="22"/>
              </w:rPr>
              <w:t>5.55</w:t>
            </w:r>
          </w:p>
        </w:tc>
        <w:tc>
          <w:tcPr>
            <w:tcW w:w="0" w:type="auto"/>
            <w:vAlign w:val="center"/>
          </w:tcPr>
          <w:p w14:paraId="67F29456" w14:textId="11119D57" w:rsidR="00B323C7" w:rsidRPr="002D6E3B" w:rsidRDefault="000957C6" w:rsidP="000957C6">
            <w:pPr>
              <w:spacing w:line="360" w:lineRule="auto"/>
              <w:ind w:firstLine="0"/>
              <w:jc w:val="center"/>
              <w:rPr>
                <w:rFonts w:ascii="Times New Roman" w:hAnsi="Times New Roman" w:cs="Times New Roman"/>
                <w:sz w:val="24"/>
                <w:szCs w:val="22"/>
              </w:rPr>
            </w:pPr>
            <w:r>
              <w:rPr>
                <w:rFonts w:ascii="Times New Roman" w:hAnsi="Times New Roman" w:cs="Times New Roman"/>
                <w:sz w:val="24"/>
                <w:szCs w:val="22"/>
              </w:rPr>
              <w:t>2.81</w:t>
            </w:r>
          </w:p>
        </w:tc>
        <w:tc>
          <w:tcPr>
            <w:tcW w:w="0" w:type="auto"/>
            <w:vAlign w:val="center"/>
          </w:tcPr>
          <w:p w14:paraId="603198FB" w14:textId="536B0050" w:rsidR="00B323C7" w:rsidRPr="002D6E3B" w:rsidRDefault="000957C6" w:rsidP="000957C6">
            <w:pPr>
              <w:spacing w:line="360" w:lineRule="auto"/>
              <w:ind w:firstLine="0"/>
              <w:jc w:val="center"/>
              <w:rPr>
                <w:rFonts w:ascii="Times New Roman" w:hAnsi="Times New Roman" w:cs="Times New Roman"/>
                <w:sz w:val="24"/>
                <w:szCs w:val="22"/>
              </w:rPr>
            </w:pPr>
            <w:r>
              <w:rPr>
                <w:rFonts w:ascii="Times New Roman" w:hAnsi="Times New Roman" w:cs="Times New Roman"/>
                <w:sz w:val="24"/>
                <w:szCs w:val="22"/>
              </w:rPr>
              <w:t>0</w:t>
            </w:r>
          </w:p>
        </w:tc>
        <w:tc>
          <w:tcPr>
            <w:tcW w:w="0" w:type="auto"/>
            <w:vAlign w:val="center"/>
          </w:tcPr>
          <w:p w14:paraId="69C6CB0B" w14:textId="1AD61461" w:rsidR="00B323C7" w:rsidRPr="002D6E3B" w:rsidRDefault="000957C6" w:rsidP="000957C6">
            <w:pPr>
              <w:spacing w:line="360" w:lineRule="auto"/>
              <w:ind w:firstLine="0"/>
              <w:jc w:val="center"/>
              <w:rPr>
                <w:rFonts w:ascii="Times New Roman" w:hAnsi="Times New Roman" w:cs="Times New Roman"/>
                <w:sz w:val="24"/>
                <w:szCs w:val="22"/>
              </w:rPr>
            </w:pPr>
            <w:r>
              <w:rPr>
                <w:rFonts w:ascii="Times New Roman" w:hAnsi="Times New Roman" w:cs="Times New Roman"/>
                <w:sz w:val="24"/>
                <w:szCs w:val="22"/>
              </w:rPr>
              <w:t>10</w:t>
            </w:r>
          </w:p>
        </w:tc>
        <w:tc>
          <w:tcPr>
            <w:tcW w:w="0" w:type="auto"/>
            <w:vAlign w:val="center"/>
          </w:tcPr>
          <w:p w14:paraId="31D39456" w14:textId="434D39C1" w:rsidR="00B323C7" w:rsidRPr="002D6E3B" w:rsidRDefault="00B323C7"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.84</w:t>
            </w:r>
          </w:p>
        </w:tc>
      </w:tr>
      <w:tr w:rsidR="00335069" w:rsidRPr="002D6E3B" w14:paraId="5D7E8E3B" w14:textId="7C37410C" w:rsidTr="00F91E21">
        <w:trPr>
          <w:trHeight w:val="305"/>
        </w:trPr>
        <w:tc>
          <w:tcPr>
            <w:tcW w:w="0" w:type="auto"/>
            <w:vAlign w:val="center"/>
            <w:hideMark/>
          </w:tcPr>
          <w:p w14:paraId="606419B1" w14:textId="5BCD8F3E" w:rsidR="00974C82" w:rsidRPr="002D6E3B" w:rsidRDefault="00974C82" w:rsidP="00B323C7">
            <w:pPr>
              <w:spacing w:line="360" w:lineRule="auto"/>
              <w:ind w:firstLine="0"/>
              <w:rPr>
                <w:rFonts w:ascii="Times New Roman" w:hAnsi="Times New Roman" w:cs="Times New Roman"/>
                <w:iCs/>
                <w:sz w:val="24"/>
                <w:szCs w:val="24"/>
                <w:lang w:val="de-DE" w:eastAsia="de-DE"/>
              </w:rPr>
            </w:pPr>
            <w:r>
              <w:rPr>
                <w:rFonts w:ascii="Times New Roman" w:hAnsi="Times New Roman" w:cs="Times New Roman"/>
                <w:iCs/>
                <w:sz w:val="24"/>
                <w:szCs w:val="24"/>
                <w:lang w:val="de-DE" w:eastAsia="de-DE"/>
              </w:rPr>
              <w:t>Confidence Rating</w:t>
            </w:r>
          </w:p>
        </w:tc>
        <w:tc>
          <w:tcPr>
            <w:tcW w:w="0" w:type="auto"/>
            <w:vAlign w:val="center"/>
          </w:tcPr>
          <w:p w14:paraId="7B3A828C" w14:textId="79ABC9CF"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8.44</w:t>
            </w:r>
          </w:p>
        </w:tc>
        <w:tc>
          <w:tcPr>
            <w:tcW w:w="0" w:type="auto"/>
            <w:vAlign w:val="center"/>
          </w:tcPr>
          <w:p w14:paraId="0EAF409B" w14:textId="5C49B783"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1.68</w:t>
            </w:r>
          </w:p>
        </w:tc>
        <w:tc>
          <w:tcPr>
            <w:tcW w:w="0" w:type="auto"/>
            <w:vAlign w:val="center"/>
          </w:tcPr>
          <w:p w14:paraId="744E24A4" w14:textId="1311F276"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2</w:t>
            </w:r>
          </w:p>
        </w:tc>
        <w:tc>
          <w:tcPr>
            <w:tcW w:w="0" w:type="auto"/>
            <w:vAlign w:val="center"/>
          </w:tcPr>
          <w:p w14:paraId="74E09977" w14:textId="3F5C5309"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10</w:t>
            </w:r>
          </w:p>
        </w:tc>
        <w:tc>
          <w:tcPr>
            <w:tcW w:w="0" w:type="auto"/>
            <w:vAlign w:val="center"/>
          </w:tcPr>
          <w:p w14:paraId="676C6E07" w14:textId="54A7B0CD"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7.18</w:t>
            </w:r>
          </w:p>
        </w:tc>
        <w:tc>
          <w:tcPr>
            <w:tcW w:w="0" w:type="auto"/>
            <w:vAlign w:val="center"/>
          </w:tcPr>
          <w:p w14:paraId="45C5EFDD" w14:textId="119A5AA2"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2.04</w:t>
            </w:r>
          </w:p>
        </w:tc>
        <w:tc>
          <w:tcPr>
            <w:tcW w:w="0" w:type="auto"/>
            <w:vAlign w:val="center"/>
          </w:tcPr>
          <w:p w14:paraId="558FCBA6" w14:textId="6993A56F"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w:t>
            </w:r>
          </w:p>
        </w:tc>
        <w:tc>
          <w:tcPr>
            <w:tcW w:w="0" w:type="auto"/>
            <w:vAlign w:val="center"/>
          </w:tcPr>
          <w:p w14:paraId="08847B65" w14:textId="565ED0E3"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10</w:t>
            </w:r>
          </w:p>
        </w:tc>
        <w:tc>
          <w:tcPr>
            <w:tcW w:w="0" w:type="auto"/>
            <w:vAlign w:val="center"/>
          </w:tcPr>
          <w:p w14:paraId="6EC76F68" w14:textId="311844E2" w:rsidR="00974C82" w:rsidRPr="002D6E3B" w:rsidRDefault="00B323C7"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.88</w:t>
            </w:r>
          </w:p>
        </w:tc>
      </w:tr>
      <w:tr w:rsidR="004727E9" w:rsidRPr="002D6E3B" w14:paraId="41CB58F6" w14:textId="77777777" w:rsidTr="00F91E21">
        <w:trPr>
          <w:trHeight w:val="305"/>
        </w:trPr>
        <w:tc>
          <w:tcPr>
            <w:tcW w:w="0" w:type="auto"/>
            <w:tcBorders>
              <w:bottom w:val="single" w:sz="4" w:space="0" w:color="auto"/>
            </w:tcBorders>
            <w:vAlign w:val="center"/>
          </w:tcPr>
          <w:p w14:paraId="260088E7" w14:textId="2513EE27" w:rsidR="00974C82" w:rsidRPr="00974C82" w:rsidRDefault="00974C82" w:rsidP="00B323C7">
            <w:pPr>
              <w:pStyle w:val="Default"/>
              <w:spacing w:line="360" w:lineRule="auto"/>
              <w:rPr>
                <w:szCs w:val="22"/>
              </w:rPr>
            </w:pPr>
            <w:r w:rsidRPr="00974C82">
              <w:t xml:space="preserve">Strategic Knowledge </w:t>
            </w:r>
          </w:p>
        </w:tc>
        <w:tc>
          <w:tcPr>
            <w:tcW w:w="0" w:type="auto"/>
            <w:tcBorders>
              <w:bottom w:val="single" w:sz="4" w:space="0" w:color="auto"/>
            </w:tcBorders>
            <w:vAlign w:val="center"/>
          </w:tcPr>
          <w:p w14:paraId="7D90BC16" w14:textId="6835BBB7"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0.75</w:t>
            </w:r>
          </w:p>
        </w:tc>
        <w:tc>
          <w:tcPr>
            <w:tcW w:w="0" w:type="auto"/>
            <w:tcBorders>
              <w:bottom w:val="single" w:sz="4" w:space="0" w:color="auto"/>
            </w:tcBorders>
            <w:vAlign w:val="center"/>
          </w:tcPr>
          <w:p w14:paraId="348CA4B5" w14:textId="0DB49AEB"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0.08</w:t>
            </w:r>
          </w:p>
        </w:tc>
        <w:tc>
          <w:tcPr>
            <w:tcW w:w="0" w:type="auto"/>
            <w:tcBorders>
              <w:bottom w:val="single" w:sz="4" w:space="0" w:color="auto"/>
            </w:tcBorders>
            <w:vAlign w:val="center"/>
          </w:tcPr>
          <w:p w14:paraId="12979264" w14:textId="5EF647AC"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0.54</w:t>
            </w:r>
          </w:p>
        </w:tc>
        <w:tc>
          <w:tcPr>
            <w:tcW w:w="0" w:type="auto"/>
            <w:tcBorders>
              <w:bottom w:val="single" w:sz="4" w:space="0" w:color="auto"/>
            </w:tcBorders>
            <w:vAlign w:val="center"/>
          </w:tcPr>
          <w:p w14:paraId="5BD7C99D" w14:textId="7EAFBAD1"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0.88</w:t>
            </w:r>
          </w:p>
        </w:tc>
        <w:tc>
          <w:tcPr>
            <w:tcW w:w="0" w:type="auto"/>
            <w:tcBorders>
              <w:bottom w:val="single" w:sz="4" w:space="0" w:color="auto"/>
            </w:tcBorders>
            <w:vAlign w:val="center"/>
          </w:tcPr>
          <w:p w14:paraId="005E6A39" w14:textId="328EA492"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0.72</w:t>
            </w:r>
          </w:p>
        </w:tc>
        <w:tc>
          <w:tcPr>
            <w:tcW w:w="0" w:type="auto"/>
            <w:tcBorders>
              <w:bottom w:val="single" w:sz="4" w:space="0" w:color="auto"/>
            </w:tcBorders>
            <w:vAlign w:val="center"/>
          </w:tcPr>
          <w:p w14:paraId="411DCC8C" w14:textId="36AFEE7F"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0.13</w:t>
            </w:r>
          </w:p>
        </w:tc>
        <w:tc>
          <w:tcPr>
            <w:tcW w:w="0" w:type="auto"/>
            <w:tcBorders>
              <w:bottom w:val="single" w:sz="4" w:space="0" w:color="auto"/>
            </w:tcBorders>
            <w:vAlign w:val="center"/>
          </w:tcPr>
          <w:p w14:paraId="2F3CE769" w14:textId="183456E1"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0.10</w:t>
            </w:r>
          </w:p>
        </w:tc>
        <w:tc>
          <w:tcPr>
            <w:tcW w:w="0" w:type="auto"/>
            <w:tcBorders>
              <w:bottom w:val="single" w:sz="4" w:space="0" w:color="auto"/>
            </w:tcBorders>
            <w:vAlign w:val="center"/>
          </w:tcPr>
          <w:p w14:paraId="4E86731F" w14:textId="0345EFD6" w:rsidR="00974C82" w:rsidRPr="002D6E3B" w:rsidRDefault="004727E9"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0.91</w:t>
            </w:r>
          </w:p>
        </w:tc>
        <w:tc>
          <w:tcPr>
            <w:tcW w:w="0" w:type="auto"/>
            <w:tcBorders>
              <w:bottom w:val="single" w:sz="4" w:space="0" w:color="auto"/>
            </w:tcBorders>
            <w:vAlign w:val="center"/>
          </w:tcPr>
          <w:p w14:paraId="16FB4D26" w14:textId="43DFDD59" w:rsidR="00974C82" w:rsidRPr="002D6E3B" w:rsidRDefault="000957C6" w:rsidP="00B323C7">
            <w:pPr>
              <w:spacing w:line="360" w:lineRule="auto"/>
              <w:ind w:firstLine="0"/>
              <w:jc w:val="center"/>
              <w:rPr>
                <w:rFonts w:ascii="Times New Roman" w:hAnsi="Times New Roman" w:cs="Times New Roman"/>
                <w:sz w:val="24"/>
                <w:szCs w:val="24"/>
                <w:lang w:val="de-DE" w:eastAsia="de-DE"/>
              </w:rPr>
            </w:pPr>
            <w:r>
              <w:rPr>
                <w:rFonts w:ascii="Times New Roman" w:hAnsi="Times New Roman" w:cs="Times New Roman"/>
                <w:sz w:val="24"/>
                <w:szCs w:val="24"/>
                <w:lang w:val="de-DE" w:eastAsia="de-DE"/>
              </w:rPr>
              <w:t>.89</w:t>
            </w:r>
          </w:p>
        </w:tc>
      </w:tr>
      <w:tr w:rsidR="00974C82" w:rsidRPr="002D6E3B" w14:paraId="77D8E767" w14:textId="5220383A" w:rsidTr="00F91E21">
        <w:trPr>
          <w:trHeight w:val="693"/>
        </w:trPr>
        <w:tc>
          <w:tcPr>
            <w:tcW w:w="0" w:type="auto"/>
            <w:gridSpan w:val="10"/>
            <w:tcBorders>
              <w:top w:val="single" w:sz="4" w:space="0" w:color="auto"/>
            </w:tcBorders>
            <w:vAlign w:val="bottom"/>
          </w:tcPr>
          <w:p w14:paraId="3919E53C" w14:textId="71812A9B" w:rsidR="00974C82" w:rsidRPr="002D6E3B" w:rsidRDefault="00974C82" w:rsidP="00500DE2">
            <w:pPr>
              <w:spacing w:line="240" w:lineRule="auto"/>
              <w:ind w:firstLine="0"/>
              <w:rPr>
                <w:rFonts w:ascii="Times New Roman" w:hAnsi="Times New Roman" w:cs="Times New Roman"/>
                <w:i/>
                <w:iCs/>
                <w:sz w:val="24"/>
                <w:szCs w:val="24"/>
                <w:lang w:eastAsia="de-DE"/>
              </w:rPr>
            </w:pPr>
            <w:r w:rsidRPr="00135116">
              <w:rPr>
                <w:rFonts w:ascii="Times New Roman" w:hAnsi="Times New Roman" w:cs="Times New Roman"/>
                <w:i/>
                <w:iCs/>
                <w:sz w:val="20"/>
                <w:szCs w:val="20"/>
                <w:lang w:eastAsia="de-DE"/>
              </w:rPr>
              <w:t>Note</w:t>
            </w:r>
            <w:r w:rsidRPr="00135116">
              <w:rPr>
                <w:rFonts w:ascii="Times New Roman" w:hAnsi="Times New Roman" w:cs="Times New Roman"/>
                <w:sz w:val="20"/>
                <w:szCs w:val="20"/>
                <w:lang w:eastAsia="de-DE"/>
              </w:rPr>
              <w:t xml:space="preserve">. </w:t>
            </w:r>
            <w:r w:rsidR="00500DE2" w:rsidRPr="00135116">
              <w:rPr>
                <w:rFonts w:ascii="Times New Roman" w:hAnsi="Times New Roman" w:cs="Times New Roman"/>
                <w:sz w:val="20"/>
                <w:szCs w:val="20"/>
                <w:lang w:eastAsia="de-DE"/>
              </w:rPr>
              <w:t>Values represent the mean (</w:t>
            </w:r>
            <w:r w:rsidR="00500DE2" w:rsidRPr="00135116">
              <w:rPr>
                <w:rFonts w:ascii="Times New Roman" w:hAnsi="Times New Roman" w:cs="Times New Roman"/>
                <w:i/>
                <w:iCs/>
                <w:sz w:val="20"/>
                <w:szCs w:val="20"/>
                <w:lang w:eastAsia="de-DE"/>
              </w:rPr>
              <w:t>M</w:t>
            </w:r>
            <w:r w:rsidR="00500DE2" w:rsidRPr="00135116">
              <w:rPr>
                <w:rFonts w:ascii="Times New Roman" w:hAnsi="Times New Roman" w:cs="Times New Roman"/>
                <w:sz w:val="20"/>
                <w:szCs w:val="20"/>
                <w:lang w:eastAsia="de-DE"/>
              </w:rPr>
              <w:t>), standard deviation (</w:t>
            </w:r>
            <w:r w:rsidR="00500DE2" w:rsidRPr="00135116">
              <w:rPr>
                <w:rFonts w:ascii="Times New Roman" w:hAnsi="Times New Roman" w:cs="Times New Roman"/>
                <w:i/>
                <w:iCs/>
                <w:sz w:val="20"/>
                <w:szCs w:val="20"/>
                <w:lang w:eastAsia="de-DE"/>
              </w:rPr>
              <w:t>SD</w:t>
            </w:r>
            <w:r w:rsidR="00500DE2" w:rsidRPr="00135116">
              <w:rPr>
                <w:rFonts w:ascii="Times New Roman" w:hAnsi="Times New Roman" w:cs="Times New Roman"/>
                <w:sz w:val="20"/>
                <w:szCs w:val="20"/>
                <w:lang w:eastAsia="de-DE"/>
              </w:rPr>
              <w:t xml:space="preserve">), and range (minimum and maximum values), along with McDonald’s Omega (ω) coefficient, which indicates the internal consistency reliability for each measure. </w:t>
            </w:r>
            <w:r w:rsidR="00135116" w:rsidRPr="008C3067">
              <w:rPr>
                <w:rFonts w:ascii="Times New Roman" w:hAnsi="Times New Roman" w:cs="Times New Roman"/>
                <w:i/>
                <w:iCs/>
                <w:sz w:val="20"/>
                <w:szCs w:val="20"/>
                <w:lang w:eastAsia="de-DE"/>
              </w:rPr>
              <w:t>Self-evaluat</w:t>
            </w:r>
            <w:r w:rsidR="00C35D7D" w:rsidRPr="008C3067">
              <w:rPr>
                <w:rFonts w:ascii="Times New Roman" w:hAnsi="Times New Roman" w:cs="Times New Roman"/>
                <w:i/>
                <w:iCs/>
                <w:sz w:val="20"/>
                <w:szCs w:val="20"/>
                <w:lang w:eastAsia="de-DE"/>
              </w:rPr>
              <w:t>ed classroom management</w:t>
            </w:r>
            <w:r w:rsidR="004727E9" w:rsidRPr="00135116">
              <w:rPr>
                <w:rFonts w:ascii="Times New Roman" w:hAnsi="Times New Roman" w:cs="Times New Roman"/>
                <w:sz w:val="20"/>
                <w:szCs w:val="20"/>
                <w:lang w:eastAsia="de-DE"/>
              </w:rPr>
              <w:t xml:space="preserve"> refers to participants’</w:t>
            </w:r>
            <w:r w:rsidR="00C35D7D">
              <w:rPr>
                <w:rFonts w:ascii="Times New Roman" w:hAnsi="Times New Roman" w:cs="Times New Roman"/>
                <w:sz w:val="20"/>
                <w:szCs w:val="20"/>
                <w:lang w:eastAsia="de-DE"/>
              </w:rPr>
              <w:t xml:space="preserve"> </w:t>
            </w:r>
            <w:r w:rsidR="004727E9" w:rsidRPr="00135116">
              <w:rPr>
                <w:rFonts w:ascii="Times New Roman" w:hAnsi="Times New Roman" w:cs="Times New Roman"/>
                <w:sz w:val="20"/>
                <w:szCs w:val="20"/>
                <w:lang w:eastAsia="de-DE"/>
              </w:rPr>
              <w:t xml:space="preserve">assessment of their </w:t>
            </w:r>
            <w:r w:rsidR="00C35D7D">
              <w:rPr>
                <w:rFonts w:ascii="Times New Roman" w:hAnsi="Times New Roman" w:cs="Times New Roman"/>
                <w:sz w:val="20"/>
                <w:szCs w:val="20"/>
                <w:lang w:eastAsia="de-DE"/>
              </w:rPr>
              <w:t>classroom</w:t>
            </w:r>
            <w:r w:rsidR="004727E9" w:rsidRPr="00135116">
              <w:rPr>
                <w:rFonts w:ascii="Times New Roman" w:hAnsi="Times New Roman" w:cs="Times New Roman"/>
                <w:sz w:val="20"/>
                <w:szCs w:val="20"/>
                <w:lang w:eastAsia="de-DE"/>
              </w:rPr>
              <w:t xml:space="preserve"> management competencies. </w:t>
            </w:r>
            <w:r w:rsidR="006367D9" w:rsidRPr="006367D9">
              <w:rPr>
                <w:rFonts w:ascii="Times New Roman" w:hAnsi="Times New Roman" w:cs="Times New Roman"/>
                <w:sz w:val="20"/>
                <w:szCs w:val="20"/>
                <w:lang w:eastAsia="de-DE"/>
              </w:rPr>
              <w:t>The</w:t>
            </w:r>
            <w:r w:rsidR="006367D9">
              <w:rPr>
                <w:rFonts w:ascii="Times New Roman" w:hAnsi="Times New Roman" w:cs="Times New Roman"/>
                <w:i/>
                <w:iCs/>
                <w:sz w:val="20"/>
                <w:szCs w:val="20"/>
                <w:lang w:eastAsia="de-DE"/>
              </w:rPr>
              <w:t xml:space="preserve"> disruptiveness</w:t>
            </w:r>
            <w:r w:rsidR="008C3067" w:rsidRPr="008C3067">
              <w:rPr>
                <w:rFonts w:ascii="Times New Roman" w:hAnsi="Times New Roman" w:cs="Times New Roman"/>
                <w:i/>
                <w:iCs/>
                <w:sz w:val="20"/>
                <w:szCs w:val="20"/>
                <w:lang w:eastAsia="de-DE"/>
              </w:rPr>
              <w:t xml:space="preserve"> </w:t>
            </w:r>
            <w:r w:rsidR="008C3067">
              <w:rPr>
                <w:rFonts w:ascii="Times New Roman" w:hAnsi="Times New Roman" w:cs="Times New Roman"/>
                <w:i/>
                <w:iCs/>
                <w:sz w:val="20"/>
                <w:szCs w:val="20"/>
                <w:lang w:eastAsia="de-DE"/>
              </w:rPr>
              <w:t>r</w:t>
            </w:r>
            <w:r w:rsidR="004727E9" w:rsidRPr="008C3067">
              <w:rPr>
                <w:rFonts w:ascii="Times New Roman" w:hAnsi="Times New Roman" w:cs="Times New Roman"/>
                <w:i/>
                <w:iCs/>
                <w:sz w:val="20"/>
                <w:szCs w:val="20"/>
                <w:lang w:eastAsia="de-DE"/>
              </w:rPr>
              <w:t>ating</w:t>
            </w:r>
            <w:r w:rsidR="004727E9" w:rsidRPr="00135116">
              <w:rPr>
                <w:rFonts w:ascii="Times New Roman" w:hAnsi="Times New Roman" w:cs="Times New Roman"/>
                <w:sz w:val="20"/>
                <w:szCs w:val="20"/>
                <w:lang w:eastAsia="de-DE"/>
              </w:rPr>
              <w:t xml:space="preserve"> indicates the extent to which participants judged the </w:t>
            </w:r>
            <w:r w:rsidR="00C35D7D">
              <w:rPr>
                <w:rFonts w:ascii="Times New Roman" w:hAnsi="Times New Roman" w:cs="Times New Roman"/>
                <w:sz w:val="20"/>
                <w:szCs w:val="20"/>
                <w:lang w:eastAsia="de-DE"/>
              </w:rPr>
              <w:t>disruptions</w:t>
            </w:r>
            <w:r w:rsidR="004727E9" w:rsidRPr="00135116">
              <w:rPr>
                <w:rFonts w:ascii="Times New Roman" w:hAnsi="Times New Roman" w:cs="Times New Roman"/>
                <w:sz w:val="20"/>
                <w:szCs w:val="20"/>
                <w:lang w:eastAsia="de-DE"/>
              </w:rPr>
              <w:t xml:space="preserve"> as disruptive, while </w:t>
            </w:r>
            <w:r w:rsidR="006367D9">
              <w:rPr>
                <w:rFonts w:ascii="Times New Roman" w:hAnsi="Times New Roman" w:cs="Times New Roman"/>
                <w:sz w:val="20"/>
                <w:szCs w:val="20"/>
                <w:lang w:eastAsia="de-DE"/>
              </w:rPr>
              <w:t xml:space="preserve">the </w:t>
            </w:r>
            <w:r w:rsidR="008C3067">
              <w:rPr>
                <w:rFonts w:ascii="Times New Roman" w:hAnsi="Times New Roman" w:cs="Times New Roman"/>
                <w:sz w:val="20"/>
                <w:szCs w:val="20"/>
                <w:lang w:eastAsia="de-DE"/>
              </w:rPr>
              <w:t>c</w:t>
            </w:r>
            <w:r w:rsidR="004727E9" w:rsidRPr="008C3067">
              <w:rPr>
                <w:rFonts w:ascii="Times New Roman" w:hAnsi="Times New Roman" w:cs="Times New Roman"/>
                <w:i/>
                <w:iCs/>
                <w:sz w:val="20"/>
                <w:szCs w:val="20"/>
                <w:lang w:eastAsia="de-DE"/>
              </w:rPr>
              <w:t xml:space="preserve">onfidence </w:t>
            </w:r>
            <w:r w:rsidR="008C3067">
              <w:rPr>
                <w:rFonts w:ascii="Times New Roman" w:hAnsi="Times New Roman" w:cs="Times New Roman"/>
                <w:i/>
                <w:iCs/>
                <w:sz w:val="20"/>
                <w:szCs w:val="20"/>
                <w:lang w:eastAsia="de-DE"/>
              </w:rPr>
              <w:t>r</w:t>
            </w:r>
            <w:r w:rsidR="004727E9" w:rsidRPr="008C3067">
              <w:rPr>
                <w:rFonts w:ascii="Times New Roman" w:hAnsi="Times New Roman" w:cs="Times New Roman"/>
                <w:i/>
                <w:iCs/>
                <w:sz w:val="20"/>
                <w:szCs w:val="20"/>
                <w:lang w:eastAsia="de-DE"/>
              </w:rPr>
              <w:t>ating</w:t>
            </w:r>
            <w:r w:rsidR="004727E9" w:rsidRPr="00135116">
              <w:rPr>
                <w:rFonts w:ascii="Times New Roman" w:hAnsi="Times New Roman" w:cs="Times New Roman"/>
                <w:sz w:val="20"/>
                <w:szCs w:val="20"/>
                <w:lang w:eastAsia="de-DE"/>
              </w:rPr>
              <w:t xml:space="preserve"> measures their confidence in managing </w:t>
            </w:r>
            <w:r w:rsidR="00902702">
              <w:rPr>
                <w:rFonts w:ascii="Times New Roman" w:hAnsi="Times New Roman" w:cs="Times New Roman"/>
                <w:sz w:val="20"/>
                <w:szCs w:val="20"/>
                <w:lang w:eastAsia="de-DE"/>
              </w:rPr>
              <w:t>them</w:t>
            </w:r>
            <w:r w:rsidR="004727E9" w:rsidRPr="00135116">
              <w:rPr>
                <w:rFonts w:ascii="Times New Roman" w:hAnsi="Times New Roman" w:cs="Times New Roman"/>
                <w:sz w:val="20"/>
                <w:szCs w:val="20"/>
                <w:lang w:eastAsia="de-DE"/>
              </w:rPr>
              <w:t xml:space="preserve">. </w:t>
            </w:r>
            <w:r w:rsidR="008C3067">
              <w:rPr>
                <w:rFonts w:ascii="Times New Roman" w:hAnsi="Times New Roman" w:cs="Times New Roman"/>
                <w:sz w:val="20"/>
                <w:szCs w:val="20"/>
                <w:lang w:eastAsia="de-DE"/>
              </w:rPr>
              <w:t>S</w:t>
            </w:r>
            <w:r w:rsidR="004727E9" w:rsidRPr="008C3067">
              <w:rPr>
                <w:rFonts w:ascii="Times New Roman" w:hAnsi="Times New Roman" w:cs="Times New Roman"/>
                <w:i/>
                <w:iCs/>
                <w:sz w:val="20"/>
                <w:szCs w:val="20"/>
                <w:lang w:eastAsia="de-DE"/>
              </w:rPr>
              <w:t xml:space="preserve">trategic </w:t>
            </w:r>
            <w:r w:rsidR="008C3067">
              <w:rPr>
                <w:rFonts w:ascii="Times New Roman" w:hAnsi="Times New Roman" w:cs="Times New Roman"/>
                <w:i/>
                <w:iCs/>
                <w:sz w:val="20"/>
                <w:szCs w:val="20"/>
                <w:lang w:eastAsia="de-DE"/>
              </w:rPr>
              <w:t>k</w:t>
            </w:r>
            <w:r w:rsidR="004727E9" w:rsidRPr="008C3067">
              <w:rPr>
                <w:rFonts w:ascii="Times New Roman" w:hAnsi="Times New Roman" w:cs="Times New Roman"/>
                <w:i/>
                <w:iCs/>
                <w:sz w:val="20"/>
                <w:szCs w:val="20"/>
                <w:lang w:eastAsia="de-DE"/>
              </w:rPr>
              <w:t>nowledge</w:t>
            </w:r>
            <w:r w:rsidR="004727E9" w:rsidRPr="00135116">
              <w:rPr>
                <w:rFonts w:ascii="Times New Roman" w:hAnsi="Times New Roman" w:cs="Times New Roman"/>
                <w:sz w:val="20"/>
                <w:szCs w:val="20"/>
                <w:lang w:eastAsia="de-DE"/>
              </w:rPr>
              <w:t xml:space="preserve"> measures </w:t>
            </w:r>
            <w:r w:rsidR="00EF7C70">
              <w:rPr>
                <w:rFonts w:ascii="Times New Roman" w:hAnsi="Times New Roman" w:cs="Times New Roman"/>
                <w:sz w:val="20"/>
                <w:szCs w:val="20"/>
                <w:lang w:eastAsia="de-DE"/>
              </w:rPr>
              <w:t xml:space="preserve">teachers’ </w:t>
            </w:r>
            <w:r w:rsidR="004727E9" w:rsidRPr="00135116">
              <w:rPr>
                <w:rFonts w:ascii="Times New Roman" w:hAnsi="Times New Roman" w:cs="Times New Roman"/>
                <w:sz w:val="20"/>
                <w:szCs w:val="20"/>
                <w:lang w:eastAsia="de-DE"/>
              </w:rPr>
              <w:t xml:space="preserve">knowledge of classroom management strategies. </w:t>
            </w:r>
          </w:p>
        </w:tc>
      </w:tr>
    </w:tbl>
    <w:p w14:paraId="1B752A9B" w14:textId="55CC0FBF" w:rsidR="00D253FE" w:rsidRPr="001B06C8" w:rsidRDefault="00D253FE" w:rsidP="001B06C8">
      <w:pPr>
        <w:spacing w:before="240"/>
        <w:rPr>
          <w:rFonts w:ascii="Times New Roman" w:hAnsi="Times New Roman" w:cs="Times New Roman"/>
          <w:sz w:val="24"/>
          <w:szCs w:val="22"/>
          <w:lang w:eastAsia="de-DE"/>
        </w:rPr>
      </w:pPr>
      <w:r>
        <w:rPr>
          <w:rFonts w:ascii="Times New Roman" w:hAnsi="Times New Roman" w:cs="Times New Roman"/>
          <w:sz w:val="24"/>
          <w:szCs w:val="22"/>
          <w:lang w:eastAsia="de-DE"/>
        </w:rPr>
        <w:lastRenderedPageBreak/>
        <w:t>Independent-sample</w:t>
      </w:r>
      <w:r w:rsidRPr="00D253FE">
        <w:rPr>
          <w:rFonts w:ascii="Times New Roman" w:hAnsi="Times New Roman" w:cs="Times New Roman"/>
          <w:sz w:val="24"/>
          <w:szCs w:val="22"/>
          <w:lang w:eastAsia="de-DE"/>
        </w:rPr>
        <w:t xml:space="preserve"> </w:t>
      </w:r>
      <w:r w:rsidRPr="00D253FE">
        <w:rPr>
          <w:rFonts w:ascii="Times New Roman" w:hAnsi="Times New Roman" w:cs="Times New Roman"/>
          <w:i/>
          <w:iCs/>
          <w:sz w:val="24"/>
          <w:szCs w:val="22"/>
          <w:lang w:eastAsia="de-DE"/>
        </w:rPr>
        <w:t>t</w:t>
      </w:r>
      <w:r w:rsidRPr="00D253FE">
        <w:rPr>
          <w:rFonts w:ascii="Times New Roman" w:hAnsi="Times New Roman" w:cs="Times New Roman"/>
          <w:sz w:val="24"/>
          <w:szCs w:val="22"/>
          <w:lang w:eastAsia="de-DE"/>
        </w:rPr>
        <w:t>-tests examined whether teaching expertise influenced classroom management measures (</w:t>
      </w:r>
      <w:r w:rsidRPr="00B74B14">
        <w:rPr>
          <w:rFonts w:ascii="Times New Roman" w:hAnsi="Times New Roman" w:cs="Times New Roman"/>
          <w:b/>
          <w:bCs/>
          <w:sz w:val="24"/>
          <w:szCs w:val="22"/>
          <w:lang w:eastAsia="de-DE"/>
        </w:rPr>
        <w:t>Hypothesis 3a</w:t>
      </w:r>
      <w:r w:rsidRPr="00D253FE">
        <w:rPr>
          <w:rFonts w:ascii="Times New Roman" w:hAnsi="Times New Roman" w:cs="Times New Roman"/>
          <w:sz w:val="24"/>
          <w:szCs w:val="22"/>
          <w:lang w:eastAsia="de-DE"/>
        </w:rPr>
        <w:t xml:space="preserve">). As expected, experienced teachers </w:t>
      </w:r>
      <w:r w:rsidR="00B74B14">
        <w:rPr>
          <w:rFonts w:ascii="Times New Roman" w:hAnsi="Times New Roman" w:cs="Times New Roman"/>
          <w:sz w:val="24"/>
          <w:szCs w:val="22"/>
          <w:lang w:eastAsia="de-DE"/>
        </w:rPr>
        <w:t>evaluated</w:t>
      </w:r>
      <w:r w:rsidRPr="00D253FE">
        <w:rPr>
          <w:rFonts w:ascii="Times New Roman" w:hAnsi="Times New Roman" w:cs="Times New Roman"/>
          <w:sz w:val="24"/>
          <w:szCs w:val="22"/>
          <w:lang w:eastAsia="de-DE"/>
        </w:rPr>
        <w:t xml:space="preserve"> their classroom management competencies significantly higher than inexperienced teachers, </w:t>
      </w:r>
      <w:proofErr w:type="gramStart"/>
      <w:r w:rsidRPr="00B74B14">
        <w:rPr>
          <w:rFonts w:ascii="Times New Roman" w:hAnsi="Times New Roman" w:cs="Times New Roman"/>
          <w:i/>
          <w:iCs/>
          <w:sz w:val="24"/>
          <w:szCs w:val="22"/>
          <w:lang w:eastAsia="de-DE"/>
        </w:rPr>
        <w:t>t</w:t>
      </w:r>
      <w:r w:rsidRPr="00D253FE">
        <w:rPr>
          <w:rFonts w:ascii="Times New Roman" w:hAnsi="Times New Roman" w:cs="Times New Roman"/>
          <w:sz w:val="24"/>
          <w:szCs w:val="22"/>
          <w:lang w:eastAsia="de-DE"/>
        </w:rPr>
        <w:t>(</w:t>
      </w:r>
      <w:proofErr w:type="gramEnd"/>
      <w:r w:rsidRPr="00D253FE">
        <w:rPr>
          <w:rFonts w:ascii="Times New Roman" w:hAnsi="Times New Roman" w:cs="Times New Roman"/>
          <w:sz w:val="24"/>
          <w:szCs w:val="22"/>
          <w:lang w:eastAsia="de-DE"/>
        </w:rPr>
        <w:t xml:space="preserve">80) = 2.78, </w:t>
      </w:r>
      <w:r w:rsidRPr="00B74B14">
        <w:rPr>
          <w:rFonts w:ascii="Times New Roman" w:hAnsi="Times New Roman" w:cs="Times New Roman"/>
          <w:i/>
          <w:iCs/>
          <w:sz w:val="24"/>
          <w:szCs w:val="22"/>
          <w:lang w:eastAsia="de-DE"/>
        </w:rPr>
        <w:t>p</w:t>
      </w:r>
      <w:r w:rsidRPr="00D253FE">
        <w:rPr>
          <w:rFonts w:ascii="Times New Roman" w:hAnsi="Times New Roman" w:cs="Times New Roman"/>
          <w:sz w:val="24"/>
          <w:szCs w:val="22"/>
          <w:lang w:eastAsia="de-DE"/>
        </w:rPr>
        <w:t xml:space="preserve"> &lt; .05, </w:t>
      </w:r>
      <w:r w:rsidRPr="00B74B14">
        <w:rPr>
          <w:rFonts w:ascii="Times New Roman" w:hAnsi="Times New Roman" w:cs="Times New Roman"/>
          <w:i/>
          <w:iCs/>
          <w:sz w:val="24"/>
          <w:szCs w:val="22"/>
          <w:lang w:eastAsia="de-DE"/>
        </w:rPr>
        <w:t>d</w:t>
      </w:r>
      <w:r w:rsidRPr="00D253FE">
        <w:rPr>
          <w:rFonts w:ascii="Times New Roman" w:hAnsi="Times New Roman" w:cs="Times New Roman"/>
          <w:sz w:val="24"/>
          <w:szCs w:val="22"/>
          <w:lang w:eastAsia="de-DE"/>
        </w:rPr>
        <w:t xml:space="preserve"> = 0.62 (medium effect). They also </w:t>
      </w:r>
      <w:r w:rsidR="00B74B14">
        <w:rPr>
          <w:rFonts w:ascii="Times New Roman" w:hAnsi="Times New Roman" w:cs="Times New Roman"/>
          <w:sz w:val="24"/>
          <w:szCs w:val="22"/>
          <w:lang w:eastAsia="de-DE"/>
        </w:rPr>
        <w:t>reported</w:t>
      </w:r>
      <w:r w:rsidRPr="00D253FE">
        <w:rPr>
          <w:rFonts w:ascii="Times New Roman" w:hAnsi="Times New Roman" w:cs="Times New Roman"/>
          <w:sz w:val="24"/>
          <w:szCs w:val="22"/>
          <w:lang w:eastAsia="de-DE"/>
        </w:rPr>
        <w:t xml:space="preserve"> disruptions as less disruptive, </w:t>
      </w:r>
      <w:proofErr w:type="gramStart"/>
      <w:r w:rsidRPr="00B74B14">
        <w:rPr>
          <w:rFonts w:ascii="Times New Roman" w:hAnsi="Times New Roman" w:cs="Times New Roman"/>
          <w:i/>
          <w:iCs/>
          <w:sz w:val="24"/>
          <w:szCs w:val="22"/>
          <w:lang w:eastAsia="de-DE"/>
        </w:rPr>
        <w:t>t</w:t>
      </w:r>
      <w:r w:rsidRPr="00D253FE">
        <w:rPr>
          <w:rFonts w:ascii="Times New Roman" w:hAnsi="Times New Roman" w:cs="Times New Roman"/>
          <w:sz w:val="24"/>
          <w:szCs w:val="22"/>
          <w:lang w:eastAsia="de-DE"/>
        </w:rPr>
        <w:t>(</w:t>
      </w:r>
      <w:proofErr w:type="gramEnd"/>
      <w:r w:rsidRPr="00D253FE">
        <w:rPr>
          <w:rFonts w:ascii="Times New Roman" w:hAnsi="Times New Roman" w:cs="Times New Roman"/>
          <w:sz w:val="24"/>
          <w:szCs w:val="22"/>
          <w:lang w:eastAsia="de-DE"/>
        </w:rPr>
        <w:t xml:space="preserve">80) = –2.57, </w:t>
      </w:r>
      <w:r w:rsidRPr="00B74B14">
        <w:rPr>
          <w:rFonts w:ascii="Times New Roman" w:hAnsi="Times New Roman" w:cs="Times New Roman"/>
          <w:i/>
          <w:iCs/>
          <w:sz w:val="24"/>
          <w:szCs w:val="22"/>
          <w:lang w:eastAsia="de-DE"/>
        </w:rPr>
        <w:t>p</w:t>
      </w:r>
      <w:r w:rsidRPr="00D253FE">
        <w:rPr>
          <w:rFonts w:ascii="Times New Roman" w:hAnsi="Times New Roman" w:cs="Times New Roman"/>
          <w:sz w:val="24"/>
          <w:szCs w:val="22"/>
          <w:lang w:eastAsia="de-DE"/>
        </w:rPr>
        <w:t xml:space="preserve"> &lt; .05, </w:t>
      </w:r>
      <w:r w:rsidRPr="00B74B14">
        <w:rPr>
          <w:rFonts w:ascii="Times New Roman" w:hAnsi="Times New Roman" w:cs="Times New Roman"/>
          <w:i/>
          <w:iCs/>
          <w:sz w:val="24"/>
          <w:szCs w:val="22"/>
          <w:lang w:eastAsia="de-DE"/>
        </w:rPr>
        <w:t>d</w:t>
      </w:r>
      <w:r w:rsidRPr="00D253FE">
        <w:rPr>
          <w:rFonts w:ascii="Times New Roman" w:hAnsi="Times New Roman" w:cs="Times New Roman"/>
          <w:sz w:val="24"/>
          <w:szCs w:val="22"/>
          <w:lang w:eastAsia="de-DE"/>
        </w:rPr>
        <w:t xml:space="preserve"> = –0.57 (medium effect), and greater confidence in managing them, </w:t>
      </w:r>
      <w:r w:rsidRPr="001B06C8">
        <w:rPr>
          <w:rFonts w:ascii="Times New Roman" w:hAnsi="Times New Roman" w:cs="Times New Roman"/>
          <w:i/>
          <w:iCs/>
          <w:sz w:val="24"/>
          <w:szCs w:val="22"/>
          <w:lang w:eastAsia="de-DE"/>
        </w:rPr>
        <w:t>t</w:t>
      </w:r>
      <w:r w:rsidRPr="00D253FE">
        <w:rPr>
          <w:rFonts w:ascii="Times New Roman" w:hAnsi="Times New Roman" w:cs="Times New Roman"/>
          <w:sz w:val="24"/>
          <w:szCs w:val="22"/>
          <w:lang w:eastAsia="de-DE"/>
        </w:rPr>
        <w:t xml:space="preserve">(80) = 5.63, </w:t>
      </w:r>
      <w:r w:rsidRPr="001B06C8">
        <w:rPr>
          <w:rFonts w:ascii="Times New Roman" w:hAnsi="Times New Roman" w:cs="Times New Roman"/>
          <w:i/>
          <w:iCs/>
          <w:sz w:val="24"/>
          <w:szCs w:val="22"/>
          <w:lang w:eastAsia="de-DE"/>
        </w:rPr>
        <w:t>p</w:t>
      </w:r>
      <w:r w:rsidRPr="00D253FE">
        <w:rPr>
          <w:rFonts w:ascii="Times New Roman" w:hAnsi="Times New Roman" w:cs="Times New Roman"/>
          <w:sz w:val="24"/>
          <w:szCs w:val="22"/>
          <w:lang w:eastAsia="de-DE"/>
        </w:rPr>
        <w:t xml:space="preserve"> &lt; .05, </w:t>
      </w:r>
      <w:r w:rsidRPr="001B06C8">
        <w:rPr>
          <w:rFonts w:ascii="Times New Roman" w:hAnsi="Times New Roman" w:cs="Times New Roman"/>
          <w:i/>
          <w:iCs/>
          <w:sz w:val="24"/>
          <w:szCs w:val="22"/>
          <w:lang w:eastAsia="de-DE"/>
        </w:rPr>
        <w:t>d</w:t>
      </w:r>
      <w:r w:rsidRPr="00D253FE">
        <w:rPr>
          <w:rFonts w:ascii="Times New Roman" w:hAnsi="Times New Roman" w:cs="Times New Roman"/>
          <w:sz w:val="24"/>
          <w:szCs w:val="22"/>
          <w:lang w:eastAsia="de-DE"/>
        </w:rPr>
        <w:t xml:space="preserve"> = 1.24 (large effect).</w:t>
      </w:r>
      <w:r w:rsidR="001B06C8">
        <w:rPr>
          <w:rFonts w:ascii="Times New Roman" w:hAnsi="Times New Roman" w:cs="Times New Roman"/>
          <w:sz w:val="24"/>
          <w:szCs w:val="22"/>
          <w:lang w:eastAsia="de-DE"/>
        </w:rPr>
        <w:t xml:space="preserve"> </w:t>
      </w:r>
      <w:r w:rsidRPr="00D253FE">
        <w:rPr>
          <w:rFonts w:ascii="Times New Roman" w:hAnsi="Times New Roman" w:cs="Times New Roman"/>
          <w:sz w:val="24"/>
          <w:szCs w:val="22"/>
          <w:lang w:eastAsia="de-DE"/>
        </w:rPr>
        <w:t xml:space="preserve">However, strategic knowledge of classroom management did not differ significantly between groups, </w:t>
      </w:r>
      <w:proofErr w:type="gramStart"/>
      <w:r w:rsidRPr="001B06C8">
        <w:rPr>
          <w:rFonts w:ascii="Times New Roman" w:hAnsi="Times New Roman" w:cs="Times New Roman"/>
          <w:i/>
          <w:iCs/>
          <w:sz w:val="24"/>
          <w:szCs w:val="22"/>
          <w:lang w:eastAsia="de-DE"/>
        </w:rPr>
        <w:t>t</w:t>
      </w:r>
      <w:r w:rsidRPr="00D253FE">
        <w:rPr>
          <w:rFonts w:ascii="Times New Roman" w:hAnsi="Times New Roman" w:cs="Times New Roman"/>
          <w:sz w:val="24"/>
          <w:szCs w:val="22"/>
          <w:lang w:eastAsia="de-DE"/>
        </w:rPr>
        <w:t>(</w:t>
      </w:r>
      <w:proofErr w:type="gramEnd"/>
      <w:r w:rsidRPr="00D253FE">
        <w:rPr>
          <w:rFonts w:ascii="Times New Roman" w:hAnsi="Times New Roman" w:cs="Times New Roman"/>
          <w:sz w:val="24"/>
          <w:szCs w:val="22"/>
          <w:lang w:eastAsia="de-DE"/>
        </w:rPr>
        <w:t xml:space="preserve">80) = 1.00, </w:t>
      </w:r>
      <w:r w:rsidRPr="001B06C8">
        <w:rPr>
          <w:rFonts w:ascii="Times New Roman" w:hAnsi="Times New Roman" w:cs="Times New Roman"/>
          <w:i/>
          <w:iCs/>
          <w:sz w:val="24"/>
          <w:szCs w:val="22"/>
          <w:lang w:eastAsia="de-DE"/>
        </w:rPr>
        <w:t>p</w:t>
      </w:r>
      <w:r w:rsidRPr="00D253FE">
        <w:rPr>
          <w:rFonts w:ascii="Times New Roman" w:hAnsi="Times New Roman" w:cs="Times New Roman"/>
          <w:sz w:val="24"/>
          <w:szCs w:val="22"/>
          <w:lang w:eastAsia="de-DE"/>
        </w:rPr>
        <w:t xml:space="preserve"> = .32, suggesting expertise was not associated with higher scores on the situational judgment test (SJT).</w:t>
      </w:r>
    </w:p>
    <w:p w14:paraId="61712993" w14:textId="60703D06" w:rsidR="00432340" w:rsidRDefault="002625A5" w:rsidP="00D253FE">
      <w:pPr>
        <w:pStyle w:val="berschrift2"/>
        <w:rPr>
          <w:rFonts w:ascii="Times New Roman" w:hAnsi="Times New Roman" w:cs="Times New Roman"/>
          <w:sz w:val="24"/>
          <w:szCs w:val="24"/>
          <w:lang w:eastAsia="de-DE"/>
        </w:rPr>
      </w:pPr>
      <w:r>
        <w:rPr>
          <w:rFonts w:ascii="Times New Roman" w:hAnsi="Times New Roman" w:cs="Times New Roman"/>
          <w:sz w:val="24"/>
          <w:szCs w:val="24"/>
          <w:lang w:eastAsia="de-DE"/>
        </w:rPr>
        <w:t xml:space="preserve">Correlation Between </w:t>
      </w:r>
      <w:r w:rsidRPr="002625A5">
        <w:rPr>
          <w:rFonts w:ascii="Times New Roman" w:hAnsi="Times New Roman" w:cs="Times New Roman"/>
          <w:sz w:val="24"/>
          <w:szCs w:val="24"/>
          <w:lang w:eastAsia="de-DE"/>
        </w:rPr>
        <w:t xml:space="preserve">Gaze </w:t>
      </w:r>
      <w:r w:rsidR="00382198">
        <w:rPr>
          <w:rFonts w:ascii="Times New Roman" w:hAnsi="Times New Roman" w:cs="Times New Roman"/>
          <w:sz w:val="24"/>
          <w:szCs w:val="24"/>
          <w:lang w:eastAsia="de-DE"/>
        </w:rPr>
        <w:t>Behavior</w:t>
      </w:r>
      <w:r w:rsidRPr="002625A5">
        <w:rPr>
          <w:rFonts w:ascii="Times New Roman" w:hAnsi="Times New Roman" w:cs="Times New Roman"/>
          <w:sz w:val="24"/>
          <w:szCs w:val="24"/>
          <w:lang w:eastAsia="de-DE"/>
        </w:rPr>
        <w:t xml:space="preserve"> Measures </w:t>
      </w:r>
      <w:r>
        <w:rPr>
          <w:rFonts w:ascii="Times New Roman" w:hAnsi="Times New Roman" w:cs="Times New Roman"/>
          <w:sz w:val="24"/>
          <w:szCs w:val="24"/>
          <w:lang w:eastAsia="de-DE"/>
        </w:rPr>
        <w:t>and</w:t>
      </w:r>
      <w:r w:rsidRPr="002625A5">
        <w:rPr>
          <w:rFonts w:ascii="Times New Roman" w:hAnsi="Times New Roman" w:cs="Times New Roman"/>
          <w:sz w:val="24"/>
          <w:szCs w:val="24"/>
          <w:lang w:eastAsia="de-DE"/>
        </w:rPr>
        <w:t xml:space="preserve"> Classroom Management Measures</w:t>
      </w:r>
      <w:r w:rsidR="00671EAC">
        <w:rPr>
          <w:rFonts w:ascii="Times New Roman" w:hAnsi="Times New Roman" w:cs="Times New Roman"/>
          <w:sz w:val="24"/>
          <w:szCs w:val="24"/>
          <w:lang w:eastAsia="de-DE"/>
        </w:rPr>
        <w:t xml:space="preserve"> (Level 2)</w:t>
      </w:r>
    </w:p>
    <w:p w14:paraId="688D3C32" w14:textId="158CE316" w:rsidR="00831A49" w:rsidRPr="00831A49" w:rsidRDefault="00831A49" w:rsidP="00831A49">
      <w:pPr>
        <w:rPr>
          <w:rFonts w:ascii="Times New Roman" w:hAnsi="Times New Roman" w:cs="Times New Roman"/>
          <w:sz w:val="24"/>
          <w:szCs w:val="24"/>
          <w:lang w:eastAsia="de-DE"/>
        </w:rPr>
      </w:pPr>
      <w:bookmarkStart w:id="76" w:name="_Hlk190096132"/>
      <w:r>
        <w:rPr>
          <w:rFonts w:ascii="Times New Roman" w:hAnsi="Times New Roman" w:cs="Times New Roman"/>
          <w:sz w:val="24"/>
          <w:szCs w:val="24"/>
          <w:lang w:eastAsia="de-DE"/>
        </w:rPr>
        <w:t>T</w:t>
      </w:r>
      <w:r w:rsidRPr="00831A49">
        <w:rPr>
          <w:rFonts w:ascii="Times New Roman" w:hAnsi="Times New Roman" w:cs="Times New Roman"/>
          <w:sz w:val="24"/>
          <w:szCs w:val="24"/>
          <w:lang w:eastAsia="de-DE"/>
        </w:rPr>
        <w:t xml:space="preserve">able 3 presents Pearson correlation coefficients between </w:t>
      </w:r>
      <w:r w:rsidR="009E0027">
        <w:rPr>
          <w:rFonts w:ascii="Times New Roman" w:hAnsi="Times New Roman" w:cs="Times New Roman"/>
          <w:sz w:val="24"/>
          <w:szCs w:val="24"/>
          <w:lang w:eastAsia="de-DE"/>
        </w:rPr>
        <w:t xml:space="preserve">gaze behavior measures </w:t>
      </w:r>
      <w:r w:rsidRPr="00831A49">
        <w:rPr>
          <w:rFonts w:ascii="Times New Roman" w:hAnsi="Times New Roman" w:cs="Times New Roman"/>
          <w:sz w:val="24"/>
          <w:szCs w:val="24"/>
          <w:lang w:eastAsia="de-DE"/>
        </w:rPr>
        <w:t>and classroom management measures, separately for experienced (below the diagonal) and inexperienced teachers (above the diagonal).</w:t>
      </w:r>
      <w:r w:rsidRPr="004512FF">
        <w:rPr>
          <w:rStyle w:val="Funotenzeichen"/>
        </w:rPr>
        <w:footnoteReference w:id="6"/>
      </w:r>
    </w:p>
    <w:p w14:paraId="2A793DA1" w14:textId="11FCAEC2" w:rsidR="008C4CB2" w:rsidRPr="003F6116" w:rsidRDefault="008C4CB2" w:rsidP="008C4CB2">
      <w:pPr>
        <w:ind w:firstLine="0"/>
        <w:rPr>
          <w:rFonts w:ascii="Times New Roman" w:hAnsi="Times New Roman" w:cs="Times New Roman"/>
          <w:b/>
          <w:bCs/>
          <w:sz w:val="24"/>
          <w:szCs w:val="22"/>
          <w:lang w:eastAsia="de-DE"/>
        </w:rPr>
      </w:pPr>
      <w:r w:rsidRPr="003F6116">
        <w:rPr>
          <w:rFonts w:ascii="Times New Roman" w:hAnsi="Times New Roman" w:cs="Times New Roman"/>
          <w:b/>
          <w:bCs/>
          <w:sz w:val="24"/>
          <w:szCs w:val="22"/>
          <w:lang w:eastAsia="de-DE"/>
        </w:rPr>
        <w:t xml:space="preserve">Table </w:t>
      </w:r>
      <w:r w:rsidR="00831A49" w:rsidRPr="003F6116">
        <w:rPr>
          <w:rFonts w:ascii="Times New Roman" w:hAnsi="Times New Roman" w:cs="Times New Roman"/>
          <w:b/>
          <w:bCs/>
          <w:sz w:val="24"/>
          <w:szCs w:val="22"/>
          <w:lang w:eastAsia="de-DE"/>
        </w:rPr>
        <w:t>3</w:t>
      </w:r>
    </w:p>
    <w:bookmarkEnd w:id="76"/>
    <w:p w14:paraId="19FF01B9" w14:textId="7D1D1B72" w:rsidR="00F52740" w:rsidRPr="00F52740" w:rsidRDefault="00F52740" w:rsidP="00F52740">
      <w:pPr>
        <w:ind w:firstLine="0"/>
        <w:rPr>
          <w:rFonts w:ascii="Times New Roman" w:hAnsi="Times New Roman" w:cs="Times New Roman"/>
          <w:i/>
          <w:iCs/>
          <w:sz w:val="24"/>
          <w:szCs w:val="22"/>
          <w:lang w:eastAsia="de-DE"/>
        </w:rPr>
      </w:pPr>
      <w:r w:rsidRPr="00F52740">
        <w:rPr>
          <w:rFonts w:ascii="Times New Roman" w:hAnsi="Times New Roman" w:cs="Times New Roman"/>
          <w:i/>
          <w:iCs/>
          <w:sz w:val="24"/>
          <w:szCs w:val="22"/>
          <w:lang w:eastAsia="de-DE"/>
        </w:rPr>
        <w:t xml:space="preserve">Correlations Between the Gaze Efficiency Measure and Classroom Management Measures for Experienced </w:t>
      </w:r>
      <w:r w:rsidR="007F10F2">
        <w:rPr>
          <w:rFonts w:ascii="Times New Roman" w:hAnsi="Times New Roman" w:cs="Times New Roman"/>
          <w:i/>
          <w:iCs/>
          <w:sz w:val="24"/>
          <w:szCs w:val="22"/>
          <w:lang w:eastAsia="de-DE"/>
        </w:rPr>
        <w:t xml:space="preserve">(Below Diagonal) </w:t>
      </w:r>
      <w:r w:rsidRPr="00F52740">
        <w:rPr>
          <w:rFonts w:ascii="Times New Roman" w:hAnsi="Times New Roman" w:cs="Times New Roman"/>
          <w:i/>
          <w:iCs/>
          <w:sz w:val="24"/>
          <w:szCs w:val="22"/>
          <w:lang w:eastAsia="de-DE"/>
        </w:rPr>
        <w:t xml:space="preserve">and Inexperienced </w:t>
      </w:r>
      <w:r w:rsidR="007F10F2">
        <w:rPr>
          <w:rFonts w:ascii="Times New Roman" w:hAnsi="Times New Roman" w:cs="Times New Roman"/>
          <w:i/>
          <w:iCs/>
          <w:sz w:val="24"/>
          <w:szCs w:val="22"/>
          <w:lang w:eastAsia="de-DE"/>
        </w:rPr>
        <w:t xml:space="preserve">(Above Diagonal) </w:t>
      </w:r>
      <w:r w:rsidRPr="00F52740">
        <w:rPr>
          <w:rFonts w:ascii="Times New Roman" w:hAnsi="Times New Roman" w:cs="Times New Roman"/>
          <w:i/>
          <w:iCs/>
          <w:sz w:val="24"/>
          <w:szCs w:val="22"/>
          <w:lang w:eastAsia="de-DE"/>
        </w:rPr>
        <w:t>Teachers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860"/>
        <w:gridCol w:w="860"/>
        <w:gridCol w:w="860"/>
        <w:gridCol w:w="860"/>
        <w:gridCol w:w="860"/>
        <w:gridCol w:w="807"/>
        <w:gridCol w:w="713"/>
      </w:tblGrid>
      <w:tr w:rsidR="00F52740" w:rsidRPr="00F52740" w14:paraId="53D3EB16" w14:textId="77777777" w:rsidTr="008E3E18">
        <w:trPr>
          <w:trHeight w:val="527"/>
        </w:trPr>
        <w:tc>
          <w:tcPr>
            <w:tcW w:w="0" w:type="auto"/>
            <w:tcBorders>
              <w:top w:val="single" w:sz="4" w:space="0" w:color="auto"/>
              <w:bottom w:val="single" w:sz="4" w:space="0" w:color="auto"/>
            </w:tcBorders>
            <w:vAlign w:val="center"/>
          </w:tcPr>
          <w:p w14:paraId="66F1C868" w14:textId="77777777" w:rsidR="00F52740" w:rsidRPr="00F52740" w:rsidRDefault="00F52740" w:rsidP="00F52740">
            <w:pPr>
              <w:ind w:firstLine="0"/>
              <w:rPr>
                <w:rFonts w:ascii="Times New Roman" w:hAnsi="Times New Roman" w:cs="Times New Roman"/>
                <w:szCs w:val="22"/>
                <w:lang w:eastAsia="de-DE"/>
              </w:rPr>
            </w:pPr>
            <w:r w:rsidRPr="00F52740">
              <w:rPr>
                <w:rFonts w:ascii="Times New Roman" w:hAnsi="Times New Roman" w:cs="Times New Roman"/>
                <w:szCs w:val="22"/>
                <w:lang w:eastAsia="de-DE"/>
              </w:rPr>
              <w:t>Variable</w:t>
            </w:r>
          </w:p>
        </w:tc>
        <w:tc>
          <w:tcPr>
            <w:tcW w:w="0" w:type="auto"/>
            <w:tcBorders>
              <w:top w:val="single" w:sz="4" w:space="0" w:color="auto"/>
              <w:bottom w:val="single" w:sz="4" w:space="0" w:color="auto"/>
            </w:tcBorders>
            <w:vAlign w:val="center"/>
          </w:tcPr>
          <w:p w14:paraId="64A23271"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w:t>
            </w:r>
          </w:p>
        </w:tc>
        <w:tc>
          <w:tcPr>
            <w:tcW w:w="0" w:type="auto"/>
            <w:tcBorders>
              <w:top w:val="single" w:sz="4" w:space="0" w:color="auto"/>
              <w:bottom w:val="single" w:sz="4" w:space="0" w:color="auto"/>
            </w:tcBorders>
            <w:vAlign w:val="center"/>
          </w:tcPr>
          <w:p w14:paraId="3D761223"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(2)</w:t>
            </w:r>
          </w:p>
        </w:tc>
        <w:tc>
          <w:tcPr>
            <w:tcW w:w="0" w:type="auto"/>
            <w:tcBorders>
              <w:top w:val="single" w:sz="4" w:space="0" w:color="auto"/>
              <w:bottom w:val="single" w:sz="4" w:space="0" w:color="auto"/>
            </w:tcBorders>
            <w:vAlign w:val="center"/>
          </w:tcPr>
          <w:p w14:paraId="75A29091"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(3)</w:t>
            </w:r>
          </w:p>
        </w:tc>
        <w:tc>
          <w:tcPr>
            <w:tcW w:w="0" w:type="auto"/>
            <w:tcBorders>
              <w:top w:val="single" w:sz="4" w:space="0" w:color="auto"/>
              <w:bottom w:val="single" w:sz="4" w:space="0" w:color="auto"/>
            </w:tcBorders>
            <w:vAlign w:val="center"/>
          </w:tcPr>
          <w:p w14:paraId="7891124B"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(4)</w:t>
            </w:r>
          </w:p>
        </w:tc>
        <w:tc>
          <w:tcPr>
            <w:tcW w:w="0" w:type="auto"/>
            <w:tcBorders>
              <w:top w:val="single" w:sz="4" w:space="0" w:color="auto"/>
              <w:bottom w:val="single" w:sz="4" w:space="0" w:color="auto"/>
            </w:tcBorders>
            <w:vAlign w:val="center"/>
          </w:tcPr>
          <w:p w14:paraId="7077BEC1"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(5)</w:t>
            </w:r>
          </w:p>
        </w:tc>
        <w:tc>
          <w:tcPr>
            <w:tcW w:w="0" w:type="auto"/>
            <w:tcBorders>
              <w:top w:val="single" w:sz="4" w:space="0" w:color="auto"/>
              <w:bottom w:val="single" w:sz="4" w:space="0" w:color="auto"/>
            </w:tcBorders>
            <w:vAlign w:val="center"/>
          </w:tcPr>
          <w:p w14:paraId="3CDDE787"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(6)</w:t>
            </w:r>
          </w:p>
        </w:tc>
        <w:tc>
          <w:tcPr>
            <w:tcW w:w="0" w:type="auto"/>
            <w:tcBorders>
              <w:top w:val="single" w:sz="4" w:space="0" w:color="auto"/>
              <w:bottom w:val="single" w:sz="4" w:space="0" w:color="auto"/>
            </w:tcBorders>
            <w:vAlign w:val="center"/>
          </w:tcPr>
          <w:p w14:paraId="2807F1CC"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(7)</w:t>
            </w:r>
          </w:p>
        </w:tc>
      </w:tr>
      <w:tr w:rsidR="00F52740" w:rsidRPr="00F52740" w14:paraId="61484AB0" w14:textId="77777777" w:rsidTr="008E3E18">
        <w:trPr>
          <w:trHeight w:val="527"/>
        </w:trPr>
        <w:tc>
          <w:tcPr>
            <w:tcW w:w="0" w:type="auto"/>
            <w:vAlign w:val="center"/>
          </w:tcPr>
          <w:p w14:paraId="03EE8BE1" w14:textId="77777777" w:rsidR="00F52740" w:rsidRPr="00F52740" w:rsidRDefault="00F52740" w:rsidP="00F52740">
            <w:pPr>
              <w:spacing w:line="240" w:lineRule="auto"/>
              <w:ind w:firstLine="0"/>
              <w:rPr>
                <w:rFonts w:ascii="Times New Roman" w:hAnsi="Times New Roman" w:cs="Times New Roman"/>
                <w:szCs w:val="22"/>
                <w:lang w:eastAsia="de-DE"/>
              </w:rPr>
            </w:pPr>
            <w:r w:rsidRPr="00F52740">
              <w:rPr>
                <w:rFonts w:ascii="Times New Roman" w:hAnsi="Times New Roman" w:cs="Times New Roman"/>
                <w:szCs w:val="22"/>
                <w:lang w:eastAsia="de-DE"/>
              </w:rPr>
              <w:t>(1) GRI</w:t>
            </w:r>
          </w:p>
        </w:tc>
        <w:tc>
          <w:tcPr>
            <w:tcW w:w="0" w:type="auto"/>
            <w:vAlign w:val="center"/>
          </w:tcPr>
          <w:p w14:paraId="7178E4E4"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w:t>
            </w:r>
          </w:p>
        </w:tc>
        <w:tc>
          <w:tcPr>
            <w:tcW w:w="0" w:type="auto"/>
            <w:vAlign w:val="center"/>
          </w:tcPr>
          <w:p w14:paraId="45F1FAD6"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–.44*</w:t>
            </w:r>
          </w:p>
        </w:tc>
        <w:tc>
          <w:tcPr>
            <w:tcW w:w="0" w:type="auto"/>
            <w:vAlign w:val="center"/>
          </w:tcPr>
          <w:p w14:paraId="6F30AEE5"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.11</w:t>
            </w:r>
          </w:p>
        </w:tc>
        <w:tc>
          <w:tcPr>
            <w:tcW w:w="0" w:type="auto"/>
            <w:vAlign w:val="center"/>
          </w:tcPr>
          <w:p w14:paraId="39B26826"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–.01</w:t>
            </w:r>
          </w:p>
        </w:tc>
        <w:tc>
          <w:tcPr>
            <w:tcW w:w="0" w:type="auto"/>
            <w:vAlign w:val="center"/>
          </w:tcPr>
          <w:p w14:paraId="0C525572"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.16</w:t>
            </w:r>
          </w:p>
        </w:tc>
        <w:tc>
          <w:tcPr>
            <w:tcW w:w="0" w:type="auto"/>
            <w:vAlign w:val="center"/>
          </w:tcPr>
          <w:p w14:paraId="4DA4AF82"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.15</w:t>
            </w:r>
          </w:p>
        </w:tc>
        <w:tc>
          <w:tcPr>
            <w:tcW w:w="0" w:type="auto"/>
            <w:vAlign w:val="center"/>
          </w:tcPr>
          <w:p w14:paraId="41EDF7CD"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–.14</w:t>
            </w:r>
          </w:p>
        </w:tc>
      </w:tr>
      <w:tr w:rsidR="00F52740" w:rsidRPr="00F52740" w14:paraId="30437F58" w14:textId="77777777" w:rsidTr="008E3E18">
        <w:trPr>
          <w:trHeight w:val="519"/>
        </w:trPr>
        <w:tc>
          <w:tcPr>
            <w:tcW w:w="0" w:type="auto"/>
            <w:vAlign w:val="center"/>
          </w:tcPr>
          <w:p w14:paraId="2D662C43" w14:textId="77777777" w:rsidR="00F52740" w:rsidRPr="00F52740" w:rsidRDefault="00F52740" w:rsidP="00F52740">
            <w:pPr>
              <w:spacing w:line="240" w:lineRule="auto"/>
              <w:ind w:firstLine="0"/>
              <w:rPr>
                <w:rFonts w:ascii="Times New Roman" w:hAnsi="Times New Roman" w:cs="Times New Roman"/>
                <w:szCs w:val="22"/>
                <w:lang w:eastAsia="de-DE"/>
              </w:rPr>
            </w:pPr>
            <w:r w:rsidRPr="00F52740">
              <w:rPr>
                <w:rFonts w:ascii="Times New Roman" w:hAnsi="Times New Roman" w:cs="Times New Roman"/>
                <w:szCs w:val="22"/>
                <w:lang w:eastAsia="de-DE"/>
              </w:rPr>
              <w:t xml:space="preserve">(2) Fixation Number Per Minute on AOI </w:t>
            </w:r>
            <w:r w:rsidRPr="00F52740">
              <w:rPr>
                <w:rFonts w:ascii="Times New Roman" w:hAnsi="Times New Roman" w:cs="Times New Roman"/>
                <w:i/>
                <w:iCs/>
                <w:szCs w:val="22"/>
                <w:lang w:eastAsia="de-DE"/>
              </w:rPr>
              <w:t>Students</w:t>
            </w:r>
          </w:p>
        </w:tc>
        <w:tc>
          <w:tcPr>
            <w:tcW w:w="0" w:type="auto"/>
            <w:vAlign w:val="center"/>
          </w:tcPr>
          <w:p w14:paraId="43BCD683"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–.53*</w:t>
            </w:r>
          </w:p>
        </w:tc>
        <w:tc>
          <w:tcPr>
            <w:tcW w:w="0" w:type="auto"/>
            <w:vAlign w:val="center"/>
          </w:tcPr>
          <w:p w14:paraId="3E7E4711"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w:t>
            </w:r>
          </w:p>
        </w:tc>
        <w:tc>
          <w:tcPr>
            <w:tcW w:w="0" w:type="auto"/>
            <w:vAlign w:val="center"/>
          </w:tcPr>
          <w:p w14:paraId="0D792B19"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–.39*</w:t>
            </w:r>
          </w:p>
        </w:tc>
        <w:tc>
          <w:tcPr>
            <w:tcW w:w="0" w:type="auto"/>
            <w:vAlign w:val="center"/>
          </w:tcPr>
          <w:p w14:paraId="7C772257"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.39*</w:t>
            </w:r>
          </w:p>
        </w:tc>
        <w:tc>
          <w:tcPr>
            <w:tcW w:w="0" w:type="auto"/>
            <w:vAlign w:val="center"/>
          </w:tcPr>
          <w:p w14:paraId="016D4FA8"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–.49*</w:t>
            </w:r>
          </w:p>
        </w:tc>
        <w:tc>
          <w:tcPr>
            <w:tcW w:w="0" w:type="auto"/>
            <w:vAlign w:val="center"/>
          </w:tcPr>
          <w:p w14:paraId="599590CF"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–.22</w:t>
            </w:r>
          </w:p>
        </w:tc>
        <w:tc>
          <w:tcPr>
            <w:tcW w:w="0" w:type="auto"/>
            <w:vAlign w:val="center"/>
          </w:tcPr>
          <w:p w14:paraId="59E1388E"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.14</w:t>
            </w:r>
          </w:p>
        </w:tc>
      </w:tr>
      <w:tr w:rsidR="00F52740" w:rsidRPr="00F52740" w14:paraId="5128C6C5" w14:textId="77777777" w:rsidTr="008E3E18">
        <w:trPr>
          <w:trHeight w:val="783"/>
        </w:trPr>
        <w:tc>
          <w:tcPr>
            <w:tcW w:w="0" w:type="auto"/>
            <w:vAlign w:val="center"/>
          </w:tcPr>
          <w:p w14:paraId="2879320E" w14:textId="77777777" w:rsidR="00F52740" w:rsidRPr="00F52740" w:rsidRDefault="00F52740" w:rsidP="00F52740">
            <w:pPr>
              <w:spacing w:line="240" w:lineRule="auto"/>
              <w:ind w:firstLine="0"/>
              <w:rPr>
                <w:rFonts w:ascii="Times New Roman" w:hAnsi="Times New Roman" w:cs="Times New Roman"/>
                <w:iCs/>
                <w:szCs w:val="22"/>
                <w:lang w:eastAsia="de-DE"/>
              </w:rPr>
            </w:pPr>
          </w:p>
          <w:p w14:paraId="4C8209D1" w14:textId="77777777" w:rsidR="00F52740" w:rsidRPr="00F52740" w:rsidRDefault="00F52740" w:rsidP="00F52740">
            <w:pPr>
              <w:spacing w:line="240" w:lineRule="auto"/>
              <w:ind w:firstLine="0"/>
              <w:rPr>
                <w:rFonts w:ascii="Times New Roman" w:hAnsi="Times New Roman" w:cs="Times New Roman"/>
                <w:szCs w:val="22"/>
                <w:lang w:eastAsia="de-DE"/>
              </w:rPr>
            </w:pPr>
            <w:r w:rsidRPr="00F52740">
              <w:rPr>
                <w:rFonts w:ascii="Times New Roman" w:hAnsi="Times New Roman" w:cs="Times New Roman"/>
                <w:iCs/>
                <w:szCs w:val="22"/>
                <w:lang w:eastAsia="de-DE"/>
              </w:rPr>
              <w:t xml:space="preserve">(3) TTFF (log) on AOI </w:t>
            </w:r>
            <w:r w:rsidRPr="00F52740">
              <w:rPr>
                <w:rFonts w:ascii="Times New Roman" w:hAnsi="Times New Roman" w:cs="Times New Roman"/>
                <w:i/>
                <w:szCs w:val="22"/>
                <w:lang w:eastAsia="de-DE"/>
              </w:rPr>
              <w:t>Disruptive Student</w:t>
            </w:r>
          </w:p>
        </w:tc>
        <w:tc>
          <w:tcPr>
            <w:tcW w:w="0" w:type="auto"/>
            <w:vAlign w:val="center"/>
          </w:tcPr>
          <w:p w14:paraId="33BF82C0"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.05</w:t>
            </w:r>
          </w:p>
        </w:tc>
        <w:tc>
          <w:tcPr>
            <w:tcW w:w="0" w:type="auto"/>
            <w:vAlign w:val="center"/>
          </w:tcPr>
          <w:p w14:paraId="5507C1D6"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–.29</w:t>
            </w:r>
          </w:p>
        </w:tc>
        <w:tc>
          <w:tcPr>
            <w:tcW w:w="0" w:type="auto"/>
            <w:vAlign w:val="center"/>
          </w:tcPr>
          <w:p w14:paraId="25A41087"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w:t>
            </w:r>
          </w:p>
        </w:tc>
        <w:tc>
          <w:tcPr>
            <w:tcW w:w="0" w:type="auto"/>
            <w:vAlign w:val="center"/>
          </w:tcPr>
          <w:p w14:paraId="221AC018"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–.20</w:t>
            </w:r>
          </w:p>
        </w:tc>
        <w:tc>
          <w:tcPr>
            <w:tcW w:w="0" w:type="auto"/>
            <w:vAlign w:val="center"/>
          </w:tcPr>
          <w:p w14:paraId="77482345"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.32*</w:t>
            </w:r>
          </w:p>
        </w:tc>
        <w:tc>
          <w:tcPr>
            <w:tcW w:w="0" w:type="auto"/>
            <w:vAlign w:val="center"/>
          </w:tcPr>
          <w:p w14:paraId="257E0401"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–.01</w:t>
            </w:r>
          </w:p>
        </w:tc>
        <w:tc>
          <w:tcPr>
            <w:tcW w:w="0" w:type="auto"/>
            <w:vAlign w:val="center"/>
          </w:tcPr>
          <w:p w14:paraId="6E6C709A"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.01</w:t>
            </w:r>
          </w:p>
        </w:tc>
      </w:tr>
      <w:tr w:rsidR="00F52740" w:rsidRPr="00F52740" w14:paraId="1B656B78" w14:textId="77777777" w:rsidTr="008E3E18">
        <w:trPr>
          <w:trHeight w:val="527"/>
        </w:trPr>
        <w:tc>
          <w:tcPr>
            <w:tcW w:w="0" w:type="auto"/>
            <w:vAlign w:val="center"/>
          </w:tcPr>
          <w:p w14:paraId="245E531A" w14:textId="6A7CF1E1" w:rsidR="00F52740" w:rsidRPr="00F52740" w:rsidRDefault="00F52740" w:rsidP="00F52740">
            <w:pPr>
              <w:spacing w:line="240" w:lineRule="auto"/>
              <w:ind w:firstLine="0"/>
              <w:rPr>
                <w:rFonts w:ascii="Times New Roman" w:hAnsi="Times New Roman" w:cs="Times New Roman"/>
                <w:szCs w:val="22"/>
                <w:lang w:eastAsia="de-DE"/>
              </w:rPr>
            </w:pPr>
            <w:r w:rsidRPr="00F52740">
              <w:rPr>
                <w:rFonts w:ascii="Times New Roman" w:hAnsi="Times New Roman" w:cs="Times New Roman"/>
                <w:szCs w:val="22"/>
                <w:lang w:eastAsia="de-DE"/>
              </w:rPr>
              <w:lastRenderedPageBreak/>
              <w:t xml:space="preserve">(4) </w:t>
            </w:r>
            <w:r w:rsidR="00FB2329">
              <w:rPr>
                <w:rFonts w:ascii="Times New Roman" w:hAnsi="Times New Roman" w:cs="Times New Roman"/>
                <w:szCs w:val="22"/>
                <w:lang w:eastAsia="de-DE"/>
              </w:rPr>
              <w:t>Disruptiveness</w:t>
            </w:r>
            <w:r w:rsidRPr="00F52740">
              <w:rPr>
                <w:rFonts w:ascii="Times New Roman" w:hAnsi="Times New Roman" w:cs="Times New Roman"/>
                <w:szCs w:val="22"/>
                <w:lang w:eastAsia="de-DE"/>
              </w:rPr>
              <w:t xml:space="preserve"> Rating</w:t>
            </w:r>
          </w:p>
        </w:tc>
        <w:tc>
          <w:tcPr>
            <w:tcW w:w="0" w:type="auto"/>
            <w:vAlign w:val="center"/>
          </w:tcPr>
          <w:p w14:paraId="51A6D6A0"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.03</w:t>
            </w:r>
          </w:p>
        </w:tc>
        <w:tc>
          <w:tcPr>
            <w:tcW w:w="0" w:type="auto"/>
            <w:vAlign w:val="center"/>
          </w:tcPr>
          <w:p w14:paraId="08848B39"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–.20</w:t>
            </w:r>
          </w:p>
        </w:tc>
        <w:tc>
          <w:tcPr>
            <w:tcW w:w="0" w:type="auto"/>
            <w:vAlign w:val="center"/>
          </w:tcPr>
          <w:p w14:paraId="5FDDCE0A"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.02</w:t>
            </w:r>
          </w:p>
        </w:tc>
        <w:tc>
          <w:tcPr>
            <w:tcW w:w="0" w:type="auto"/>
            <w:vAlign w:val="center"/>
          </w:tcPr>
          <w:p w14:paraId="5B3648A5"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w:t>
            </w:r>
          </w:p>
        </w:tc>
        <w:tc>
          <w:tcPr>
            <w:tcW w:w="0" w:type="auto"/>
            <w:vAlign w:val="center"/>
          </w:tcPr>
          <w:p w14:paraId="4C8DDB2D"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–.02</w:t>
            </w:r>
          </w:p>
        </w:tc>
        <w:tc>
          <w:tcPr>
            <w:tcW w:w="0" w:type="auto"/>
            <w:vAlign w:val="center"/>
          </w:tcPr>
          <w:p w14:paraId="791E2323"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.01</w:t>
            </w:r>
          </w:p>
        </w:tc>
        <w:tc>
          <w:tcPr>
            <w:tcW w:w="0" w:type="auto"/>
            <w:vAlign w:val="center"/>
          </w:tcPr>
          <w:p w14:paraId="1436F519"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–.15</w:t>
            </w:r>
          </w:p>
        </w:tc>
      </w:tr>
      <w:tr w:rsidR="00F52740" w:rsidRPr="00F52740" w14:paraId="23EF663C" w14:textId="77777777" w:rsidTr="008E3E18">
        <w:trPr>
          <w:trHeight w:val="519"/>
        </w:trPr>
        <w:tc>
          <w:tcPr>
            <w:tcW w:w="0" w:type="auto"/>
            <w:vAlign w:val="center"/>
          </w:tcPr>
          <w:p w14:paraId="1CD89497" w14:textId="77777777" w:rsidR="00F52740" w:rsidRPr="00F52740" w:rsidRDefault="00F52740" w:rsidP="00F52740">
            <w:pPr>
              <w:spacing w:line="240" w:lineRule="auto"/>
              <w:ind w:firstLine="0"/>
              <w:rPr>
                <w:rFonts w:ascii="Times New Roman" w:hAnsi="Times New Roman" w:cs="Times New Roman"/>
                <w:szCs w:val="22"/>
                <w:lang w:eastAsia="de-DE"/>
              </w:rPr>
            </w:pPr>
            <w:r w:rsidRPr="00F52740">
              <w:rPr>
                <w:rFonts w:ascii="Times New Roman" w:hAnsi="Times New Roman" w:cs="Times New Roman"/>
                <w:szCs w:val="22"/>
                <w:lang w:eastAsia="de-DE"/>
              </w:rPr>
              <w:t>(5) Confidence Rating</w:t>
            </w:r>
          </w:p>
        </w:tc>
        <w:tc>
          <w:tcPr>
            <w:tcW w:w="0" w:type="auto"/>
            <w:vAlign w:val="center"/>
          </w:tcPr>
          <w:p w14:paraId="3BC92EF6"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w:t>
            </w:r>
          </w:p>
        </w:tc>
        <w:tc>
          <w:tcPr>
            <w:tcW w:w="0" w:type="auto"/>
            <w:vAlign w:val="center"/>
          </w:tcPr>
          <w:p w14:paraId="301B5F7F"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.06</w:t>
            </w:r>
          </w:p>
        </w:tc>
        <w:tc>
          <w:tcPr>
            <w:tcW w:w="0" w:type="auto"/>
            <w:vAlign w:val="center"/>
          </w:tcPr>
          <w:p w14:paraId="252B5398"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–.06</w:t>
            </w:r>
          </w:p>
        </w:tc>
        <w:tc>
          <w:tcPr>
            <w:tcW w:w="0" w:type="auto"/>
            <w:vAlign w:val="center"/>
          </w:tcPr>
          <w:p w14:paraId="0A32BA80"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–.51*</w:t>
            </w:r>
          </w:p>
        </w:tc>
        <w:tc>
          <w:tcPr>
            <w:tcW w:w="0" w:type="auto"/>
            <w:vAlign w:val="center"/>
          </w:tcPr>
          <w:p w14:paraId="57297087"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w:t>
            </w:r>
          </w:p>
        </w:tc>
        <w:tc>
          <w:tcPr>
            <w:tcW w:w="0" w:type="auto"/>
            <w:vAlign w:val="center"/>
          </w:tcPr>
          <w:p w14:paraId="6BCED570"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.48*</w:t>
            </w:r>
          </w:p>
        </w:tc>
        <w:tc>
          <w:tcPr>
            <w:tcW w:w="0" w:type="auto"/>
            <w:vAlign w:val="center"/>
          </w:tcPr>
          <w:p w14:paraId="78DF2730"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–.19</w:t>
            </w:r>
          </w:p>
        </w:tc>
      </w:tr>
      <w:tr w:rsidR="00F52740" w:rsidRPr="00F52740" w14:paraId="594F1367" w14:textId="77777777" w:rsidTr="008E3E18">
        <w:trPr>
          <w:trHeight w:val="527"/>
        </w:trPr>
        <w:tc>
          <w:tcPr>
            <w:tcW w:w="0" w:type="auto"/>
            <w:vAlign w:val="center"/>
          </w:tcPr>
          <w:p w14:paraId="3231C0C6" w14:textId="422FF822" w:rsidR="00F52740" w:rsidRPr="00F52740" w:rsidRDefault="00F52740" w:rsidP="00F52740">
            <w:pPr>
              <w:spacing w:line="240" w:lineRule="auto"/>
              <w:ind w:firstLine="0"/>
              <w:rPr>
                <w:rFonts w:ascii="Times New Roman" w:hAnsi="Times New Roman" w:cs="Times New Roman"/>
                <w:szCs w:val="22"/>
                <w:lang w:eastAsia="de-DE"/>
              </w:rPr>
            </w:pPr>
            <w:r w:rsidRPr="00F52740">
              <w:rPr>
                <w:rFonts w:ascii="Times New Roman" w:hAnsi="Times New Roman" w:cs="Times New Roman"/>
                <w:szCs w:val="22"/>
                <w:lang w:eastAsia="de-DE"/>
              </w:rPr>
              <w:t>(6) Self-</w:t>
            </w:r>
            <w:r w:rsidR="00FB2329">
              <w:rPr>
                <w:rFonts w:ascii="Times New Roman" w:hAnsi="Times New Roman" w:cs="Times New Roman"/>
                <w:szCs w:val="22"/>
                <w:lang w:eastAsia="de-DE"/>
              </w:rPr>
              <w:t>e</w:t>
            </w:r>
            <w:r w:rsidRPr="00F52740">
              <w:rPr>
                <w:rFonts w:ascii="Times New Roman" w:hAnsi="Times New Roman" w:cs="Times New Roman"/>
                <w:szCs w:val="22"/>
                <w:lang w:eastAsia="de-DE"/>
              </w:rPr>
              <w:t>valuat</w:t>
            </w:r>
            <w:r w:rsidR="00FB2329">
              <w:rPr>
                <w:rFonts w:ascii="Times New Roman" w:hAnsi="Times New Roman" w:cs="Times New Roman"/>
                <w:szCs w:val="22"/>
                <w:lang w:eastAsia="de-DE"/>
              </w:rPr>
              <w:t xml:space="preserve">ed </w:t>
            </w:r>
            <w:r w:rsidR="008E3E18">
              <w:rPr>
                <w:rFonts w:ascii="Times New Roman" w:hAnsi="Times New Roman" w:cs="Times New Roman"/>
                <w:szCs w:val="22"/>
                <w:lang w:eastAsia="de-DE"/>
              </w:rPr>
              <w:t>Classroom Management</w:t>
            </w:r>
          </w:p>
        </w:tc>
        <w:tc>
          <w:tcPr>
            <w:tcW w:w="0" w:type="auto"/>
            <w:vAlign w:val="center"/>
          </w:tcPr>
          <w:p w14:paraId="39BD2F84"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.11</w:t>
            </w:r>
          </w:p>
        </w:tc>
        <w:tc>
          <w:tcPr>
            <w:tcW w:w="0" w:type="auto"/>
            <w:vAlign w:val="center"/>
          </w:tcPr>
          <w:p w14:paraId="29D4AEA6"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w:t>
            </w:r>
          </w:p>
        </w:tc>
        <w:tc>
          <w:tcPr>
            <w:tcW w:w="0" w:type="auto"/>
            <w:vAlign w:val="center"/>
          </w:tcPr>
          <w:p w14:paraId="5F3CEC05"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–.18</w:t>
            </w:r>
          </w:p>
        </w:tc>
        <w:tc>
          <w:tcPr>
            <w:tcW w:w="0" w:type="auto"/>
            <w:vAlign w:val="center"/>
          </w:tcPr>
          <w:p w14:paraId="3F37743A"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–.11</w:t>
            </w:r>
          </w:p>
        </w:tc>
        <w:tc>
          <w:tcPr>
            <w:tcW w:w="0" w:type="auto"/>
            <w:vAlign w:val="center"/>
          </w:tcPr>
          <w:p w14:paraId="4D72AAF0"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.33*</w:t>
            </w:r>
          </w:p>
        </w:tc>
        <w:tc>
          <w:tcPr>
            <w:tcW w:w="0" w:type="auto"/>
            <w:vAlign w:val="center"/>
          </w:tcPr>
          <w:p w14:paraId="4314992C"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w:t>
            </w:r>
          </w:p>
        </w:tc>
        <w:tc>
          <w:tcPr>
            <w:tcW w:w="0" w:type="auto"/>
            <w:vAlign w:val="center"/>
          </w:tcPr>
          <w:p w14:paraId="0844FA9D"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–.21</w:t>
            </w:r>
          </w:p>
        </w:tc>
      </w:tr>
      <w:tr w:rsidR="00F52740" w:rsidRPr="00F52740" w14:paraId="39A48BC0" w14:textId="77777777" w:rsidTr="008E3E18">
        <w:trPr>
          <w:trHeight w:val="519"/>
        </w:trPr>
        <w:tc>
          <w:tcPr>
            <w:tcW w:w="0" w:type="auto"/>
            <w:tcBorders>
              <w:bottom w:val="single" w:sz="4" w:space="0" w:color="auto"/>
            </w:tcBorders>
            <w:vAlign w:val="center"/>
          </w:tcPr>
          <w:p w14:paraId="49A8435D" w14:textId="7EEC600F" w:rsidR="00F52740" w:rsidRPr="00F52740" w:rsidRDefault="00F52740" w:rsidP="00F52740">
            <w:pPr>
              <w:spacing w:line="240" w:lineRule="auto"/>
              <w:ind w:firstLine="0"/>
              <w:rPr>
                <w:rFonts w:ascii="Times New Roman" w:hAnsi="Times New Roman" w:cs="Times New Roman"/>
                <w:szCs w:val="22"/>
                <w:lang w:eastAsia="de-DE"/>
              </w:rPr>
            </w:pPr>
            <w:r w:rsidRPr="00F52740">
              <w:rPr>
                <w:rFonts w:ascii="Times New Roman" w:hAnsi="Times New Roman" w:cs="Times New Roman"/>
                <w:szCs w:val="22"/>
                <w:lang w:eastAsia="de-DE"/>
              </w:rPr>
              <w:t>(7) Strategic Knowledge</w:t>
            </w:r>
          </w:p>
        </w:tc>
        <w:tc>
          <w:tcPr>
            <w:tcW w:w="0" w:type="auto"/>
            <w:tcBorders>
              <w:bottom w:val="single" w:sz="4" w:space="0" w:color="auto"/>
            </w:tcBorders>
            <w:vAlign w:val="center"/>
          </w:tcPr>
          <w:p w14:paraId="572D24AB"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–.36*</w:t>
            </w:r>
          </w:p>
        </w:tc>
        <w:tc>
          <w:tcPr>
            <w:tcW w:w="0" w:type="auto"/>
            <w:tcBorders>
              <w:bottom w:val="single" w:sz="4" w:space="0" w:color="auto"/>
            </w:tcBorders>
            <w:vAlign w:val="center"/>
          </w:tcPr>
          <w:p w14:paraId="79E4A4CF"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.16</w:t>
            </w:r>
          </w:p>
        </w:tc>
        <w:tc>
          <w:tcPr>
            <w:tcW w:w="0" w:type="auto"/>
            <w:tcBorders>
              <w:bottom w:val="single" w:sz="4" w:space="0" w:color="auto"/>
            </w:tcBorders>
            <w:vAlign w:val="center"/>
          </w:tcPr>
          <w:p w14:paraId="5393A098"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–.34*</w:t>
            </w:r>
          </w:p>
        </w:tc>
        <w:tc>
          <w:tcPr>
            <w:tcW w:w="0" w:type="auto"/>
            <w:tcBorders>
              <w:bottom w:val="single" w:sz="4" w:space="0" w:color="auto"/>
            </w:tcBorders>
            <w:vAlign w:val="center"/>
          </w:tcPr>
          <w:p w14:paraId="6184C9BF"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–.19</w:t>
            </w:r>
          </w:p>
        </w:tc>
        <w:tc>
          <w:tcPr>
            <w:tcW w:w="0" w:type="auto"/>
            <w:tcBorders>
              <w:bottom w:val="single" w:sz="4" w:space="0" w:color="auto"/>
            </w:tcBorders>
            <w:vAlign w:val="center"/>
          </w:tcPr>
          <w:p w14:paraId="3E3C9F1F"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–.03</w:t>
            </w:r>
          </w:p>
        </w:tc>
        <w:tc>
          <w:tcPr>
            <w:tcW w:w="0" w:type="auto"/>
            <w:tcBorders>
              <w:bottom w:val="single" w:sz="4" w:space="0" w:color="auto"/>
            </w:tcBorders>
            <w:vAlign w:val="center"/>
          </w:tcPr>
          <w:p w14:paraId="36B12FF8"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.12</w:t>
            </w:r>
          </w:p>
        </w:tc>
        <w:tc>
          <w:tcPr>
            <w:tcW w:w="0" w:type="auto"/>
            <w:tcBorders>
              <w:bottom w:val="single" w:sz="4" w:space="0" w:color="auto"/>
            </w:tcBorders>
            <w:vAlign w:val="center"/>
          </w:tcPr>
          <w:p w14:paraId="468A106A" w14:textId="77777777" w:rsidR="00F52740" w:rsidRPr="00F52740" w:rsidRDefault="00F52740" w:rsidP="00F52740">
            <w:pPr>
              <w:ind w:firstLine="0"/>
              <w:jc w:val="center"/>
              <w:rPr>
                <w:rFonts w:ascii="Times New Roman" w:hAnsi="Times New Roman" w:cs="Times New Roman"/>
                <w:szCs w:val="22"/>
                <w:lang w:eastAsia="de-DE"/>
              </w:rPr>
            </w:pPr>
            <w:r w:rsidRPr="00F52740">
              <w:rPr>
                <w:rFonts w:ascii="Times New Roman" w:hAnsi="Times New Roman" w:cs="Times New Roman"/>
                <w:szCs w:val="22"/>
                <w:lang w:eastAsia="de-DE"/>
              </w:rPr>
              <w:t>–</w:t>
            </w:r>
          </w:p>
        </w:tc>
      </w:tr>
      <w:tr w:rsidR="00F52740" w:rsidRPr="00F52740" w14:paraId="14D824A1" w14:textId="77777777" w:rsidTr="008E3E18">
        <w:trPr>
          <w:trHeight w:val="2140"/>
        </w:trPr>
        <w:tc>
          <w:tcPr>
            <w:tcW w:w="0" w:type="auto"/>
            <w:gridSpan w:val="8"/>
            <w:vAlign w:val="center"/>
          </w:tcPr>
          <w:p w14:paraId="77567B82" w14:textId="12471ACB" w:rsidR="00856EB4" w:rsidRDefault="00F52740" w:rsidP="00F52740">
            <w:pPr>
              <w:spacing w:line="240" w:lineRule="auto"/>
              <w:ind w:firstLine="0"/>
              <w:rPr>
                <w:rFonts w:ascii="Times New Roman" w:hAnsi="Times New Roman" w:cs="Times New Roman"/>
                <w:sz w:val="20"/>
                <w:szCs w:val="20"/>
                <w:lang w:eastAsia="de-DE"/>
              </w:rPr>
            </w:pPr>
            <w:r w:rsidRPr="00F52740">
              <w:rPr>
                <w:rFonts w:ascii="Times New Roman" w:hAnsi="Times New Roman" w:cs="Times New Roman"/>
                <w:i/>
                <w:iCs/>
                <w:sz w:val="20"/>
                <w:szCs w:val="20"/>
                <w:lang w:eastAsia="de-DE"/>
              </w:rPr>
              <w:t>Note.</w:t>
            </w:r>
            <w:r w:rsidRPr="00F52740">
              <w:rPr>
                <w:rFonts w:ascii="Times New Roman" w:hAnsi="Times New Roman" w:cs="Times New Roman"/>
                <w:sz w:val="20"/>
                <w:szCs w:val="20"/>
                <w:lang w:eastAsia="de-DE"/>
              </w:rPr>
              <w:t xml:space="preserve"> The table presents Pearson correlation coefficients between gaze </w:t>
            </w:r>
            <w:r w:rsidR="00763CAF">
              <w:rPr>
                <w:rFonts w:ascii="Times New Roman" w:hAnsi="Times New Roman" w:cs="Times New Roman"/>
                <w:sz w:val="20"/>
                <w:szCs w:val="20"/>
                <w:lang w:eastAsia="de-DE"/>
              </w:rPr>
              <w:t>behavior</w:t>
            </w:r>
            <w:r w:rsidRPr="00F52740">
              <w:rPr>
                <w:rFonts w:ascii="Times New Roman" w:hAnsi="Times New Roman" w:cs="Times New Roman"/>
                <w:sz w:val="20"/>
                <w:szCs w:val="20"/>
                <w:lang w:eastAsia="de-DE"/>
              </w:rPr>
              <w:t xml:space="preserve"> measures (</w:t>
            </w:r>
            <w:r w:rsidR="00334D7B">
              <w:rPr>
                <w:rFonts w:ascii="Times New Roman" w:hAnsi="Times New Roman" w:cs="Times New Roman"/>
                <w:sz w:val="20"/>
                <w:szCs w:val="20"/>
                <w:lang w:eastAsia="de-DE"/>
              </w:rPr>
              <w:t xml:space="preserve">GRI = </w:t>
            </w:r>
            <w:r w:rsidRPr="00F52740">
              <w:rPr>
                <w:rFonts w:ascii="Times New Roman" w:hAnsi="Times New Roman" w:cs="Times New Roman"/>
                <w:sz w:val="20"/>
                <w:szCs w:val="20"/>
                <w:lang w:eastAsia="de-DE"/>
              </w:rPr>
              <w:t>Gaze Relational Index</w:t>
            </w:r>
            <w:r w:rsidR="00F95478">
              <w:rPr>
                <w:rFonts w:ascii="Times New Roman" w:hAnsi="Times New Roman" w:cs="Times New Roman"/>
                <w:sz w:val="20"/>
                <w:szCs w:val="20"/>
                <w:lang w:eastAsia="de-DE"/>
              </w:rPr>
              <w:t>, f</w:t>
            </w:r>
            <w:r w:rsidRPr="00F52740">
              <w:rPr>
                <w:rFonts w:ascii="Times New Roman" w:hAnsi="Times New Roman" w:cs="Times New Roman"/>
                <w:sz w:val="20"/>
                <w:szCs w:val="20"/>
                <w:lang w:eastAsia="de-DE"/>
              </w:rPr>
              <w:t xml:space="preserve">ixation number per minute on AOI </w:t>
            </w:r>
            <w:r w:rsidR="00F95478">
              <w:rPr>
                <w:rFonts w:ascii="Times New Roman" w:hAnsi="Times New Roman" w:cs="Times New Roman"/>
                <w:sz w:val="20"/>
                <w:szCs w:val="20"/>
                <w:lang w:eastAsia="de-DE"/>
              </w:rPr>
              <w:t>s</w:t>
            </w:r>
            <w:r w:rsidRPr="00F52740">
              <w:rPr>
                <w:rFonts w:ascii="Times New Roman" w:hAnsi="Times New Roman" w:cs="Times New Roman"/>
                <w:i/>
                <w:iCs/>
                <w:sz w:val="20"/>
                <w:szCs w:val="20"/>
                <w:lang w:eastAsia="de-DE"/>
              </w:rPr>
              <w:t xml:space="preserve">tudents, </w:t>
            </w:r>
            <w:r w:rsidRPr="00F52740">
              <w:rPr>
                <w:rFonts w:ascii="Times New Roman" w:hAnsi="Times New Roman" w:cs="Times New Roman"/>
                <w:sz w:val="20"/>
                <w:szCs w:val="20"/>
                <w:lang w:eastAsia="de-DE"/>
              </w:rPr>
              <w:t xml:space="preserve">and TTFF (= log-transformed time to first fixation on AOI </w:t>
            </w:r>
            <w:r w:rsidR="00F95478">
              <w:rPr>
                <w:rFonts w:ascii="Times New Roman" w:hAnsi="Times New Roman" w:cs="Times New Roman"/>
                <w:sz w:val="20"/>
                <w:szCs w:val="20"/>
                <w:lang w:eastAsia="de-DE"/>
              </w:rPr>
              <w:t>d</w:t>
            </w:r>
            <w:r w:rsidRPr="00F52740">
              <w:rPr>
                <w:rFonts w:ascii="Times New Roman" w:hAnsi="Times New Roman" w:cs="Times New Roman"/>
                <w:i/>
                <w:iCs/>
                <w:sz w:val="20"/>
                <w:szCs w:val="20"/>
                <w:lang w:eastAsia="de-DE"/>
              </w:rPr>
              <w:t xml:space="preserve">isruptive </w:t>
            </w:r>
            <w:r w:rsidR="00F95478">
              <w:rPr>
                <w:rFonts w:ascii="Times New Roman" w:hAnsi="Times New Roman" w:cs="Times New Roman"/>
                <w:i/>
                <w:iCs/>
                <w:sz w:val="20"/>
                <w:szCs w:val="20"/>
                <w:lang w:eastAsia="de-DE"/>
              </w:rPr>
              <w:t>s</w:t>
            </w:r>
            <w:r w:rsidRPr="00F52740">
              <w:rPr>
                <w:rFonts w:ascii="Times New Roman" w:hAnsi="Times New Roman" w:cs="Times New Roman"/>
                <w:i/>
                <w:iCs/>
                <w:sz w:val="20"/>
                <w:szCs w:val="20"/>
                <w:lang w:eastAsia="de-DE"/>
              </w:rPr>
              <w:t>tudent</w:t>
            </w:r>
            <w:r w:rsidRPr="00F52740">
              <w:rPr>
                <w:rFonts w:ascii="Times New Roman" w:hAnsi="Times New Roman" w:cs="Times New Roman"/>
                <w:sz w:val="20"/>
                <w:szCs w:val="20"/>
                <w:lang w:eastAsia="de-DE"/>
              </w:rPr>
              <w:t>), and classroom management measures (self-evaluat</w:t>
            </w:r>
            <w:r w:rsidR="00AB65F7">
              <w:rPr>
                <w:rFonts w:ascii="Times New Roman" w:hAnsi="Times New Roman" w:cs="Times New Roman"/>
                <w:sz w:val="20"/>
                <w:szCs w:val="20"/>
                <w:lang w:eastAsia="de-DE"/>
              </w:rPr>
              <w:t xml:space="preserve">ed </w:t>
            </w:r>
            <w:r>
              <w:rPr>
                <w:rFonts w:ascii="Times New Roman" w:hAnsi="Times New Roman" w:cs="Times New Roman"/>
                <w:sz w:val="20"/>
                <w:szCs w:val="20"/>
                <w:lang w:eastAsia="de-DE"/>
              </w:rPr>
              <w:t>classroom management</w:t>
            </w:r>
            <w:r w:rsidRPr="00F52740">
              <w:rPr>
                <w:rFonts w:ascii="Times New Roman" w:hAnsi="Times New Roman" w:cs="Times New Roman"/>
                <w:sz w:val="20"/>
                <w:szCs w:val="20"/>
                <w:lang w:eastAsia="de-DE"/>
              </w:rPr>
              <w:t xml:space="preserve">, </w:t>
            </w:r>
            <w:r>
              <w:rPr>
                <w:rFonts w:ascii="Times New Roman" w:hAnsi="Times New Roman" w:cs="Times New Roman"/>
                <w:sz w:val="20"/>
                <w:szCs w:val="20"/>
                <w:lang w:eastAsia="de-DE"/>
              </w:rPr>
              <w:t>disruptiveness</w:t>
            </w:r>
            <w:r w:rsidRPr="00F52740">
              <w:rPr>
                <w:rFonts w:ascii="Times New Roman" w:hAnsi="Times New Roman" w:cs="Times New Roman"/>
                <w:sz w:val="20"/>
                <w:szCs w:val="20"/>
                <w:lang w:eastAsia="de-DE"/>
              </w:rPr>
              <w:t xml:space="preserve"> </w:t>
            </w:r>
            <w:r w:rsidR="00F95478">
              <w:rPr>
                <w:rFonts w:ascii="Times New Roman" w:hAnsi="Times New Roman" w:cs="Times New Roman"/>
                <w:sz w:val="20"/>
                <w:szCs w:val="20"/>
                <w:lang w:eastAsia="de-DE"/>
              </w:rPr>
              <w:t xml:space="preserve">and </w:t>
            </w:r>
            <w:r w:rsidRPr="00F52740">
              <w:rPr>
                <w:rFonts w:ascii="Times New Roman" w:hAnsi="Times New Roman" w:cs="Times New Roman"/>
                <w:sz w:val="20"/>
                <w:szCs w:val="20"/>
                <w:lang w:eastAsia="de-DE"/>
              </w:rPr>
              <w:t xml:space="preserve">confidence ratings, and strategic knowledge) for inexperienced teachers (above diagonal) and experienced teachers (below diagonal). </w:t>
            </w:r>
          </w:p>
          <w:p w14:paraId="18016556" w14:textId="77777777" w:rsidR="00856EB4" w:rsidRDefault="00F52740" w:rsidP="00F52740">
            <w:pPr>
              <w:spacing w:line="240" w:lineRule="auto"/>
              <w:ind w:firstLine="0"/>
              <w:rPr>
                <w:rFonts w:ascii="Times New Roman" w:hAnsi="Times New Roman" w:cs="Times New Roman"/>
                <w:sz w:val="20"/>
                <w:szCs w:val="20"/>
                <w:lang w:eastAsia="de-DE"/>
              </w:rPr>
            </w:pPr>
            <w:r w:rsidRPr="00F52740">
              <w:rPr>
                <w:rFonts w:ascii="Times New Roman" w:hAnsi="Times New Roman" w:cs="Times New Roman"/>
                <w:sz w:val="20"/>
                <w:szCs w:val="20"/>
                <w:lang w:eastAsia="de-DE"/>
              </w:rPr>
              <w:t>Statistically significant correlations (</w:t>
            </w:r>
            <w:r w:rsidRPr="00F52740">
              <w:rPr>
                <w:rFonts w:ascii="Times New Roman" w:hAnsi="Times New Roman" w:cs="Times New Roman"/>
                <w:i/>
                <w:iCs/>
                <w:sz w:val="20"/>
                <w:szCs w:val="20"/>
                <w:lang w:eastAsia="de-DE"/>
              </w:rPr>
              <w:t>p</w:t>
            </w:r>
            <w:r w:rsidRPr="00F52740">
              <w:rPr>
                <w:rFonts w:ascii="Times New Roman" w:hAnsi="Times New Roman" w:cs="Times New Roman"/>
                <w:sz w:val="20"/>
                <w:szCs w:val="20"/>
                <w:lang w:eastAsia="de-DE"/>
              </w:rPr>
              <w:t xml:space="preserve"> &lt; .05) are marked with an asterisk (*). </w:t>
            </w:r>
          </w:p>
          <w:p w14:paraId="78920509" w14:textId="0046682C" w:rsidR="00F52740" w:rsidRPr="00F52740" w:rsidRDefault="00F52740" w:rsidP="00F52740">
            <w:pPr>
              <w:spacing w:line="240" w:lineRule="auto"/>
              <w:ind w:firstLine="0"/>
              <w:rPr>
                <w:rFonts w:ascii="Times New Roman" w:hAnsi="Times New Roman" w:cs="Times New Roman"/>
                <w:sz w:val="20"/>
                <w:szCs w:val="20"/>
                <w:lang w:eastAsia="de-DE"/>
              </w:rPr>
            </w:pPr>
            <w:r w:rsidRPr="00F52740">
              <w:rPr>
                <w:rFonts w:ascii="Times New Roman" w:hAnsi="Times New Roman" w:cs="Times New Roman"/>
                <w:sz w:val="20"/>
                <w:szCs w:val="20"/>
                <w:lang w:eastAsia="de-DE"/>
              </w:rPr>
              <w:t xml:space="preserve">GRI = Gaze-Relational Index; TTFF = Time to First Fixation on AOI </w:t>
            </w:r>
            <w:r w:rsidR="00623748">
              <w:rPr>
                <w:rFonts w:ascii="Times New Roman" w:hAnsi="Times New Roman" w:cs="Times New Roman"/>
                <w:sz w:val="20"/>
                <w:szCs w:val="20"/>
                <w:lang w:eastAsia="de-DE"/>
              </w:rPr>
              <w:t>d</w:t>
            </w:r>
            <w:r w:rsidRPr="00F52740">
              <w:rPr>
                <w:rFonts w:ascii="Times New Roman" w:hAnsi="Times New Roman" w:cs="Times New Roman"/>
                <w:i/>
                <w:iCs/>
                <w:sz w:val="20"/>
                <w:szCs w:val="20"/>
                <w:lang w:eastAsia="de-DE"/>
              </w:rPr>
              <w:t xml:space="preserve">isruptive </w:t>
            </w:r>
            <w:r w:rsidR="00334D7B">
              <w:rPr>
                <w:rFonts w:ascii="Times New Roman" w:hAnsi="Times New Roman" w:cs="Times New Roman"/>
                <w:i/>
                <w:iCs/>
                <w:sz w:val="20"/>
                <w:szCs w:val="20"/>
                <w:lang w:eastAsia="de-DE"/>
              </w:rPr>
              <w:t>s</w:t>
            </w:r>
            <w:r w:rsidRPr="00F52740">
              <w:rPr>
                <w:rFonts w:ascii="Times New Roman" w:hAnsi="Times New Roman" w:cs="Times New Roman"/>
                <w:i/>
                <w:iCs/>
                <w:sz w:val="20"/>
                <w:szCs w:val="20"/>
                <w:lang w:eastAsia="de-DE"/>
              </w:rPr>
              <w:t>tudent</w:t>
            </w:r>
            <w:r w:rsidRPr="00F52740">
              <w:rPr>
                <w:rFonts w:ascii="Times New Roman" w:hAnsi="Times New Roman" w:cs="Times New Roman"/>
                <w:sz w:val="20"/>
                <w:szCs w:val="20"/>
                <w:lang w:eastAsia="de-DE"/>
              </w:rPr>
              <w:t xml:space="preserve"> (log-transformed).</w:t>
            </w:r>
          </w:p>
        </w:tc>
      </w:tr>
    </w:tbl>
    <w:p w14:paraId="0227D09D" w14:textId="5E7306E1" w:rsidR="00007196" w:rsidRPr="00007196" w:rsidRDefault="00007196" w:rsidP="00007196">
      <w:pPr>
        <w:rPr>
          <w:rFonts w:ascii="Times New Roman" w:hAnsi="Times New Roman" w:cs="Times New Roman"/>
          <w:sz w:val="24"/>
          <w:szCs w:val="22"/>
          <w:lang w:eastAsia="de-DE"/>
        </w:rPr>
      </w:pPr>
      <w:r w:rsidRPr="00007196">
        <w:rPr>
          <w:rFonts w:ascii="Times New Roman" w:hAnsi="Times New Roman" w:cs="Times New Roman"/>
          <w:sz w:val="24"/>
          <w:szCs w:val="22"/>
          <w:lang w:eastAsia="de-DE"/>
        </w:rPr>
        <w:t>For experienced teachers, lower GRI values (indicating more efficient gaze behavior) were significantly associated with higher fixation frequency on students and greater strategic knowledge</w:t>
      </w:r>
      <w:r w:rsidR="00A35CF8">
        <w:rPr>
          <w:rFonts w:ascii="Times New Roman" w:hAnsi="Times New Roman" w:cs="Times New Roman"/>
          <w:sz w:val="24"/>
          <w:szCs w:val="22"/>
          <w:lang w:eastAsia="de-DE"/>
        </w:rPr>
        <w:t xml:space="preserve">. </w:t>
      </w:r>
      <w:r w:rsidRPr="00007196">
        <w:rPr>
          <w:rFonts w:ascii="Times New Roman" w:hAnsi="Times New Roman" w:cs="Times New Roman"/>
          <w:sz w:val="24"/>
          <w:szCs w:val="22"/>
          <w:lang w:eastAsia="de-DE"/>
        </w:rPr>
        <w:t>Additionally, more frequent fixations on students correlated with higher confidence in handling disruptions. Longer TTFF on disruptive students was linked to lower strategic knowledg</w:t>
      </w:r>
      <w:r w:rsidR="00A35CF8">
        <w:rPr>
          <w:rFonts w:ascii="Times New Roman" w:hAnsi="Times New Roman" w:cs="Times New Roman"/>
          <w:sz w:val="24"/>
          <w:szCs w:val="22"/>
          <w:lang w:eastAsia="de-DE"/>
        </w:rPr>
        <w:t>e</w:t>
      </w:r>
      <w:r w:rsidRPr="00007196">
        <w:rPr>
          <w:rFonts w:ascii="Times New Roman" w:hAnsi="Times New Roman" w:cs="Times New Roman"/>
          <w:sz w:val="24"/>
          <w:szCs w:val="22"/>
          <w:lang w:eastAsia="de-DE"/>
        </w:rPr>
        <w:t>.</w:t>
      </w:r>
    </w:p>
    <w:p w14:paraId="4C7AC14B" w14:textId="30877AF1" w:rsidR="00007196" w:rsidRPr="00007196" w:rsidRDefault="00007196" w:rsidP="00007196">
      <w:pPr>
        <w:rPr>
          <w:rFonts w:ascii="Times New Roman" w:hAnsi="Times New Roman" w:cs="Times New Roman"/>
          <w:sz w:val="24"/>
          <w:szCs w:val="22"/>
          <w:lang w:eastAsia="de-DE"/>
        </w:rPr>
      </w:pPr>
      <w:r w:rsidRPr="00007196">
        <w:rPr>
          <w:rFonts w:ascii="Times New Roman" w:hAnsi="Times New Roman" w:cs="Times New Roman"/>
          <w:sz w:val="24"/>
          <w:szCs w:val="22"/>
          <w:lang w:eastAsia="de-DE"/>
        </w:rPr>
        <w:t xml:space="preserve">For inexperienced teachers, greater fixation </w:t>
      </w:r>
      <w:r w:rsidR="008F451F">
        <w:rPr>
          <w:rFonts w:ascii="Times New Roman" w:hAnsi="Times New Roman" w:cs="Times New Roman"/>
          <w:sz w:val="24"/>
          <w:szCs w:val="22"/>
          <w:lang w:eastAsia="de-DE"/>
        </w:rPr>
        <w:t>numbers</w:t>
      </w:r>
      <w:r w:rsidRPr="00007196">
        <w:rPr>
          <w:rFonts w:ascii="Times New Roman" w:hAnsi="Times New Roman" w:cs="Times New Roman"/>
          <w:sz w:val="24"/>
          <w:szCs w:val="22"/>
          <w:lang w:eastAsia="de-DE"/>
        </w:rPr>
        <w:t xml:space="preserve"> on students </w:t>
      </w:r>
      <w:r w:rsidR="008F451F" w:rsidRPr="00007196">
        <w:rPr>
          <w:rFonts w:ascii="Times New Roman" w:hAnsi="Times New Roman" w:cs="Times New Roman"/>
          <w:sz w:val="24"/>
          <w:szCs w:val="22"/>
          <w:lang w:eastAsia="de-DE"/>
        </w:rPr>
        <w:t>were</w:t>
      </w:r>
      <w:r w:rsidRPr="00007196">
        <w:rPr>
          <w:rFonts w:ascii="Times New Roman" w:hAnsi="Times New Roman" w:cs="Times New Roman"/>
          <w:sz w:val="24"/>
          <w:szCs w:val="22"/>
          <w:lang w:eastAsia="de-DE"/>
        </w:rPr>
        <w:t xml:space="preserve"> negatively correlated with self-evaluated classroom management and confidence ratings. Additionally, higher confidence in handling disruptions was positively associated with self-evaluated classroom management.</w:t>
      </w:r>
    </w:p>
    <w:p w14:paraId="0AC40330" w14:textId="5D6BAA48" w:rsidR="007D3CFC" w:rsidRPr="00077C08" w:rsidRDefault="007D3CFC" w:rsidP="0018383C">
      <w:pPr>
        <w:pStyle w:val="berschrift1"/>
        <w:ind w:left="360"/>
        <w:rPr>
          <w:rFonts w:ascii="Times New Roman" w:hAnsi="Times New Roman" w:cs="Times New Roman"/>
          <w:sz w:val="24"/>
          <w:szCs w:val="24"/>
          <w:lang w:eastAsia="de-DE"/>
        </w:rPr>
      </w:pPr>
      <w:r w:rsidRPr="00077C08">
        <w:rPr>
          <w:rFonts w:ascii="Times New Roman" w:hAnsi="Times New Roman" w:cs="Times New Roman"/>
          <w:sz w:val="24"/>
          <w:szCs w:val="24"/>
          <w:lang w:eastAsia="de-DE"/>
        </w:rPr>
        <w:t>Discussion</w:t>
      </w:r>
      <w:r w:rsidR="00671EAC">
        <w:rPr>
          <w:rFonts w:ascii="Times New Roman" w:hAnsi="Times New Roman" w:cs="Times New Roman"/>
          <w:sz w:val="24"/>
          <w:szCs w:val="24"/>
          <w:lang w:eastAsia="de-DE"/>
        </w:rPr>
        <w:t xml:space="preserve"> (Level 1)</w:t>
      </w:r>
    </w:p>
    <w:p w14:paraId="347E07D8" w14:textId="13E8BDB7" w:rsidR="007D3CFC" w:rsidRPr="00077C08" w:rsidRDefault="007D3CFC" w:rsidP="007C555E">
      <w:pPr>
        <w:pStyle w:val="berschrift2"/>
        <w:rPr>
          <w:rFonts w:ascii="Times New Roman" w:hAnsi="Times New Roman" w:cs="Times New Roman"/>
          <w:sz w:val="24"/>
          <w:szCs w:val="24"/>
          <w:lang w:eastAsia="de-DE"/>
        </w:rPr>
      </w:pPr>
      <w:r w:rsidRPr="00077C08">
        <w:rPr>
          <w:rFonts w:ascii="Times New Roman" w:hAnsi="Times New Roman" w:cs="Times New Roman"/>
          <w:sz w:val="24"/>
          <w:szCs w:val="24"/>
          <w:lang w:eastAsia="de-DE"/>
        </w:rPr>
        <w:t>Key Findings</w:t>
      </w:r>
      <w:r w:rsidR="00671EAC">
        <w:rPr>
          <w:rFonts w:ascii="Times New Roman" w:hAnsi="Times New Roman" w:cs="Times New Roman"/>
          <w:sz w:val="24"/>
          <w:szCs w:val="24"/>
          <w:lang w:eastAsia="de-DE"/>
        </w:rPr>
        <w:t xml:space="preserve"> (Level 2)</w:t>
      </w:r>
    </w:p>
    <w:p w14:paraId="1DC1DD68" w14:textId="75F020F7" w:rsidR="00EA6DF7" w:rsidRPr="00B76258" w:rsidRDefault="00EA6DF7" w:rsidP="007C555E">
      <w:pPr>
        <w:rPr>
          <w:rFonts w:ascii="Times New Roman" w:hAnsi="Times New Roman" w:cs="Times New Roman"/>
          <w:color w:val="DBDBDB" w:themeColor="accent3" w:themeTint="66"/>
          <w:sz w:val="24"/>
          <w:szCs w:val="24"/>
          <w:lang w:eastAsia="de-DE"/>
        </w:rPr>
      </w:pPr>
      <w:r w:rsidRPr="00077C08">
        <w:rPr>
          <w:rFonts w:ascii="Times New Roman" w:hAnsi="Times New Roman" w:cs="Times New Roman"/>
          <w:sz w:val="24"/>
          <w:szCs w:val="24"/>
          <w:lang w:eastAsia="de-DE"/>
        </w:rPr>
        <w:t xml:space="preserve">Our study investigated </w:t>
      </w:r>
      <w:r w:rsidR="00077C08">
        <w:rPr>
          <w:rFonts w:ascii="Times New Roman" w:hAnsi="Times New Roman" w:cs="Times New Roman"/>
          <w:color w:val="DBDBDB" w:themeColor="accent3" w:themeTint="66"/>
          <w:sz w:val="24"/>
          <w:szCs w:val="24"/>
          <w:lang w:eastAsia="de-DE"/>
        </w:rPr>
        <w:t>…</w:t>
      </w:r>
    </w:p>
    <w:p w14:paraId="6E520175" w14:textId="726F8798" w:rsidR="00077C08" w:rsidRDefault="007D439A" w:rsidP="007C555E">
      <w:pPr>
        <w:rPr>
          <w:rFonts w:ascii="Times New Roman" w:hAnsi="Times New Roman" w:cs="Times New Roman"/>
          <w:color w:val="DBDBDB" w:themeColor="accent3" w:themeTint="66"/>
          <w:sz w:val="24"/>
          <w:szCs w:val="24"/>
          <w:lang w:eastAsia="de-DE"/>
        </w:rPr>
      </w:pPr>
      <w:r w:rsidRPr="00077C08">
        <w:rPr>
          <w:rFonts w:ascii="Times New Roman" w:hAnsi="Times New Roman" w:cs="Times New Roman"/>
          <w:sz w:val="24"/>
          <w:szCs w:val="24"/>
          <w:lang w:eastAsia="de-DE"/>
        </w:rPr>
        <w:t xml:space="preserve">Overall, our findings indicate that </w:t>
      </w:r>
      <w:r w:rsidR="00077C08">
        <w:rPr>
          <w:rFonts w:ascii="Times New Roman" w:hAnsi="Times New Roman" w:cs="Times New Roman"/>
          <w:sz w:val="24"/>
          <w:szCs w:val="24"/>
          <w:lang w:eastAsia="de-DE"/>
        </w:rPr>
        <w:t>…</w:t>
      </w:r>
    </w:p>
    <w:p w14:paraId="248CF653" w14:textId="69FE8174" w:rsidR="00A05FA5" w:rsidRDefault="00A30A68" w:rsidP="007C555E">
      <w:pPr>
        <w:rPr>
          <w:rFonts w:ascii="Times New Roman" w:hAnsi="Times New Roman" w:cs="Times New Roman"/>
          <w:color w:val="DBDBDB" w:themeColor="accent3" w:themeTint="66"/>
          <w:sz w:val="24"/>
          <w:szCs w:val="24"/>
          <w:lang w:eastAsia="de-DE"/>
        </w:rPr>
      </w:pPr>
      <w:r w:rsidRPr="00077C08">
        <w:rPr>
          <w:rFonts w:ascii="Times New Roman" w:hAnsi="Times New Roman" w:cs="Times New Roman"/>
          <w:sz w:val="24"/>
          <w:szCs w:val="24"/>
          <w:lang w:eastAsia="de-DE"/>
        </w:rPr>
        <w:t xml:space="preserve">Our findings are consistent with prior research that illustrates the </w:t>
      </w:r>
      <w:r w:rsidR="00077C08">
        <w:rPr>
          <w:rFonts w:ascii="Times New Roman" w:hAnsi="Times New Roman" w:cs="Times New Roman"/>
          <w:sz w:val="24"/>
          <w:szCs w:val="24"/>
          <w:lang w:eastAsia="de-DE"/>
        </w:rPr>
        <w:t xml:space="preserve">… </w:t>
      </w:r>
    </w:p>
    <w:p w14:paraId="5A2F25AD" w14:textId="6430210A" w:rsidR="003B6444" w:rsidRPr="00077C08" w:rsidRDefault="00175E16" w:rsidP="007C555E">
      <w:pPr>
        <w:pStyle w:val="berschrift2"/>
        <w:rPr>
          <w:rFonts w:ascii="Times New Roman" w:hAnsi="Times New Roman" w:cs="Times New Roman"/>
          <w:sz w:val="24"/>
          <w:szCs w:val="24"/>
          <w:lang w:eastAsia="de-DE"/>
        </w:rPr>
      </w:pPr>
      <w:r w:rsidRPr="00077C08">
        <w:rPr>
          <w:rFonts w:ascii="Times New Roman" w:hAnsi="Times New Roman" w:cs="Times New Roman"/>
          <w:sz w:val="24"/>
          <w:szCs w:val="24"/>
          <w:lang w:eastAsia="de-DE"/>
        </w:rPr>
        <w:t>Limitations and future directions</w:t>
      </w:r>
      <w:r w:rsidR="00671EAC">
        <w:rPr>
          <w:rFonts w:ascii="Times New Roman" w:hAnsi="Times New Roman" w:cs="Times New Roman"/>
          <w:sz w:val="24"/>
          <w:szCs w:val="24"/>
          <w:lang w:eastAsia="de-DE"/>
        </w:rPr>
        <w:t xml:space="preserve"> (Level 2)</w:t>
      </w:r>
    </w:p>
    <w:p w14:paraId="429BF948" w14:textId="77777777" w:rsidR="00077C08" w:rsidRDefault="003B6444" w:rsidP="007C555E">
      <w:pPr>
        <w:rPr>
          <w:rFonts w:ascii="Times New Roman" w:hAnsi="Times New Roman" w:cs="Times New Roman"/>
          <w:color w:val="DBDBDB" w:themeColor="accent3" w:themeTint="66"/>
          <w:sz w:val="24"/>
          <w:szCs w:val="24"/>
          <w:lang w:eastAsia="de-DE"/>
        </w:rPr>
      </w:pPr>
      <w:r w:rsidRPr="00077C08">
        <w:rPr>
          <w:rFonts w:ascii="Times New Roman" w:hAnsi="Times New Roman" w:cs="Times New Roman"/>
          <w:color w:val="DBDBDB" w:themeColor="accent3" w:themeTint="66"/>
          <w:sz w:val="24"/>
          <w:szCs w:val="24"/>
          <w:lang w:eastAsia="de-DE"/>
        </w:rPr>
        <w:lastRenderedPageBreak/>
        <w:t>While the laboratory setting of the study allowed for a controlled implementation of stressors and high internal validity, it was not an authentic classroom environment, raising questions about its external validity. Most importantly, the teacher and their students did not have a shared history, and only a very thin basis for establishing a positive teacher-student relationship, which is a core characteristic of effective classroom management</w:t>
      </w:r>
      <w:r w:rsidR="006101D2" w:rsidRPr="00077C08">
        <w:rPr>
          <w:rFonts w:ascii="Times New Roman" w:hAnsi="Times New Roman" w:cs="Times New Roman"/>
          <w:color w:val="DBDBDB" w:themeColor="accent3" w:themeTint="66"/>
          <w:sz w:val="24"/>
          <w:szCs w:val="24"/>
          <w:lang w:eastAsia="de-DE"/>
        </w:rPr>
        <w:t xml:space="preserve"> </w:t>
      </w:r>
      <w:r w:rsidR="006101D2" w:rsidRPr="00077C08">
        <w:rPr>
          <w:rFonts w:ascii="Times New Roman" w:hAnsi="Times New Roman" w:cs="Times New Roman"/>
          <w:color w:val="DBDBDB" w:themeColor="accent3" w:themeTint="66"/>
          <w:sz w:val="24"/>
          <w:szCs w:val="24"/>
          <w:lang w:eastAsia="de-DE"/>
        </w:rPr>
        <w:fldChar w:fldCharType="begin"/>
      </w:r>
      <w:r w:rsidR="006101D2" w:rsidRPr="00077C08">
        <w:rPr>
          <w:rFonts w:ascii="Times New Roman" w:hAnsi="Times New Roman" w:cs="Times New Roman"/>
          <w:color w:val="DBDBDB" w:themeColor="accent3" w:themeTint="66"/>
          <w:sz w:val="24"/>
          <w:szCs w:val="24"/>
          <w:lang w:eastAsia="de-DE"/>
        </w:rPr>
        <w:instrText xml:space="preserve"> ADDIN ZOTERO_ITEM CSL_CITATION {"citationID":"YDtSqAp8","properties":{"formattedCitation":"(Beaty-O\\uc0\\u8217{}Ferrall et al., 2010; R\\uc0\\u252{}edi, 2014)","plainCitation":"(Beaty-O’Ferrall et al., 2010; Rüedi, 2014)","noteIndex":0},"citationItems":[{"id":130,"uris":["http://zotero.org/groups/5349517/items/I7ET5N8M"],"itemData":{"id":130,"type":"article-journal","abstract":"Teachers in middle level schools face overwhelming demands and challenges in their classrooms. They are expected to know content and pedagogy, develop engaging lessons that meet the needs of diverse learners, and use a variety of instructional strategies that will boost student achievement while they simultaneously develop positive relationships with, on average, 125 students each day who are experiencing the personal, social, and cognitive challenges and opportunities of early adolescence. Teaching is complex and cannot be reduced to discrete tasks that can be mastered one at a time. Teachers must \"win their students' hearts while getting inside their students' heads.\" This perspective is supported by research suggesting that teachers who develop such relationships experience fewer classroom behavior problems and better academic performance. How can teachers engage students through enhanced personal interactions while simultaneously managing classroom climate and instruction? This article suggests specific strategies that integrate knowledge and skills from education, counseling, and psychotherapy to help teachers develop a strong management system based on the development of personal relationships with students. These techniques are specifically adapted for use by teachers and more clearly delineate the nature of developing relationships and deepening them for the purpose of making education more effective.","container-title":"Middle School Journal (J1)","ISSN":"0094-0771","issue":"4","language":"en","note":"publisher: National Middle School Association\nERIC Number: EJ887746","page":"4-11","source":"ERIC","title":"Classroom Management Strategies for Difficult Students: Promoting Change through Relationships","title-short":"Classroom Management Strategies for Difficult Students","volume":"41","author":[{"family":"Beaty-O'Ferrall","given":"Mary Ellen"},{"family":"Green","given":"Alan"},{"family":"Hanna","given":"Fred"}],"issued":{"date-parts":[["2010",3]]}}},{"id":291,"uris":["http://zotero.org/groups/5349517/items/EWYUNG37"],"itemData":{"id":291,"type":"article-journal","container-title":"Beziehungen in Schule und Unterricht. Teil","page":"105–126","source":"Google Scholar","title":"Zur Bedeutung positive Beziehungen für die Klassenführung und den Umgang mit Unterrichtsstörungen","volume":"3","author":[{"family":"Rüedi","given":"Jürg"}],"issued":{"date-parts":[["2014"]]}}}],"schema":"https://github.com/citation-style-language/schema/raw/master/csl-citation.json"} </w:instrText>
      </w:r>
      <w:r w:rsidR="006101D2" w:rsidRPr="00077C08">
        <w:rPr>
          <w:rFonts w:ascii="Times New Roman" w:hAnsi="Times New Roman" w:cs="Times New Roman"/>
          <w:color w:val="DBDBDB" w:themeColor="accent3" w:themeTint="66"/>
          <w:sz w:val="24"/>
          <w:szCs w:val="24"/>
          <w:lang w:eastAsia="de-DE"/>
        </w:rPr>
        <w:fldChar w:fldCharType="separate"/>
      </w:r>
      <w:r w:rsidR="006101D2" w:rsidRPr="00077C08">
        <w:rPr>
          <w:rFonts w:ascii="Times New Roman" w:hAnsi="Times New Roman" w:cs="Times New Roman"/>
          <w:color w:val="DBDBDB" w:themeColor="accent3" w:themeTint="66"/>
          <w:sz w:val="24"/>
          <w:szCs w:val="24"/>
        </w:rPr>
        <w:t>(Beaty-O’Ferrall et al., 2010; Rüedi, 2014)</w:t>
      </w:r>
      <w:r w:rsidR="006101D2" w:rsidRPr="00077C08">
        <w:rPr>
          <w:rFonts w:ascii="Times New Roman" w:hAnsi="Times New Roman" w:cs="Times New Roman"/>
          <w:color w:val="DBDBDB" w:themeColor="accent3" w:themeTint="66"/>
          <w:sz w:val="24"/>
          <w:szCs w:val="24"/>
          <w:lang w:eastAsia="de-DE"/>
        </w:rPr>
        <w:fldChar w:fldCharType="end"/>
      </w:r>
      <w:r w:rsidRPr="00077C08">
        <w:rPr>
          <w:rFonts w:ascii="Times New Roman" w:hAnsi="Times New Roman" w:cs="Times New Roman"/>
          <w:color w:val="DBDBDB" w:themeColor="accent3" w:themeTint="66"/>
          <w:sz w:val="24"/>
          <w:szCs w:val="24"/>
          <w:lang w:eastAsia="de-DE"/>
        </w:rPr>
        <w:t xml:space="preserve">. </w:t>
      </w:r>
    </w:p>
    <w:p w14:paraId="2EA8A76C" w14:textId="77777777" w:rsidR="00077C08" w:rsidRDefault="003B6444" w:rsidP="007C555E">
      <w:pPr>
        <w:rPr>
          <w:rFonts w:ascii="Times New Roman" w:hAnsi="Times New Roman" w:cs="Times New Roman"/>
          <w:color w:val="DBDBDB" w:themeColor="accent3" w:themeTint="66"/>
          <w:sz w:val="24"/>
          <w:szCs w:val="24"/>
          <w:lang w:eastAsia="de-DE"/>
        </w:rPr>
      </w:pPr>
      <w:r w:rsidRPr="00B76258">
        <w:rPr>
          <w:rFonts w:ascii="Times New Roman" w:hAnsi="Times New Roman" w:cs="Times New Roman"/>
          <w:color w:val="DBDBDB" w:themeColor="accent3" w:themeTint="66"/>
          <w:sz w:val="24"/>
          <w:szCs w:val="24"/>
          <w:lang w:eastAsia="de-DE"/>
        </w:rPr>
        <w:t xml:space="preserve">In addition, the micro-teaching unit was only about 15 minutes long, and thus much shorter than a regular school lesson, providing less opportunities for experienced teachers to build up an engaging lesson. </w:t>
      </w:r>
    </w:p>
    <w:p w14:paraId="1BAA4F07" w14:textId="77777777" w:rsidR="00077C08" w:rsidRDefault="003B6444" w:rsidP="007C555E">
      <w:pPr>
        <w:rPr>
          <w:rFonts w:ascii="Times New Roman" w:hAnsi="Times New Roman" w:cs="Times New Roman"/>
          <w:color w:val="DBDBDB" w:themeColor="accent3" w:themeTint="66"/>
          <w:sz w:val="24"/>
          <w:szCs w:val="24"/>
          <w:lang w:eastAsia="de-DE"/>
        </w:rPr>
      </w:pPr>
      <w:r w:rsidRPr="00B76258">
        <w:rPr>
          <w:rFonts w:ascii="Times New Roman" w:hAnsi="Times New Roman" w:cs="Times New Roman"/>
          <w:color w:val="DBDBDB" w:themeColor="accent3" w:themeTint="66"/>
          <w:sz w:val="24"/>
          <w:szCs w:val="24"/>
          <w:lang w:eastAsia="de-DE"/>
        </w:rPr>
        <w:t xml:space="preserve">Finally, </w:t>
      </w:r>
      <w:r w:rsidR="00832E55" w:rsidRPr="00B76258">
        <w:rPr>
          <w:rFonts w:ascii="Times New Roman" w:hAnsi="Times New Roman" w:cs="Times New Roman"/>
          <w:color w:val="DBDBDB" w:themeColor="accent3" w:themeTint="66"/>
          <w:sz w:val="24"/>
          <w:szCs w:val="24"/>
          <w:lang w:eastAsia="de-DE"/>
        </w:rPr>
        <w:t xml:space="preserve">the onset of disruptive </w:t>
      </w:r>
      <w:r w:rsidRPr="00B76258">
        <w:rPr>
          <w:rFonts w:ascii="Times New Roman" w:hAnsi="Times New Roman" w:cs="Times New Roman"/>
          <w:color w:val="DBDBDB" w:themeColor="accent3" w:themeTint="66"/>
          <w:sz w:val="24"/>
          <w:szCs w:val="24"/>
          <w:lang w:eastAsia="de-DE"/>
        </w:rPr>
        <w:t xml:space="preserve">student behavior was scripted, following </w:t>
      </w:r>
      <w:r w:rsidR="00832E55" w:rsidRPr="00B76258">
        <w:rPr>
          <w:rFonts w:ascii="Times New Roman" w:hAnsi="Times New Roman" w:cs="Times New Roman"/>
          <w:color w:val="DBDBDB" w:themeColor="accent3" w:themeTint="66"/>
          <w:sz w:val="24"/>
          <w:szCs w:val="24"/>
          <w:lang w:eastAsia="de-DE"/>
        </w:rPr>
        <w:t xml:space="preserve">an </w:t>
      </w:r>
      <w:r w:rsidRPr="00B76258">
        <w:rPr>
          <w:rFonts w:ascii="Times New Roman" w:hAnsi="Times New Roman" w:cs="Times New Roman"/>
          <w:color w:val="DBDBDB" w:themeColor="accent3" w:themeTint="66"/>
          <w:sz w:val="24"/>
          <w:szCs w:val="24"/>
          <w:lang w:eastAsia="de-DE"/>
        </w:rPr>
        <w:t xml:space="preserve">experimental </w:t>
      </w:r>
      <w:r w:rsidR="00832E55" w:rsidRPr="00B76258">
        <w:rPr>
          <w:rFonts w:ascii="Times New Roman" w:hAnsi="Times New Roman" w:cs="Times New Roman"/>
          <w:color w:val="DBDBDB" w:themeColor="accent3" w:themeTint="66"/>
          <w:sz w:val="24"/>
          <w:szCs w:val="24"/>
          <w:lang w:eastAsia="de-DE"/>
        </w:rPr>
        <w:t xml:space="preserve">time </w:t>
      </w:r>
      <w:r w:rsidRPr="00B76258">
        <w:rPr>
          <w:rFonts w:ascii="Times New Roman" w:hAnsi="Times New Roman" w:cs="Times New Roman"/>
          <w:color w:val="DBDBDB" w:themeColor="accent3" w:themeTint="66"/>
          <w:sz w:val="24"/>
          <w:szCs w:val="24"/>
          <w:lang w:eastAsia="de-DE"/>
        </w:rPr>
        <w:t xml:space="preserve">schedule, </w:t>
      </w:r>
      <w:r w:rsidR="00832E55" w:rsidRPr="00B76258">
        <w:rPr>
          <w:rFonts w:ascii="Times New Roman" w:hAnsi="Times New Roman" w:cs="Times New Roman"/>
          <w:color w:val="DBDBDB" w:themeColor="accent3" w:themeTint="66"/>
          <w:sz w:val="24"/>
          <w:szCs w:val="24"/>
          <w:lang w:eastAsia="de-DE"/>
        </w:rPr>
        <w:t>which was not affected by</w:t>
      </w:r>
      <w:r w:rsidRPr="00B76258">
        <w:rPr>
          <w:rFonts w:ascii="Times New Roman" w:hAnsi="Times New Roman" w:cs="Times New Roman"/>
          <w:color w:val="DBDBDB" w:themeColor="accent3" w:themeTint="66"/>
          <w:sz w:val="24"/>
          <w:szCs w:val="24"/>
          <w:lang w:eastAsia="de-DE"/>
        </w:rPr>
        <w:t xml:space="preserve"> the behavior of the teacher.  Thus, the setting may have masked effects of teaching experience by providing too little opportunities of experienced teachers to demonstrate their true classroom management skills. </w:t>
      </w:r>
    </w:p>
    <w:p w14:paraId="6387D11F" w14:textId="49E8EDFE" w:rsidR="00175E16" w:rsidRPr="00B76258" w:rsidRDefault="003B6444" w:rsidP="007C555E">
      <w:pPr>
        <w:rPr>
          <w:rFonts w:ascii="Times New Roman" w:hAnsi="Times New Roman" w:cs="Times New Roman"/>
          <w:color w:val="DBDBDB" w:themeColor="accent3" w:themeTint="66"/>
          <w:sz w:val="24"/>
          <w:szCs w:val="24"/>
          <w:lang w:eastAsia="de-DE"/>
        </w:rPr>
      </w:pPr>
      <w:r w:rsidRPr="00B76258">
        <w:rPr>
          <w:rFonts w:ascii="Times New Roman" w:hAnsi="Times New Roman" w:cs="Times New Roman"/>
          <w:color w:val="DBDBDB" w:themeColor="accent3" w:themeTint="66"/>
          <w:sz w:val="24"/>
          <w:szCs w:val="24"/>
          <w:lang w:eastAsia="de-DE"/>
        </w:rPr>
        <w:t xml:space="preserve">In subsequent studies, it would therefore be insightful to </w:t>
      </w:r>
      <w:r w:rsidR="00077C08">
        <w:rPr>
          <w:rFonts w:ascii="Times New Roman" w:hAnsi="Times New Roman" w:cs="Times New Roman"/>
          <w:color w:val="DBDBDB" w:themeColor="accent3" w:themeTint="66"/>
          <w:sz w:val="24"/>
          <w:szCs w:val="24"/>
          <w:lang w:eastAsia="de-DE"/>
        </w:rPr>
        <w:t>…</w:t>
      </w:r>
    </w:p>
    <w:p w14:paraId="52A39608" w14:textId="17DDD710" w:rsidR="00175E16" w:rsidRPr="00671016" w:rsidRDefault="00175E16" w:rsidP="007C555E">
      <w:pPr>
        <w:pStyle w:val="berschrift2"/>
        <w:rPr>
          <w:rFonts w:ascii="Times New Roman" w:hAnsi="Times New Roman" w:cs="Times New Roman"/>
          <w:sz w:val="24"/>
          <w:szCs w:val="24"/>
          <w:lang w:eastAsia="de-DE"/>
        </w:rPr>
      </w:pPr>
      <w:r w:rsidRPr="00671016">
        <w:rPr>
          <w:rFonts w:ascii="Times New Roman" w:hAnsi="Times New Roman" w:cs="Times New Roman"/>
          <w:sz w:val="24"/>
          <w:szCs w:val="24"/>
          <w:lang w:eastAsia="de-DE"/>
        </w:rPr>
        <w:t>Conclusion</w:t>
      </w:r>
      <w:r w:rsidR="00671EAC">
        <w:rPr>
          <w:rFonts w:ascii="Times New Roman" w:hAnsi="Times New Roman" w:cs="Times New Roman"/>
          <w:sz w:val="24"/>
          <w:szCs w:val="24"/>
          <w:lang w:eastAsia="de-DE"/>
        </w:rPr>
        <w:t xml:space="preserve"> (Level 2)</w:t>
      </w:r>
    </w:p>
    <w:p w14:paraId="72392365" w14:textId="77777777" w:rsidR="00671016" w:rsidRDefault="00175E16" w:rsidP="007C555E">
      <w:pPr>
        <w:rPr>
          <w:rFonts w:ascii="Times New Roman" w:hAnsi="Times New Roman" w:cs="Times New Roman"/>
          <w:color w:val="DBDBDB" w:themeColor="accent3" w:themeTint="66"/>
          <w:sz w:val="24"/>
          <w:szCs w:val="24"/>
          <w:lang w:eastAsia="de-DE"/>
        </w:rPr>
      </w:pPr>
      <w:r w:rsidRPr="00671016">
        <w:rPr>
          <w:rFonts w:ascii="Times New Roman" w:hAnsi="Times New Roman" w:cs="Times New Roman"/>
          <w:sz w:val="24"/>
          <w:szCs w:val="24"/>
          <w:lang w:eastAsia="de-DE"/>
        </w:rPr>
        <w:t xml:space="preserve">This study investigated </w:t>
      </w:r>
      <w:r w:rsidR="00671016">
        <w:rPr>
          <w:rFonts w:ascii="Times New Roman" w:hAnsi="Times New Roman" w:cs="Times New Roman"/>
          <w:color w:val="DBDBDB" w:themeColor="accent3" w:themeTint="66"/>
          <w:sz w:val="24"/>
          <w:szCs w:val="24"/>
          <w:lang w:eastAsia="de-DE"/>
        </w:rPr>
        <w:t xml:space="preserve">… </w:t>
      </w:r>
    </w:p>
    <w:p w14:paraId="6D50BC05" w14:textId="485F0B46" w:rsidR="00671016" w:rsidRPr="00B76258" w:rsidRDefault="00175E16" w:rsidP="00CB5001">
      <w:pPr>
        <w:rPr>
          <w:rFonts w:ascii="Times New Roman" w:hAnsi="Times New Roman" w:cs="Times New Roman"/>
          <w:color w:val="DBDBDB" w:themeColor="accent3" w:themeTint="66"/>
          <w:sz w:val="24"/>
          <w:szCs w:val="24"/>
        </w:rPr>
      </w:pPr>
      <w:r w:rsidRPr="00CB5001">
        <w:rPr>
          <w:rFonts w:ascii="Times New Roman" w:hAnsi="Times New Roman" w:cs="Times New Roman"/>
          <w:sz w:val="24"/>
          <w:szCs w:val="24"/>
          <w:lang w:eastAsia="de-DE"/>
        </w:rPr>
        <w:t xml:space="preserve">In summary, our study contributes to the understanding </w:t>
      </w:r>
      <w:r w:rsidR="00CB5001">
        <w:rPr>
          <w:rFonts w:ascii="Times New Roman" w:hAnsi="Times New Roman" w:cs="Times New Roman"/>
          <w:color w:val="DBDBDB" w:themeColor="accent3" w:themeTint="66"/>
          <w:sz w:val="24"/>
          <w:szCs w:val="24"/>
        </w:rPr>
        <w:t>…</w:t>
      </w:r>
    </w:p>
    <w:p w14:paraId="27910926" w14:textId="77777777" w:rsidR="00BA71EF" w:rsidRDefault="00BA71EF">
      <w:pPr>
        <w:tabs>
          <w:tab w:val="clear" w:pos="3068"/>
        </w:tabs>
        <w:spacing w:after="160" w:line="259" w:lineRule="auto"/>
        <w:ind w:firstLine="0"/>
        <w:rPr>
          <w:rFonts w:ascii="Times New Roman" w:hAnsi="Times New Roman" w:cs="Times New Roman"/>
          <w:b/>
          <w:sz w:val="24"/>
          <w:szCs w:val="24"/>
        </w:rPr>
      </w:pPr>
      <w:r>
        <w:rPr>
          <w:rFonts w:ascii="Times New Roman" w:hAnsi="Times New Roman" w:cs="Times New Roman"/>
          <w:sz w:val="24"/>
          <w:szCs w:val="24"/>
        </w:rPr>
        <w:br w:type="page"/>
      </w:r>
    </w:p>
    <w:p w14:paraId="745469F1" w14:textId="63895BBB" w:rsidR="00B40BBE" w:rsidRPr="00D17F5E" w:rsidRDefault="00B40BBE" w:rsidP="007C555E">
      <w:pPr>
        <w:pStyle w:val="berschrift1"/>
        <w:jc w:val="left"/>
        <w:rPr>
          <w:rFonts w:ascii="Times New Roman" w:hAnsi="Times New Roman" w:cs="Times New Roman"/>
          <w:sz w:val="24"/>
          <w:szCs w:val="24"/>
        </w:rPr>
      </w:pPr>
      <w:r w:rsidRPr="00D17F5E">
        <w:rPr>
          <w:rFonts w:ascii="Times New Roman" w:hAnsi="Times New Roman" w:cs="Times New Roman"/>
          <w:sz w:val="24"/>
          <w:szCs w:val="24"/>
        </w:rPr>
        <w:lastRenderedPageBreak/>
        <w:t>References</w:t>
      </w:r>
    </w:p>
    <w:p w14:paraId="037105EF" w14:textId="77777777" w:rsidR="005D650E" w:rsidRPr="005D650E" w:rsidRDefault="00CB5001" w:rsidP="005D650E">
      <w:pPr>
        <w:pStyle w:val="Literaturverzeichnis"/>
        <w:rPr>
          <w:rFonts w:cs="Calibri"/>
        </w:rPr>
      </w:pPr>
      <w:r>
        <w:rPr>
          <w:color w:val="DBDBDB" w:themeColor="accent3" w:themeTint="66"/>
        </w:rPr>
        <w:fldChar w:fldCharType="begin"/>
      </w:r>
      <w:r w:rsidRPr="00FB591E">
        <w:rPr>
          <w:color w:val="DBDBDB" w:themeColor="accent3" w:themeTint="66"/>
        </w:rPr>
        <w:instrText xml:space="preserve"> ADDIN ZOTERO_BIBL {"uncited":[],"omitted":[],"custom":[]} CSL_BIBLIOGRAPHY </w:instrText>
      </w:r>
      <w:r>
        <w:rPr>
          <w:color w:val="DBDBDB" w:themeColor="accent3" w:themeTint="66"/>
        </w:rPr>
        <w:fldChar w:fldCharType="separate"/>
      </w:r>
      <w:r w:rsidR="005D650E" w:rsidRPr="005D650E">
        <w:rPr>
          <w:rFonts w:cs="Calibri"/>
        </w:rPr>
        <w:t xml:space="preserve">Beaty-O’Ferrall, M. E., Green, A., &amp; Hanna, F. (2010). Classroom Management Strategies for Difficult Students: Promoting Change through Relationships. </w:t>
      </w:r>
      <w:r w:rsidR="005D650E" w:rsidRPr="005D650E">
        <w:rPr>
          <w:rFonts w:cs="Calibri"/>
          <w:i/>
          <w:iCs/>
        </w:rPr>
        <w:t>Middle School Journal (J1)</w:t>
      </w:r>
      <w:r w:rsidR="005D650E" w:rsidRPr="005D650E">
        <w:rPr>
          <w:rFonts w:cs="Calibri"/>
        </w:rPr>
        <w:t xml:space="preserve">, </w:t>
      </w:r>
      <w:r w:rsidR="005D650E" w:rsidRPr="005D650E">
        <w:rPr>
          <w:rFonts w:cs="Calibri"/>
          <w:i/>
          <w:iCs/>
        </w:rPr>
        <w:t>41</w:t>
      </w:r>
      <w:r w:rsidR="005D650E" w:rsidRPr="005D650E">
        <w:rPr>
          <w:rFonts w:cs="Calibri"/>
        </w:rPr>
        <w:t>(4), 4–11.</w:t>
      </w:r>
    </w:p>
    <w:p w14:paraId="21FD5946" w14:textId="77777777" w:rsidR="005D650E" w:rsidRPr="005D650E" w:rsidRDefault="005D650E" w:rsidP="005D650E">
      <w:pPr>
        <w:pStyle w:val="Literaturverzeichnis"/>
        <w:rPr>
          <w:rFonts w:cs="Calibri"/>
          <w:lang w:val="de-DE"/>
        </w:rPr>
      </w:pPr>
      <w:r w:rsidRPr="005D650E">
        <w:rPr>
          <w:rFonts w:cs="Calibri"/>
        </w:rPr>
        <w:t xml:space="preserve">Blömeke, S., Gustafsson, J.-E., &amp; Shavelson, R. J. (2015). Beyond dichotomies: Competence viewed as a continuum. </w:t>
      </w:r>
      <w:r w:rsidRPr="005D650E">
        <w:rPr>
          <w:rFonts w:cs="Calibri"/>
          <w:i/>
          <w:iCs/>
          <w:lang w:val="de-DE"/>
        </w:rPr>
        <w:t>Zeitschrift Für Psychologie</w:t>
      </w:r>
      <w:r w:rsidRPr="005D650E">
        <w:rPr>
          <w:rFonts w:cs="Calibri"/>
          <w:lang w:val="de-DE"/>
        </w:rPr>
        <w:t xml:space="preserve">, </w:t>
      </w:r>
      <w:r w:rsidRPr="005D650E">
        <w:rPr>
          <w:rFonts w:cs="Calibri"/>
          <w:i/>
          <w:iCs/>
          <w:lang w:val="de-DE"/>
        </w:rPr>
        <w:t>223</w:t>
      </w:r>
      <w:r w:rsidRPr="005D650E">
        <w:rPr>
          <w:rFonts w:cs="Calibri"/>
          <w:lang w:val="de-DE"/>
        </w:rPr>
        <w:t>(1), 3–13. https://doi.org/10.1027/2151-2604/a000194</w:t>
      </w:r>
    </w:p>
    <w:p w14:paraId="0F5695CB" w14:textId="77777777" w:rsidR="005D650E" w:rsidRPr="005D650E" w:rsidRDefault="005D650E" w:rsidP="005D650E">
      <w:pPr>
        <w:pStyle w:val="Literaturverzeichnis"/>
        <w:rPr>
          <w:rFonts w:cs="Calibri"/>
        </w:rPr>
      </w:pPr>
      <w:r w:rsidRPr="005D650E">
        <w:rPr>
          <w:rFonts w:cs="Calibri"/>
          <w:lang w:val="de-DE"/>
        </w:rPr>
        <w:t xml:space="preserve">Braun, S. S., Kaihoi, C. A., McDaniel, H. L., &amp; Bradshaw, C. P. (2022). </w:t>
      </w:r>
      <w:r w:rsidRPr="005D650E">
        <w:rPr>
          <w:rFonts w:cs="Calibri"/>
        </w:rPr>
        <w:t xml:space="preserve">Profiles of teachers’ occupational health: Associations with classroom management practices, gender, and race. </w:t>
      </w:r>
      <w:r w:rsidRPr="005D650E">
        <w:rPr>
          <w:rFonts w:cs="Calibri"/>
          <w:i/>
          <w:iCs/>
        </w:rPr>
        <w:t>Teaching and Teacher Education</w:t>
      </w:r>
      <w:r w:rsidRPr="005D650E">
        <w:rPr>
          <w:rFonts w:cs="Calibri"/>
        </w:rPr>
        <w:t xml:space="preserve">, </w:t>
      </w:r>
      <w:r w:rsidRPr="005D650E">
        <w:rPr>
          <w:rFonts w:cs="Calibri"/>
          <w:i/>
          <w:iCs/>
        </w:rPr>
        <w:t>118</w:t>
      </w:r>
      <w:r w:rsidRPr="005D650E">
        <w:rPr>
          <w:rFonts w:cs="Calibri"/>
        </w:rPr>
        <w:t>, 103819. https://doi.org/10.1016/j.tate.2022.103819</w:t>
      </w:r>
    </w:p>
    <w:p w14:paraId="07BD4B8A" w14:textId="77777777" w:rsidR="005D650E" w:rsidRPr="005D650E" w:rsidRDefault="005D650E" w:rsidP="005D650E">
      <w:pPr>
        <w:pStyle w:val="Literaturverzeichnis"/>
        <w:rPr>
          <w:rFonts w:cs="Calibri"/>
          <w:lang w:val="de-DE"/>
        </w:rPr>
      </w:pPr>
      <w:r w:rsidRPr="005D650E">
        <w:rPr>
          <w:rFonts w:cs="Calibri"/>
        </w:rPr>
        <w:t xml:space="preserve">Cohen, J. (1988). Statistical power for the behavioural sciences. </w:t>
      </w:r>
      <w:r w:rsidRPr="005D650E">
        <w:rPr>
          <w:rFonts w:cs="Calibri"/>
          <w:lang w:val="de-DE"/>
        </w:rPr>
        <w:t xml:space="preserve">Hilsdale. </w:t>
      </w:r>
      <w:r w:rsidRPr="005D650E">
        <w:rPr>
          <w:rFonts w:cs="Calibri"/>
          <w:i/>
          <w:iCs/>
          <w:lang w:val="de-DE"/>
        </w:rPr>
        <w:t>NY: Lawrence Erlbaum</w:t>
      </w:r>
      <w:r w:rsidRPr="005D650E">
        <w:rPr>
          <w:rFonts w:cs="Calibri"/>
          <w:lang w:val="de-DE"/>
        </w:rPr>
        <w:t xml:space="preserve">, </w:t>
      </w:r>
      <w:r w:rsidRPr="005D650E">
        <w:rPr>
          <w:rFonts w:cs="Calibri"/>
          <w:i/>
          <w:iCs/>
          <w:lang w:val="de-DE"/>
        </w:rPr>
        <w:t>58</w:t>
      </w:r>
      <w:r w:rsidRPr="005D650E">
        <w:rPr>
          <w:rFonts w:cs="Calibri"/>
          <w:lang w:val="de-DE"/>
        </w:rPr>
        <w:t>(1), 7–19.</w:t>
      </w:r>
    </w:p>
    <w:p w14:paraId="0407A8DB" w14:textId="77777777" w:rsidR="005D650E" w:rsidRPr="005D650E" w:rsidRDefault="005D650E" w:rsidP="005D650E">
      <w:pPr>
        <w:pStyle w:val="Literaturverzeichnis"/>
        <w:rPr>
          <w:rFonts w:cs="Calibri"/>
        </w:rPr>
      </w:pPr>
      <w:r w:rsidRPr="005D650E">
        <w:rPr>
          <w:rFonts w:cs="Calibri"/>
          <w:lang w:val="de-DE"/>
        </w:rPr>
        <w:t xml:space="preserve">Dicke, T., Elling, J., Schmeck, A., &amp; Leutner, D. (2015). </w:t>
      </w:r>
      <w:r w:rsidRPr="005D650E">
        <w:rPr>
          <w:rFonts w:cs="Calibri"/>
        </w:rPr>
        <w:t xml:space="preserve">Reducing reality shock: The effects of classroom management skills training on beginning teachers. </w:t>
      </w:r>
      <w:r w:rsidRPr="005D650E">
        <w:rPr>
          <w:rFonts w:cs="Calibri"/>
          <w:i/>
          <w:iCs/>
        </w:rPr>
        <w:t>Teaching and Teacher Education</w:t>
      </w:r>
      <w:r w:rsidRPr="005D650E">
        <w:rPr>
          <w:rFonts w:cs="Calibri"/>
        </w:rPr>
        <w:t xml:space="preserve">, </w:t>
      </w:r>
      <w:r w:rsidRPr="005D650E">
        <w:rPr>
          <w:rFonts w:cs="Calibri"/>
          <w:i/>
          <w:iCs/>
        </w:rPr>
        <w:t>48</w:t>
      </w:r>
      <w:r w:rsidRPr="005D650E">
        <w:rPr>
          <w:rFonts w:cs="Calibri"/>
        </w:rPr>
        <w:t>, 1–12. https://doi.org/10.1016/j.tate.2015.01.013</w:t>
      </w:r>
    </w:p>
    <w:p w14:paraId="34E5841E" w14:textId="77777777" w:rsidR="005D650E" w:rsidRPr="005D650E" w:rsidRDefault="005D650E" w:rsidP="005D650E">
      <w:pPr>
        <w:pStyle w:val="Literaturverzeichnis"/>
        <w:rPr>
          <w:rFonts w:cs="Calibri"/>
        </w:rPr>
      </w:pPr>
      <w:r w:rsidRPr="005D650E">
        <w:rPr>
          <w:rFonts w:cs="Calibri"/>
        </w:rPr>
        <w:t xml:space="preserve">Gold, B., &amp; Holodynski, M. (2015). Development and Construct Validation of a Situational Judgment Test of Strategic Knowledge of Classroom Management in Elementary Schools. </w:t>
      </w:r>
      <w:r w:rsidRPr="005D650E">
        <w:rPr>
          <w:rFonts w:cs="Calibri"/>
          <w:i/>
          <w:iCs/>
        </w:rPr>
        <w:t>Educational Assessment</w:t>
      </w:r>
      <w:r w:rsidRPr="005D650E">
        <w:rPr>
          <w:rFonts w:cs="Calibri"/>
        </w:rPr>
        <w:t xml:space="preserve">, </w:t>
      </w:r>
      <w:r w:rsidRPr="005D650E">
        <w:rPr>
          <w:rFonts w:cs="Calibri"/>
          <w:i/>
          <w:iCs/>
        </w:rPr>
        <w:t>20</w:t>
      </w:r>
      <w:r w:rsidRPr="005D650E">
        <w:rPr>
          <w:rFonts w:cs="Calibri"/>
        </w:rPr>
        <w:t>(3), 226–248. https://doi.org/10.1080/10627197.2015.1062087</w:t>
      </w:r>
    </w:p>
    <w:p w14:paraId="640A5354" w14:textId="77777777" w:rsidR="005D650E" w:rsidRPr="005D650E" w:rsidRDefault="005D650E" w:rsidP="005D650E">
      <w:pPr>
        <w:pStyle w:val="Literaturverzeichnis"/>
        <w:rPr>
          <w:rFonts w:cs="Calibri"/>
        </w:rPr>
      </w:pPr>
      <w:r w:rsidRPr="005D650E">
        <w:rPr>
          <w:rFonts w:cs="Calibri"/>
        </w:rPr>
        <w:t xml:space="preserve">Grub, A.-S. (2023). </w:t>
      </w:r>
      <w:r w:rsidRPr="005D650E">
        <w:rPr>
          <w:rFonts w:cs="Calibri"/>
          <w:i/>
          <w:iCs/>
        </w:rPr>
        <w:t>PRONOEA - Professional vision of novice and expert teachers</w:t>
      </w:r>
      <w:r w:rsidRPr="005D650E">
        <w:rPr>
          <w:rFonts w:cs="Calibri"/>
        </w:rPr>
        <w:t xml:space="preserve"> [doctoralThesis, Saarländische Universitäts- und Landesbibliothek]. https://doi.org/10.22028/D291-39788</w:t>
      </w:r>
    </w:p>
    <w:p w14:paraId="7B2BB4F3" w14:textId="77777777" w:rsidR="005D650E" w:rsidRPr="005D650E" w:rsidRDefault="005D650E" w:rsidP="005D650E">
      <w:pPr>
        <w:pStyle w:val="Literaturverzeichnis"/>
        <w:rPr>
          <w:rFonts w:cs="Calibri"/>
          <w:lang w:val="de-DE"/>
        </w:rPr>
      </w:pPr>
      <w:r w:rsidRPr="005D650E">
        <w:rPr>
          <w:rFonts w:cs="Calibri"/>
          <w:lang w:val="de-DE"/>
        </w:rPr>
        <w:t xml:space="preserve">Helmke, A., Schrader, F.-W., Helmke, T., Lenske, G., Pham, G., Praetorius, A.-K., &amp; Ade-Thurow, M. (2013). </w:t>
      </w:r>
      <w:r w:rsidRPr="005D650E">
        <w:rPr>
          <w:rFonts w:cs="Calibri"/>
          <w:i/>
          <w:iCs/>
          <w:lang w:val="de-DE"/>
        </w:rPr>
        <w:t>Basisfragebogen EMU - Evidenzbasierte Methoden der Unterrichtsentwicklung</w:t>
      </w:r>
      <w:r w:rsidRPr="005D650E">
        <w:rPr>
          <w:rFonts w:cs="Calibri"/>
          <w:lang w:val="de-DE"/>
        </w:rPr>
        <w:t>. Unterrichtsdiagnostik. http://www.unterrichtsdiagnostik.info/downloads/fragebogen/</w:t>
      </w:r>
    </w:p>
    <w:p w14:paraId="56C9BCA5" w14:textId="77777777" w:rsidR="005D650E" w:rsidRPr="005D650E" w:rsidRDefault="005D650E" w:rsidP="005D650E">
      <w:pPr>
        <w:pStyle w:val="Literaturverzeichnis"/>
        <w:rPr>
          <w:rFonts w:cs="Calibri"/>
        </w:rPr>
      </w:pPr>
      <w:r w:rsidRPr="005D650E">
        <w:rPr>
          <w:rFonts w:cs="Calibri"/>
          <w:lang w:val="de-DE"/>
        </w:rPr>
        <w:lastRenderedPageBreak/>
        <w:t xml:space="preserve">Keskin, Ö., Gabel, S., Kollar, I., &amp; Gegenfurtner, A. (2023). </w:t>
      </w:r>
      <w:r w:rsidRPr="005D650E">
        <w:rPr>
          <w:rFonts w:cs="Calibri"/>
        </w:rPr>
        <w:t xml:space="preserve">Relations between pre-service teacher gaze, teacher attitude, and student ethnicity. </w:t>
      </w:r>
      <w:r w:rsidRPr="005D650E">
        <w:rPr>
          <w:rFonts w:cs="Calibri"/>
          <w:i/>
          <w:iCs/>
        </w:rPr>
        <w:t>Frontiers in Education</w:t>
      </w:r>
      <w:r w:rsidRPr="005D650E">
        <w:rPr>
          <w:rFonts w:cs="Calibri"/>
        </w:rPr>
        <w:t xml:space="preserve">, </w:t>
      </w:r>
      <w:r w:rsidRPr="005D650E">
        <w:rPr>
          <w:rFonts w:cs="Calibri"/>
          <w:i/>
          <w:iCs/>
        </w:rPr>
        <w:t>8</w:t>
      </w:r>
      <w:r w:rsidRPr="005D650E">
        <w:rPr>
          <w:rFonts w:cs="Calibri"/>
        </w:rPr>
        <w:t>. https://doi.org/10.3389/feduc.2023.1272671</w:t>
      </w:r>
    </w:p>
    <w:p w14:paraId="1456F537" w14:textId="77777777" w:rsidR="005D650E" w:rsidRPr="005D650E" w:rsidRDefault="005D650E" w:rsidP="005D650E">
      <w:pPr>
        <w:pStyle w:val="Literaturverzeichnis"/>
        <w:rPr>
          <w:rFonts w:cs="Calibri"/>
          <w:lang w:val="de-DE"/>
        </w:rPr>
      </w:pPr>
      <w:r w:rsidRPr="005D650E">
        <w:rPr>
          <w:rFonts w:cs="Calibri"/>
        </w:rPr>
        <w:t xml:space="preserve">Kiel, E., Frey, A., &amp; Weiß, S. (2013). </w:t>
      </w:r>
      <w:r w:rsidRPr="005D650E">
        <w:rPr>
          <w:rFonts w:cs="Calibri"/>
          <w:i/>
          <w:iCs/>
          <w:lang w:val="de-DE"/>
        </w:rPr>
        <w:t>Trainingsbuch Klassenführung</w:t>
      </w:r>
      <w:r w:rsidRPr="005D650E">
        <w:rPr>
          <w:rFonts w:cs="Calibri"/>
          <w:lang w:val="de-DE"/>
        </w:rPr>
        <w:t>. Verlag Julius Klinkhardt.</w:t>
      </w:r>
    </w:p>
    <w:p w14:paraId="6709E857" w14:textId="77777777" w:rsidR="005D650E" w:rsidRPr="005D650E" w:rsidRDefault="005D650E" w:rsidP="005D650E">
      <w:pPr>
        <w:pStyle w:val="Literaturverzeichnis"/>
        <w:rPr>
          <w:rFonts w:cs="Calibri"/>
          <w:lang w:val="de-DE"/>
        </w:rPr>
      </w:pPr>
      <w:r w:rsidRPr="005D650E">
        <w:rPr>
          <w:rFonts w:cs="Calibri"/>
          <w:lang w:val="de-DE"/>
        </w:rPr>
        <w:t xml:space="preserve">Kounin, J. S. (2006). </w:t>
      </w:r>
      <w:r w:rsidRPr="005D650E">
        <w:rPr>
          <w:rFonts w:cs="Calibri"/>
          <w:i/>
          <w:iCs/>
          <w:lang w:val="de-DE"/>
        </w:rPr>
        <w:t>Techniken der Klassenführung</w:t>
      </w:r>
      <w:r w:rsidRPr="005D650E">
        <w:rPr>
          <w:rFonts w:cs="Calibri"/>
          <w:lang w:val="de-DE"/>
        </w:rPr>
        <w:t>. Waxmann Verlag.</w:t>
      </w:r>
    </w:p>
    <w:p w14:paraId="022335A4" w14:textId="77777777" w:rsidR="005D650E" w:rsidRPr="005D650E" w:rsidRDefault="005D650E" w:rsidP="005D650E">
      <w:pPr>
        <w:pStyle w:val="Literaturverzeichnis"/>
        <w:rPr>
          <w:rFonts w:cs="Calibri"/>
        </w:rPr>
      </w:pPr>
      <w:r w:rsidRPr="005D650E">
        <w:rPr>
          <w:rFonts w:cs="Calibri"/>
          <w:lang w:val="de-DE"/>
        </w:rPr>
        <w:t xml:space="preserve">Lohmann, G., &amp; Meyer, H. (2003). </w:t>
      </w:r>
      <w:r w:rsidRPr="005D650E">
        <w:rPr>
          <w:rFonts w:cs="Calibri"/>
          <w:i/>
          <w:iCs/>
          <w:lang w:val="de-DE"/>
        </w:rPr>
        <w:t>Mit Schülern klarkommen: Professioneller Umgang mit Unterrichtsstörungen und Disziplinkonflikten</w:t>
      </w:r>
      <w:r w:rsidRPr="005D650E">
        <w:rPr>
          <w:rFonts w:cs="Calibri"/>
          <w:lang w:val="de-DE"/>
        </w:rPr>
        <w:t xml:space="preserve">. </w:t>
      </w:r>
      <w:r w:rsidRPr="005D650E">
        <w:rPr>
          <w:rFonts w:cs="Calibri"/>
        </w:rPr>
        <w:t>Cornelsen-Scriptor.</w:t>
      </w:r>
    </w:p>
    <w:p w14:paraId="1BCD7480" w14:textId="77777777" w:rsidR="005D650E" w:rsidRPr="005D650E" w:rsidRDefault="005D650E" w:rsidP="005D650E">
      <w:pPr>
        <w:pStyle w:val="Literaturverzeichnis"/>
        <w:rPr>
          <w:rFonts w:cs="Calibri"/>
        </w:rPr>
      </w:pPr>
      <w:r w:rsidRPr="005D650E">
        <w:rPr>
          <w:rFonts w:cs="Calibri"/>
        </w:rPr>
        <w:t xml:space="preserve">Marzano, R. J. (2007). </w:t>
      </w:r>
      <w:r w:rsidRPr="005D650E">
        <w:rPr>
          <w:rFonts w:cs="Calibri"/>
          <w:i/>
          <w:iCs/>
        </w:rPr>
        <w:t>The Art and Science of Teaching: A Comprehensive Framework for Effective Instruction</w:t>
      </w:r>
      <w:r w:rsidRPr="005D650E">
        <w:rPr>
          <w:rFonts w:cs="Calibri"/>
        </w:rPr>
        <w:t>. ASCD.</w:t>
      </w:r>
    </w:p>
    <w:p w14:paraId="33FB1484" w14:textId="77777777" w:rsidR="005D650E" w:rsidRPr="005D650E" w:rsidRDefault="005D650E" w:rsidP="005D650E">
      <w:pPr>
        <w:pStyle w:val="Literaturverzeichnis"/>
        <w:rPr>
          <w:rFonts w:cs="Calibri"/>
        </w:rPr>
      </w:pPr>
      <w:r w:rsidRPr="005D650E">
        <w:rPr>
          <w:rFonts w:cs="Calibri"/>
        </w:rPr>
        <w:t xml:space="preserve">Onkhar, V., Dodou, D., &amp; de Winter, J. C. F. (2024). Evaluating the Tobii Pro Glasses 2 and 3 in static and dynamic conditions. </w:t>
      </w:r>
      <w:r w:rsidRPr="005D650E">
        <w:rPr>
          <w:rFonts w:cs="Calibri"/>
          <w:i/>
          <w:iCs/>
        </w:rPr>
        <w:t>Behavior Research Methods</w:t>
      </w:r>
      <w:r w:rsidRPr="005D650E">
        <w:rPr>
          <w:rFonts w:cs="Calibri"/>
        </w:rPr>
        <w:t xml:space="preserve">, </w:t>
      </w:r>
      <w:r w:rsidRPr="005D650E">
        <w:rPr>
          <w:rFonts w:cs="Calibri"/>
          <w:i/>
          <w:iCs/>
        </w:rPr>
        <w:t>56</w:t>
      </w:r>
      <w:r w:rsidRPr="005D650E">
        <w:rPr>
          <w:rFonts w:cs="Calibri"/>
        </w:rPr>
        <w:t>(5), 4221–4238. https://doi.org/10.3758/s13428-023-02173-7</w:t>
      </w:r>
    </w:p>
    <w:p w14:paraId="424ED768" w14:textId="77777777" w:rsidR="005D650E" w:rsidRPr="005D650E" w:rsidRDefault="005D650E" w:rsidP="005D650E">
      <w:pPr>
        <w:pStyle w:val="Literaturverzeichnis"/>
        <w:rPr>
          <w:rFonts w:cs="Calibri"/>
        </w:rPr>
      </w:pPr>
      <w:r w:rsidRPr="005D650E">
        <w:rPr>
          <w:rFonts w:cs="Calibri"/>
        </w:rPr>
        <w:t xml:space="preserve">RStudio Team. (2020). </w:t>
      </w:r>
      <w:r w:rsidRPr="005D650E">
        <w:rPr>
          <w:rFonts w:cs="Calibri"/>
          <w:i/>
          <w:iCs/>
        </w:rPr>
        <w:t>RStudio: Integrated Development Environment for R</w:t>
      </w:r>
      <w:r w:rsidRPr="005D650E">
        <w:rPr>
          <w:rFonts w:cs="Calibri"/>
        </w:rPr>
        <w:t>. RStudio, PBC.</w:t>
      </w:r>
    </w:p>
    <w:p w14:paraId="65AA873F" w14:textId="77777777" w:rsidR="005D650E" w:rsidRPr="005D650E" w:rsidRDefault="005D650E" w:rsidP="005D650E">
      <w:pPr>
        <w:pStyle w:val="Literaturverzeichnis"/>
        <w:rPr>
          <w:rFonts w:cs="Calibri"/>
        </w:rPr>
      </w:pPr>
      <w:r w:rsidRPr="005D650E">
        <w:rPr>
          <w:rFonts w:cs="Calibri"/>
          <w:lang w:val="de-DE"/>
        </w:rPr>
        <w:t xml:space="preserve">Rüedi, J. (2014). Zur Bedeutung positive Beziehungen für die Klassenführung und den Umgang mit Unterrichtsstörungen. </w:t>
      </w:r>
      <w:r w:rsidRPr="005D650E">
        <w:rPr>
          <w:rFonts w:cs="Calibri"/>
          <w:i/>
          <w:iCs/>
        </w:rPr>
        <w:t>Beziehungen in Schule Und Unterricht. Teil</w:t>
      </w:r>
      <w:r w:rsidRPr="005D650E">
        <w:rPr>
          <w:rFonts w:cs="Calibri"/>
        </w:rPr>
        <w:t xml:space="preserve">, </w:t>
      </w:r>
      <w:r w:rsidRPr="005D650E">
        <w:rPr>
          <w:rFonts w:cs="Calibri"/>
          <w:i/>
          <w:iCs/>
        </w:rPr>
        <w:t>3</w:t>
      </w:r>
      <w:r w:rsidRPr="005D650E">
        <w:rPr>
          <w:rFonts w:cs="Calibri"/>
        </w:rPr>
        <w:t>, 105–126.</w:t>
      </w:r>
    </w:p>
    <w:p w14:paraId="5A136D41" w14:textId="77777777" w:rsidR="005D650E" w:rsidRPr="005D650E" w:rsidRDefault="005D650E" w:rsidP="005D650E">
      <w:pPr>
        <w:pStyle w:val="Literaturverzeichnis"/>
        <w:rPr>
          <w:rFonts w:cs="Calibri"/>
        </w:rPr>
      </w:pPr>
      <w:r w:rsidRPr="005D650E">
        <w:rPr>
          <w:rFonts w:cs="Calibri"/>
        </w:rPr>
        <w:t xml:space="preserve">Sherin, M. G. (2007). The Development of Teachers’ Professional Vision in Video Clubs. In </w:t>
      </w:r>
      <w:r w:rsidRPr="005D650E">
        <w:rPr>
          <w:rFonts w:cs="Calibri"/>
          <w:i/>
          <w:iCs/>
        </w:rPr>
        <w:t>Video Research in the Learning Sciences</w:t>
      </w:r>
      <w:r w:rsidRPr="005D650E">
        <w:rPr>
          <w:rFonts w:cs="Calibri"/>
        </w:rPr>
        <w:t>. Routledge.</w:t>
      </w:r>
    </w:p>
    <w:p w14:paraId="365329A2" w14:textId="77777777" w:rsidR="005D650E" w:rsidRPr="005D650E" w:rsidRDefault="005D650E" w:rsidP="005D650E">
      <w:pPr>
        <w:pStyle w:val="Literaturverzeichnis"/>
        <w:rPr>
          <w:rFonts w:cs="Calibri"/>
        </w:rPr>
      </w:pPr>
      <w:r w:rsidRPr="005D650E">
        <w:rPr>
          <w:rFonts w:cs="Calibri"/>
        </w:rPr>
        <w:t xml:space="preserve">Tobii AB. (2024). </w:t>
      </w:r>
      <w:r w:rsidRPr="005D650E">
        <w:rPr>
          <w:rFonts w:cs="Calibri"/>
          <w:i/>
          <w:iCs/>
        </w:rPr>
        <w:t>Tobii Pro Lab User Manual v 24.21</w:t>
      </w:r>
      <w:r w:rsidRPr="005D650E">
        <w:rPr>
          <w:rFonts w:cs="Calibri"/>
        </w:rPr>
        <w:t>. https://go.tobii.com/tobii_pro_lab_user_manual</w:t>
      </w:r>
    </w:p>
    <w:p w14:paraId="2F710F95" w14:textId="77777777" w:rsidR="005D650E" w:rsidRPr="005D650E" w:rsidRDefault="005D650E" w:rsidP="005D650E">
      <w:pPr>
        <w:pStyle w:val="Literaturverzeichnis"/>
        <w:rPr>
          <w:rFonts w:cs="Calibri"/>
        </w:rPr>
      </w:pPr>
      <w:r w:rsidRPr="005D650E">
        <w:rPr>
          <w:rFonts w:cs="Calibri"/>
        </w:rPr>
        <w:t xml:space="preserve">Tucholka, I., &amp; Gold, B. (2025). Analysing classroom videos in teacher education—How different instructional settings promote student teachers’ professional vision of classroom management. </w:t>
      </w:r>
      <w:r w:rsidRPr="005D650E">
        <w:rPr>
          <w:rFonts w:cs="Calibri"/>
          <w:i/>
          <w:iCs/>
        </w:rPr>
        <w:t>Learning and Instruction</w:t>
      </w:r>
      <w:r w:rsidRPr="005D650E">
        <w:rPr>
          <w:rFonts w:cs="Calibri"/>
        </w:rPr>
        <w:t xml:space="preserve">, </w:t>
      </w:r>
      <w:r w:rsidRPr="005D650E">
        <w:rPr>
          <w:rFonts w:cs="Calibri"/>
          <w:i/>
          <w:iCs/>
        </w:rPr>
        <w:t>97</w:t>
      </w:r>
      <w:r w:rsidRPr="005D650E">
        <w:rPr>
          <w:rFonts w:cs="Calibri"/>
        </w:rPr>
        <w:t>, 102084. https://doi.org/10.1016/j.learninstruc.2025.102084</w:t>
      </w:r>
    </w:p>
    <w:p w14:paraId="1F6F97E7" w14:textId="77777777" w:rsidR="005D650E" w:rsidRPr="005D650E" w:rsidRDefault="005D650E" w:rsidP="005D650E">
      <w:pPr>
        <w:pStyle w:val="Literaturverzeichnis"/>
        <w:rPr>
          <w:rFonts w:cs="Calibri"/>
          <w:lang w:val="de-DE"/>
        </w:rPr>
      </w:pPr>
      <w:r w:rsidRPr="005D650E">
        <w:rPr>
          <w:rFonts w:cs="Calibri"/>
        </w:rPr>
        <w:t xml:space="preserve">Wickham, H. (2016). </w:t>
      </w:r>
      <w:r w:rsidRPr="005D650E">
        <w:rPr>
          <w:rFonts w:cs="Calibri"/>
          <w:i/>
          <w:iCs/>
        </w:rPr>
        <w:t>ggplot2: Elegant Graphics for Data Analysis</w:t>
      </w:r>
      <w:r w:rsidRPr="005D650E">
        <w:rPr>
          <w:rFonts w:cs="Calibri"/>
        </w:rPr>
        <w:t xml:space="preserve">. </w:t>
      </w:r>
      <w:r w:rsidRPr="005D650E">
        <w:rPr>
          <w:rFonts w:cs="Calibri"/>
          <w:lang w:val="de-DE"/>
        </w:rPr>
        <w:t>Springer-Verlag New York. https://doi.org/10.1007/978-0-387-98141-3</w:t>
      </w:r>
    </w:p>
    <w:p w14:paraId="17234B6B" w14:textId="77777777" w:rsidR="005D650E" w:rsidRPr="005D650E" w:rsidRDefault="005D650E" w:rsidP="005D650E">
      <w:pPr>
        <w:pStyle w:val="Literaturverzeichnis"/>
        <w:rPr>
          <w:rFonts w:cs="Calibri"/>
        </w:rPr>
      </w:pPr>
      <w:r w:rsidRPr="005D650E">
        <w:rPr>
          <w:rFonts w:cs="Calibri"/>
          <w:lang w:val="de-DE"/>
        </w:rPr>
        <w:lastRenderedPageBreak/>
        <w:t xml:space="preserve">Yamamoto, T., &amp; Imai-Matsumura, K. (2013). </w:t>
      </w:r>
      <w:r w:rsidRPr="005D650E">
        <w:rPr>
          <w:rFonts w:cs="Calibri"/>
        </w:rPr>
        <w:t xml:space="preserve">Teachers’ Gaze and Awareness of Students’ Behavior: Using An Eye Tracker. </w:t>
      </w:r>
      <w:r w:rsidRPr="005D650E">
        <w:rPr>
          <w:rFonts w:cs="Calibri"/>
          <w:i/>
          <w:iCs/>
        </w:rPr>
        <w:t>Comprehensive Psychology</w:t>
      </w:r>
      <w:r w:rsidRPr="005D650E">
        <w:rPr>
          <w:rFonts w:cs="Calibri"/>
        </w:rPr>
        <w:t xml:space="preserve">, </w:t>
      </w:r>
      <w:r w:rsidRPr="005D650E">
        <w:rPr>
          <w:rFonts w:cs="Calibri"/>
          <w:i/>
          <w:iCs/>
        </w:rPr>
        <w:t>2</w:t>
      </w:r>
      <w:r w:rsidRPr="005D650E">
        <w:rPr>
          <w:rFonts w:cs="Calibri"/>
        </w:rPr>
        <w:t>, 01.IT.2.6. https://doi.org/10.2466/01.IT.2.6</w:t>
      </w:r>
    </w:p>
    <w:p w14:paraId="4CCAF52A" w14:textId="6D34B584" w:rsidR="00BA71EF" w:rsidRPr="00D17F5E" w:rsidRDefault="00CB5001" w:rsidP="007C555E">
      <w:pPr>
        <w:ind w:firstLine="0"/>
        <w:rPr>
          <w:rFonts w:ascii="Times New Roman" w:hAnsi="Times New Roman" w:cs="Times New Roman"/>
          <w:color w:val="DBDBDB" w:themeColor="accent3" w:themeTint="66"/>
          <w:sz w:val="24"/>
          <w:szCs w:val="24"/>
        </w:rPr>
      </w:pPr>
      <w:r>
        <w:rPr>
          <w:rFonts w:ascii="Times New Roman" w:hAnsi="Times New Roman" w:cs="Times New Roman"/>
          <w:color w:val="DBDBDB" w:themeColor="accent3" w:themeTint="66"/>
          <w:sz w:val="24"/>
          <w:szCs w:val="24"/>
        </w:rPr>
        <w:fldChar w:fldCharType="end"/>
      </w:r>
    </w:p>
    <w:p w14:paraId="03DB06F3" w14:textId="77777777" w:rsidR="00BA71EF" w:rsidRPr="00D17F5E" w:rsidRDefault="00BA71EF">
      <w:pPr>
        <w:tabs>
          <w:tab w:val="clear" w:pos="3068"/>
        </w:tabs>
        <w:spacing w:after="160" w:line="259" w:lineRule="auto"/>
        <w:ind w:firstLine="0"/>
        <w:rPr>
          <w:rFonts w:ascii="Times New Roman" w:hAnsi="Times New Roman" w:cs="Times New Roman"/>
          <w:color w:val="DBDBDB" w:themeColor="accent3" w:themeTint="66"/>
          <w:sz w:val="24"/>
          <w:szCs w:val="24"/>
        </w:rPr>
      </w:pPr>
      <w:r w:rsidRPr="00D17F5E">
        <w:rPr>
          <w:rFonts w:ascii="Times New Roman" w:hAnsi="Times New Roman" w:cs="Times New Roman"/>
          <w:color w:val="DBDBDB" w:themeColor="accent3" w:themeTint="66"/>
          <w:sz w:val="24"/>
          <w:szCs w:val="24"/>
        </w:rPr>
        <w:br w:type="page"/>
      </w:r>
    </w:p>
    <w:p w14:paraId="3F636923" w14:textId="40ABCAD8" w:rsidR="00515ACD" w:rsidRPr="00671016" w:rsidRDefault="00515ACD" w:rsidP="00A24476">
      <w:pPr>
        <w:pStyle w:val="berschrift1"/>
        <w:rPr>
          <w:rFonts w:ascii="Times New Roman" w:hAnsi="Times New Roman" w:cs="Times New Roman"/>
          <w:sz w:val="24"/>
          <w:szCs w:val="24"/>
        </w:rPr>
      </w:pPr>
      <w:r w:rsidRPr="00671016">
        <w:rPr>
          <w:rFonts w:ascii="Times New Roman" w:hAnsi="Times New Roman" w:cs="Times New Roman"/>
          <w:sz w:val="24"/>
          <w:szCs w:val="24"/>
        </w:rPr>
        <w:lastRenderedPageBreak/>
        <w:t>Appendix</w:t>
      </w:r>
    </w:p>
    <w:p w14:paraId="3E288437" w14:textId="78A295A0" w:rsidR="003C2850" w:rsidRPr="00671016" w:rsidRDefault="003C2850" w:rsidP="007C555E">
      <w:pPr>
        <w:pStyle w:val="berschrift1"/>
        <w:jc w:val="left"/>
        <w:rPr>
          <w:rFonts w:ascii="Times New Roman" w:hAnsi="Times New Roman" w:cs="Times New Roman"/>
          <w:sz w:val="24"/>
          <w:szCs w:val="24"/>
        </w:rPr>
      </w:pPr>
      <w:r w:rsidRPr="00671016">
        <w:rPr>
          <w:rFonts w:ascii="Times New Roman" w:hAnsi="Times New Roman" w:cs="Times New Roman"/>
          <w:sz w:val="24"/>
          <w:szCs w:val="24"/>
        </w:rPr>
        <w:t>Appendix A</w:t>
      </w:r>
    </w:p>
    <w:p w14:paraId="20B51F4C" w14:textId="6F1E6473" w:rsidR="00A24476" w:rsidRDefault="00A24476" w:rsidP="00627FF9">
      <w:pPr>
        <w:tabs>
          <w:tab w:val="clear" w:pos="3068"/>
        </w:tabs>
        <w:spacing w:before="120"/>
        <w:ind w:firstLine="0"/>
        <w:rPr>
          <w:rFonts w:ascii="Times New Roman" w:eastAsia="Times New Roman" w:hAnsi="Times New Roman" w:cs="Times New Roman"/>
          <w:color w:val="000000"/>
          <w:sz w:val="24"/>
          <w:szCs w:val="24"/>
          <w:shd w:val="clear" w:color="auto" w:fill="auto"/>
          <w:lang w:eastAsia="de-DE"/>
        </w:rPr>
      </w:pPr>
      <w:r w:rsidRPr="00A24476">
        <w:rPr>
          <w:rFonts w:ascii="Times New Roman" w:eastAsia="Times New Roman" w:hAnsi="Times New Roman" w:cs="Times New Roman"/>
          <w:b/>
          <w:bCs/>
          <w:color w:val="000000"/>
          <w:sz w:val="24"/>
          <w:szCs w:val="24"/>
          <w:shd w:val="clear" w:color="auto" w:fill="auto"/>
          <w:lang w:eastAsia="de-DE"/>
        </w:rPr>
        <w:t>Eye-tracking apparatus and calibration</w:t>
      </w:r>
    </w:p>
    <w:p w14:paraId="3D349F34" w14:textId="77777777" w:rsidR="00A6369F" w:rsidRPr="00A6369F" w:rsidRDefault="00A6369F" w:rsidP="00A6369F">
      <w:pPr>
        <w:shd w:val="clear" w:color="auto" w:fill="FFFFFF"/>
        <w:spacing w:before="120"/>
        <w:rPr>
          <w:rFonts w:ascii="Times New Roman" w:eastAsia="Times New Roman" w:hAnsi="Times New Roman" w:cs="Times New Roman"/>
          <w:color w:val="000000" w:themeColor="text1"/>
          <w:sz w:val="24"/>
          <w:szCs w:val="24"/>
          <w:shd w:val="clear" w:color="auto" w:fill="auto"/>
          <w:lang w:eastAsia="de-DE"/>
        </w:rPr>
      </w:pPr>
      <w:r w:rsidRPr="00A6369F">
        <w:rPr>
          <w:rFonts w:ascii="Times New Roman" w:eastAsia="Times New Roman" w:hAnsi="Times New Roman" w:cs="Times New Roman"/>
          <w:color w:val="000000" w:themeColor="text1"/>
          <w:sz w:val="24"/>
          <w:szCs w:val="24"/>
          <w:shd w:val="clear" w:color="auto" w:fill="auto"/>
          <w:lang w:eastAsia="de-DE"/>
        </w:rPr>
        <w:t xml:space="preserve">Teachers wore a binocular </w:t>
      </w:r>
      <w:proofErr w:type="spellStart"/>
      <w:r w:rsidRPr="00A6369F">
        <w:rPr>
          <w:rFonts w:ascii="Times New Roman" w:eastAsia="Times New Roman" w:hAnsi="Times New Roman" w:cs="Times New Roman"/>
          <w:color w:val="000000" w:themeColor="text1"/>
          <w:sz w:val="24"/>
          <w:szCs w:val="24"/>
          <w:shd w:val="clear" w:color="auto" w:fill="auto"/>
          <w:lang w:eastAsia="de-DE"/>
        </w:rPr>
        <w:t>Tobii</w:t>
      </w:r>
      <w:proofErr w:type="spellEnd"/>
      <w:r w:rsidRPr="00A6369F">
        <w:rPr>
          <w:rFonts w:ascii="Times New Roman" w:eastAsia="Times New Roman" w:hAnsi="Times New Roman" w:cs="Times New Roman"/>
          <w:color w:val="000000" w:themeColor="text1"/>
          <w:sz w:val="24"/>
          <w:szCs w:val="24"/>
          <w:shd w:val="clear" w:color="auto" w:fill="auto"/>
          <w:lang w:eastAsia="de-DE"/>
        </w:rPr>
        <w:t xml:space="preserve"> Pro Glasses 2 eye-tracker during the micro-teaching unit to record eye-tracking data. The system consisted of a wearable head unit and a recording unit. The head unit was a measuring device with different sensors. A high-definition scene camera captured a full HD video of the teacher’s field of vision. An integrated microphone recorded surrounding sounds. Infrared light illuminators supported the eye-tracking sensors which recorded the eye orientation to capture the teacher’s gaze point. The videos were recorded with a sampling rate of 50 Hz in a video resolution of 1920 x 1080 at 25 frames per second. The scene camera had a field of view of 90 degrees in 16:9 format (82 degrees horizontal and 52 degrees vertical) and a frame dimension of 179 x 159 x 57 mm (width x depth x height). The recording unit is a compact computer that manages the head unit. It captures and saves eye-tracking data, audio, and scene camera footage on a removable SD memory card. </w:t>
      </w:r>
    </w:p>
    <w:p w14:paraId="26CC512E" w14:textId="02D18163" w:rsidR="00A6369F" w:rsidRPr="00A6369F" w:rsidRDefault="00371182" w:rsidP="00A6369F">
      <w:pPr>
        <w:shd w:val="clear" w:color="auto" w:fill="FFFFFF"/>
        <w:spacing w:before="120"/>
        <w:rPr>
          <w:rFonts w:ascii="Times New Roman" w:eastAsia="Times New Roman" w:hAnsi="Times New Roman" w:cs="Times New Roman"/>
          <w:color w:val="000000" w:themeColor="text1"/>
          <w:sz w:val="24"/>
          <w:szCs w:val="24"/>
          <w:shd w:val="clear" w:color="auto" w:fill="auto"/>
          <w:lang w:eastAsia="de-DE"/>
        </w:rPr>
      </w:pPr>
      <w:r w:rsidRPr="00371182">
        <w:rPr>
          <w:rFonts w:ascii="Times New Roman" w:eastAsia="Times New Roman" w:hAnsi="Times New Roman" w:cs="Times New Roman"/>
          <w:color w:val="000000" w:themeColor="text1"/>
          <w:sz w:val="24"/>
          <w:szCs w:val="24"/>
          <w:shd w:val="clear" w:color="auto" w:fill="auto"/>
          <w:lang w:eastAsia="de-DE"/>
        </w:rPr>
        <w:t xml:space="preserve">The evaluation of the calibration process followed the guidelines outlined in the </w:t>
      </w:r>
      <w:r w:rsidRPr="00371182">
        <w:rPr>
          <w:rFonts w:ascii="Times New Roman" w:eastAsia="Times New Roman" w:hAnsi="Times New Roman" w:cs="Times New Roman"/>
          <w:color w:val="000000" w:themeColor="text1"/>
          <w:sz w:val="24"/>
          <w:szCs w:val="24"/>
          <w:shd w:val="clear" w:color="auto" w:fill="auto"/>
          <w:lang w:eastAsia="de-DE"/>
        </w:rPr>
        <w:fldChar w:fldCharType="begin"/>
      </w:r>
      <w:r w:rsidRPr="00371182">
        <w:rPr>
          <w:rFonts w:ascii="Times New Roman" w:eastAsia="Times New Roman" w:hAnsi="Times New Roman" w:cs="Times New Roman"/>
          <w:color w:val="000000" w:themeColor="text1"/>
          <w:sz w:val="24"/>
          <w:szCs w:val="24"/>
          <w:shd w:val="clear" w:color="auto" w:fill="auto"/>
          <w:lang w:eastAsia="de-DE"/>
        </w:rPr>
        <w:instrText xml:space="preserve"> ADDIN ZOTERO_ITEM CSL_CITATION {"citationID":"XEszKuSX","properties":{"formattedCitation":"(Tobii AB, 2024)","plainCitation":"(Tobii AB, 2024)","dontUpdate":true,"noteIndex":0},"citationItems":[{"id":966,"uris":["http://zotero.org/groups/5349517/items/NEV3K4XP"],"itemData":{"id":966,"type":"webpage","title":"Tobii Pro Lab User Manual v 24.21","URL":"https://go.tobii.com/tobii_pro_lab_user_manual","author":[{"family":"Tobii AB","given":""}],"accessed":{"date-parts":[["2025",1,20]]},"issued":{"date-parts":[["2024"]]}}}],"schema":"https://github.com/citation-style-language/schema/raw/master/csl-citation.json"} </w:instrText>
      </w:r>
      <w:r w:rsidRPr="00371182">
        <w:rPr>
          <w:rFonts w:ascii="Times New Roman" w:eastAsia="Times New Roman" w:hAnsi="Times New Roman" w:cs="Times New Roman"/>
          <w:color w:val="000000" w:themeColor="text1"/>
          <w:sz w:val="24"/>
          <w:szCs w:val="24"/>
          <w:shd w:val="clear" w:color="auto" w:fill="auto"/>
          <w:lang w:eastAsia="de-DE"/>
        </w:rPr>
        <w:fldChar w:fldCharType="separate"/>
      </w:r>
      <w:r w:rsidRPr="00371182">
        <w:rPr>
          <w:rFonts w:ascii="Times New Roman" w:eastAsia="Times New Roman" w:hAnsi="Times New Roman" w:cs="Times New Roman"/>
          <w:color w:val="000000" w:themeColor="text1"/>
          <w:sz w:val="24"/>
          <w:szCs w:val="24"/>
          <w:shd w:val="clear" w:color="auto" w:fill="auto"/>
          <w:lang w:eastAsia="de-DE"/>
        </w:rPr>
        <w:t>Manual of Tobii AB (2024)</w:t>
      </w:r>
      <w:r w:rsidRPr="00371182">
        <w:rPr>
          <w:rFonts w:ascii="Times New Roman" w:eastAsia="Times New Roman" w:hAnsi="Times New Roman" w:cs="Times New Roman"/>
          <w:color w:val="000000" w:themeColor="text1"/>
          <w:sz w:val="24"/>
          <w:szCs w:val="24"/>
          <w:shd w:val="clear" w:color="auto" w:fill="auto"/>
          <w:lang w:eastAsia="de-DE"/>
        </w:rPr>
        <w:fldChar w:fldCharType="end"/>
      </w:r>
      <w:r w:rsidRPr="00371182">
        <w:rPr>
          <w:rFonts w:ascii="Times New Roman" w:eastAsia="Times New Roman" w:hAnsi="Times New Roman" w:cs="Times New Roman"/>
          <w:color w:val="000000" w:themeColor="text1"/>
          <w:sz w:val="24"/>
          <w:szCs w:val="24"/>
          <w:shd w:val="clear" w:color="auto" w:fill="auto"/>
          <w:lang w:eastAsia="de-DE"/>
        </w:rPr>
        <w:t xml:space="preserve"> and </w:t>
      </w:r>
      <w:r w:rsidRPr="00371182">
        <w:rPr>
          <w:rFonts w:ascii="Times New Roman" w:eastAsia="Times New Roman" w:hAnsi="Times New Roman" w:cs="Times New Roman"/>
          <w:color w:val="000000" w:themeColor="text1"/>
          <w:sz w:val="24"/>
          <w:szCs w:val="24"/>
          <w:shd w:val="clear" w:color="auto" w:fill="auto"/>
          <w:lang w:eastAsia="de-DE"/>
        </w:rPr>
        <w:fldChar w:fldCharType="begin"/>
      </w:r>
      <w:r w:rsidRPr="00371182">
        <w:rPr>
          <w:rFonts w:ascii="Times New Roman" w:eastAsia="Times New Roman" w:hAnsi="Times New Roman" w:cs="Times New Roman"/>
          <w:color w:val="000000" w:themeColor="text1"/>
          <w:sz w:val="24"/>
          <w:szCs w:val="24"/>
          <w:shd w:val="clear" w:color="auto" w:fill="auto"/>
          <w:lang w:eastAsia="de-DE"/>
        </w:rPr>
        <w:instrText xml:space="preserve"> ADDIN ZOTERO_ITEM CSL_CITATION {"citationID":"jsx14y40","properties":{"formattedCitation":"(Onkhar et al., 2024)","plainCitation":"(Onkhar et al., 2024)","dontUpdate":true,"noteIndex":0},"citationItems":[{"id":798,"uris":["http://zotero.org/groups/5349517/items/7RIMTD9H"],"itemData":{"id":798,"type":"article-journal","abstract":"Over the past few decades, there have been significant developments in eye-tracking technology, particularly in the domain of mobile, head-mounted devices. Nevertheless, questions remain regarding the accuracy of these eye-trackers during static and dynamic tasks. In light of this, we evaluated the performance of two widely used devices: Tobii Pro Glasses 2 and Tobii Pro Glasses 3. A total of 36 participants engaged in tasks under three dynamicity conditions. In the “seated with a chinrest” trial, only the eyes could be moved; in the “seated without a chinrest” trial, both the head and the eyes were free to move; and during the walking trial, participants walked along a straight path. During the seated trials, participants’ gaze was directed towards dots on a wall by means of audio instructions, whereas in the walking trial, participants maintained their gaze on a bullseye while walking towards it. Eye-tracker accuracy was determined using computer vision techniques to identify the target within the scene camera image. The findings showed that Tobii 3 outperformed Tobii 2 in terms of accuracy during the walking trials. Moreover, the results suggest that employing a chinrest in the case of head-mounted eye-trackers is counterproductive, as it necessitates larger eye eccentricities for target fixation, thereby compromising accuracy compared to not using a chinrest, which allows for head movement. Lastly, it was found that participants who reported higher workload demonstrated poorer eye-tracking accuracy. The current findings may be useful in the design of experiments that involve head-mounted eye-trackers.","container-title":"Behavior Research Methods","DOI":"10.3758/s13428-023-02173-7","ISSN":"1554-3528","issue":"5","journalAbbreviation":"Behav Res","language":"en","page":"4221-4238","source":"Springer Link","title":"Evaluating the Tobii Pro Glasses 2 and 3 in static and dynamic conditions","volume":"56","author":[{"family":"Onkhar","given":"V."},{"family":"Dodou","given":"D."},{"family":"Winter","given":"J. C. F.","non-dropping-particle":"de"}],"issued":{"date-parts":[["2024",8,1]]}}}],"schema":"https://github.com/citation-style-language/schema/raw/master/csl-citation.json"} </w:instrText>
      </w:r>
      <w:r w:rsidRPr="00371182">
        <w:rPr>
          <w:rFonts w:ascii="Times New Roman" w:eastAsia="Times New Roman" w:hAnsi="Times New Roman" w:cs="Times New Roman"/>
          <w:color w:val="000000" w:themeColor="text1"/>
          <w:sz w:val="24"/>
          <w:szCs w:val="24"/>
          <w:shd w:val="clear" w:color="auto" w:fill="auto"/>
          <w:lang w:eastAsia="de-DE"/>
        </w:rPr>
        <w:fldChar w:fldCharType="separate"/>
      </w:r>
      <w:r w:rsidRPr="00371182">
        <w:rPr>
          <w:rFonts w:ascii="Times New Roman" w:eastAsia="Times New Roman" w:hAnsi="Times New Roman" w:cs="Times New Roman"/>
          <w:color w:val="000000" w:themeColor="text1"/>
          <w:sz w:val="24"/>
          <w:szCs w:val="24"/>
          <w:shd w:val="clear" w:color="auto" w:fill="auto"/>
          <w:lang w:eastAsia="de-DE"/>
        </w:rPr>
        <w:t>Onkhar et al. (2024)</w:t>
      </w:r>
      <w:r w:rsidRPr="00371182">
        <w:rPr>
          <w:rFonts w:ascii="Times New Roman" w:eastAsia="Times New Roman" w:hAnsi="Times New Roman" w:cs="Times New Roman"/>
          <w:color w:val="000000" w:themeColor="text1"/>
          <w:sz w:val="24"/>
          <w:szCs w:val="24"/>
          <w:shd w:val="clear" w:color="auto" w:fill="auto"/>
          <w:lang w:eastAsia="de-DE"/>
        </w:rPr>
        <w:fldChar w:fldCharType="end"/>
      </w:r>
      <w:r w:rsidRPr="00371182">
        <w:rPr>
          <w:rFonts w:ascii="Times New Roman" w:eastAsia="Times New Roman" w:hAnsi="Times New Roman" w:cs="Times New Roman"/>
          <w:color w:val="000000" w:themeColor="text1"/>
          <w:sz w:val="24"/>
          <w:szCs w:val="24"/>
          <w:shd w:val="clear" w:color="auto" w:fill="auto"/>
          <w:lang w:eastAsia="de-DE"/>
        </w:rPr>
        <w:t xml:space="preserve"> for assessing calibration quality. </w:t>
      </w:r>
      <w:r w:rsidR="00A6369F" w:rsidRPr="00A6369F">
        <w:rPr>
          <w:rFonts w:ascii="Times New Roman" w:eastAsia="Times New Roman" w:hAnsi="Times New Roman" w:cs="Times New Roman"/>
          <w:color w:val="000000" w:themeColor="text1"/>
          <w:sz w:val="24"/>
          <w:szCs w:val="24"/>
          <w:shd w:val="clear" w:color="auto" w:fill="auto"/>
          <w:lang w:eastAsia="de-DE"/>
        </w:rPr>
        <w:t xml:space="preserve">Participants’ gaze was calibrated using a bullseye card that the participant held at arm’s length. A successful calibration was achieved when the participant’s gaze marker sufficiently overlapped with the bullseye for a specified </w:t>
      </w:r>
      <w:r w:rsidR="00D51BB8">
        <w:rPr>
          <w:rFonts w:ascii="Times New Roman" w:eastAsia="Times New Roman" w:hAnsi="Times New Roman" w:cs="Times New Roman"/>
          <w:color w:val="000000" w:themeColor="text1"/>
          <w:sz w:val="24"/>
          <w:szCs w:val="24"/>
          <w:shd w:val="clear" w:color="auto" w:fill="auto"/>
          <w:lang w:eastAsia="de-DE"/>
        </w:rPr>
        <w:t>time</w:t>
      </w:r>
      <w:r w:rsidR="00A6369F" w:rsidRPr="00A6369F">
        <w:rPr>
          <w:rFonts w:ascii="Times New Roman" w:eastAsia="Times New Roman" w:hAnsi="Times New Roman" w:cs="Times New Roman"/>
          <w:color w:val="000000" w:themeColor="text1"/>
          <w:sz w:val="24"/>
          <w:szCs w:val="24"/>
          <w:shd w:val="clear" w:color="auto" w:fill="auto"/>
          <w:lang w:eastAsia="de-DE"/>
        </w:rPr>
        <w:t xml:space="preserve">, based on criteria internally determined by the manufacturer’s software </w:t>
      </w:r>
      <w:r w:rsidR="00A6369F" w:rsidRPr="00A6369F">
        <w:rPr>
          <w:rFonts w:ascii="Times New Roman" w:eastAsia="Times New Roman" w:hAnsi="Times New Roman" w:cs="Times New Roman"/>
          <w:color w:val="000000" w:themeColor="text1"/>
          <w:sz w:val="24"/>
          <w:szCs w:val="24"/>
          <w:shd w:val="clear" w:color="auto" w:fill="auto"/>
          <w:lang w:eastAsia="de-DE"/>
        </w:rPr>
        <w:fldChar w:fldCharType="begin"/>
      </w:r>
      <w:r w:rsidR="00A6369F" w:rsidRPr="00A6369F">
        <w:rPr>
          <w:rFonts w:ascii="Times New Roman" w:eastAsia="Times New Roman" w:hAnsi="Times New Roman" w:cs="Times New Roman"/>
          <w:color w:val="000000" w:themeColor="text1"/>
          <w:sz w:val="24"/>
          <w:szCs w:val="24"/>
          <w:shd w:val="clear" w:color="auto" w:fill="auto"/>
          <w:lang w:eastAsia="de-DE"/>
        </w:rPr>
        <w:instrText xml:space="preserve"> ADDIN ZOTERO_ITEM CSL_CITATION {"citationID":"QK2rnapE","properties":{"formattedCitation":"(Tobii AB, 2024)","plainCitation":"(Tobii AB, 2024)","noteIndex":0},"citationItems":[{"id":966,"uris":["http://zotero.org/groups/5349517/items/NEV3K4XP"],"itemData":{"id":966,"type":"webpage","title":"Tobii Pro Lab User Manual v 24.21","URL":"https://go.tobii.com/tobii_pro_lab_user_manual","author":[{"family":"Tobii AB","given":""}],"accessed":{"date-parts":[["2025",1,20]]},"issued":{"date-parts":[["2024"]]}}}],"schema":"https://github.com/citation-style-language/schema/raw/master/csl-citation.json"} </w:instrText>
      </w:r>
      <w:r w:rsidR="00A6369F" w:rsidRPr="00A6369F">
        <w:rPr>
          <w:rFonts w:ascii="Times New Roman" w:eastAsia="Times New Roman" w:hAnsi="Times New Roman" w:cs="Times New Roman"/>
          <w:color w:val="000000" w:themeColor="text1"/>
          <w:sz w:val="24"/>
          <w:szCs w:val="24"/>
          <w:shd w:val="clear" w:color="auto" w:fill="auto"/>
          <w:lang w:eastAsia="de-DE"/>
        </w:rPr>
        <w:fldChar w:fldCharType="separate"/>
      </w:r>
      <w:r w:rsidR="00A6369F" w:rsidRPr="00A6369F">
        <w:rPr>
          <w:rFonts w:ascii="Times New Roman" w:eastAsia="Calibri" w:hAnsi="Times New Roman" w:cs="Times New Roman"/>
          <w:sz w:val="24"/>
          <w:shd w:val="clear" w:color="auto" w:fill="auto"/>
        </w:rPr>
        <w:t>(Tobii AB, 2024)</w:t>
      </w:r>
      <w:r w:rsidR="00A6369F" w:rsidRPr="00A6369F">
        <w:rPr>
          <w:rFonts w:ascii="Times New Roman" w:eastAsia="Times New Roman" w:hAnsi="Times New Roman" w:cs="Times New Roman"/>
          <w:color w:val="000000" w:themeColor="text1"/>
          <w:sz w:val="24"/>
          <w:szCs w:val="24"/>
          <w:shd w:val="clear" w:color="auto" w:fill="auto"/>
          <w:lang w:eastAsia="de-DE"/>
        </w:rPr>
        <w:fldChar w:fldCharType="end"/>
      </w:r>
      <w:r w:rsidR="00A6369F" w:rsidRPr="00A6369F">
        <w:rPr>
          <w:rFonts w:ascii="Times New Roman" w:eastAsia="Times New Roman" w:hAnsi="Times New Roman" w:cs="Times New Roman"/>
          <w:color w:val="000000" w:themeColor="text1"/>
          <w:sz w:val="24"/>
          <w:szCs w:val="24"/>
          <w:shd w:val="clear" w:color="auto" w:fill="auto"/>
          <w:lang w:eastAsia="de-DE"/>
        </w:rPr>
        <w:t xml:space="preserve">. All participants achieved successful calibration, and no participants were excluded due to calibration failure. The robustness of the calibration was further verified through a secondary nine-point calibration. During this step, participants were asked to read numbers from one to nine aloud and direct their gaze at specific fields corresponding to each </w:t>
      </w:r>
      <w:r w:rsidR="00A6369F" w:rsidRPr="00A6369F">
        <w:rPr>
          <w:rFonts w:ascii="Times New Roman" w:eastAsia="Times New Roman" w:hAnsi="Times New Roman" w:cs="Times New Roman"/>
          <w:color w:val="000000" w:themeColor="text1"/>
          <w:sz w:val="24"/>
          <w:szCs w:val="24"/>
          <w:shd w:val="clear" w:color="auto" w:fill="auto"/>
          <w:lang w:eastAsia="de-DE"/>
        </w:rPr>
        <w:lastRenderedPageBreak/>
        <w:t xml:space="preserve">number. The initial calibration </w:t>
      </w:r>
      <w:r w:rsidR="00D51BB8">
        <w:rPr>
          <w:rFonts w:ascii="Times New Roman" w:eastAsia="Times New Roman" w:hAnsi="Times New Roman" w:cs="Times New Roman"/>
          <w:color w:val="000000" w:themeColor="text1"/>
          <w:sz w:val="24"/>
          <w:szCs w:val="24"/>
          <w:shd w:val="clear" w:color="auto" w:fill="auto"/>
          <w:lang w:eastAsia="de-DE"/>
        </w:rPr>
        <w:t>was</w:t>
      </w:r>
      <w:r w:rsidR="00D51BB8" w:rsidRPr="00A6369F">
        <w:rPr>
          <w:rFonts w:ascii="Times New Roman" w:eastAsia="Times New Roman" w:hAnsi="Times New Roman" w:cs="Times New Roman"/>
          <w:color w:val="000000" w:themeColor="text1"/>
          <w:sz w:val="24"/>
          <w:szCs w:val="24"/>
          <w:shd w:val="clear" w:color="auto" w:fill="auto"/>
          <w:lang w:eastAsia="de-DE"/>
        </w:rPr>
        <w:t xml:space="preserve"> performed before </w:t>
      </w:r>
      <w:r w:rsidR="00A6369F" w:rsidRPr="00A6369F">
        <w:rPr>
          <w:rFonts w:ascii="Times New Roman" w:eastAsia="Times New Roman" w:hAnsi="Times New Roman" w:cs="Times New Roman"/>
          <w:color w:val="000000" w:themeColor="text1"/>
          <w:sz w:val="24"/>
          <w:szCs w:val="24"/>
          <w:shd w:val="clear" w:color="auto" w:fill="auto"/>
          <w:lang w:eastAsia="de-DE"/>
        </w:rPr>
        <w:t xml:space="preserve">and the verification </w:t>
      </w:r>
      <w:r w:rsidR="003E334B">
        <w:rPr>
          <w:rFonts w:ascii="Times New Roman" w:eastAsia="Times New Roman" w:hAnsi="Times New Roman" w:cs="Times New Roman"/>
          <w:color w:val="000000" w:themeColor="text1"/>
          <w:sz w:val="24"/>
          <w:szCs w:val="24"/>
          <w:shd w:val="clear" w:color="auto" w:fill="auto"/>
          <w:lang w:eastAsia="de-DE"/>
        </w:rPr>
        <w:t xml:space="preserve">calibration </w:t>
      </w:r>
      <w:r w:rsidR="00D51BB8">
        <w:rPr>
          <w:rFonts w:ascii="Times New Roman" w:eastAsia="Times New Roman" w:hAnsi="Times New Roman" w:cs="Times New Roman"/>
          <w:color w:val="000000" w:themeColor="text1"/>
          <w:sz w:val="24"/>
          <w:szCs w:val="24"/>
          <w:shd w:val="clear" w:color="auto" w:fill="auto"/>
          <w:lang w:eastAsia="de-DE"/>
        </w:rPr>
        <w:t xml:space="preserve">before </w:t>
      </w:r>
      <w:r w:rsidR="00A6369F" w:rsidRPr="00A6369F">
        <w:rPr>
          <w:rFonts w:ascii="Times New Roman" w:eastAsia="Times New Roman" w:hAnsi="Times New Roman" w:cs="Times New Roman"/>
          <w:color w:val="000000" w:themeColor="text1"/>
          <w:sz w:val="24"/>
          <w:szCs w:val="24"/>
          <w:shd w:val="clear" w:color="auto" w:fill="auto"/>
          <w:lang w:eastAsia="de-DE"/>
        </w:rPr>
        <w:t xml:space="preserve">and after each </w:t>
      </w:r>
      <w:r w:rsidR="00315A14">
        <w:rPr>
          <w:rFonts w:ascii="Times New Roman" w:eastAsia="Times New Roman" w:hAnsi="Times New Roman" w:cs="Times New Roman"/>
          <w:color w:val="000000" w:themeColor="text1"/>
          <w:sz w:val="24"/>
          <w:szCs w:val="24"/>
          <w:shd w:val="clear" w:color="auto" w:fill="auto"/>
          <w:lang w:eastAsia="de-DE"/>
        </w:rPr>
        <w:t>micro-teaching unit</w:t>
      </w:r>
      <w:r w:rsidR="00A6369F" w:rsidRPr="00A6369F">
        <w:rPr>
          <w:rFonts w:ascii="Times New Roman" w:eastAsia="Times New Roman" w:hAnsi="Times New Roman" w:cs="Times New Roman"/>
          <w:color w:val="000000" w:themeColor="text1"/>
          <w:sz w:val="24"/>
          <w:szCs w:val="24"/>
          <w:shd w:val="clear" w:color="auto" w:fill="auto"/>
          <w:lang w:eastAsia="de-DE"/>
        </w:rPr>
        <w:t>.</w:t>
      </w:r>
    </w:p>
    <w:p w14:paraId="158895C5" w14:textId="77777777" w:rsidR="00627FF9" w:rsidRDefault="00627FF9" w:rsidP="007C555E">
      <w:pPr>
        <w:ind w:firstLine="0"/>
        <w:rPr>
          <w:rFonts w:ascii="Times New Roman" w:hAnsi="Times New Roman" w:cs="Times New Roman"/>
          <w:b/>
          <w:bCs/>
          <w:sz w:val="24"/>
          <w:szCs w:val="24"/>
        </w:rPr>
      </w:pPr>
    </w:p>
    <w:p w14:paraId="2680D086" w14:textId="77777777" w:rsidR="00627FF9" w:rsidRDefault="00627FF9" w:rsidP="007C555E">
      <w:pPr>
        <w:ind w:firstLine="0"/>
        <w:rPr>
          <w:rFonts w:ascii="Times New Roman" w:hAnsi="Times New Roman" w:cs="Times New Roman"/>
          <w:b/>
          <w:bCs/>
          <w:sz w:val="24"/>
          <w:szCs w:val="24"/>
        </w:rPr>
      </w:pPr>
    </w:p>
    <w:p w14:paraId="5C49FB11" w14:textId="77777777" w:rsidR="00627FF9" w:rsidRDefault="00627FF9" w:rsidP="007C555E">
      <w:pPr>
        <w:ind w:firstLine="0"/>
        <w:rPr>
          <w:rFonts w:ascii="Times New Roman" w:hAnsi="Times New Roman" w:cs="Times New Roman"/>
          <w:b/>
          <w:bCs/>
          <w:sz w:val="24"/>
          <w:szCs w:val="24"/>
        </w:rPr>
      </w:pPr>
    </w:p>
    <w:p w14:paraId="150B8B26" w14:textId="77777777" w:rsidR="00627FF9" w:rsidRDefault="00627FF9" w:rsidP="007C555E">
      <w:pPr>
        <w:ind w:firstLine="0"/>
        <w:rPr>
          <w:rFonts w:ascii="Times New Roman" w:hAnsi="Times New Roman" w:cs="Times New Roman"/>
          <w:b/>
          <w:bCs/>
          <w:sz w:val="24"/>
          <w:szCs w:val="24"/>
        </w:rPr>
      </w:pPr>
    </w:p>
    <w:p w14:paraId="6FE02862" w14:textId="77777777" w:rsidR="00627FF9" w:rsidRDefault="00627FF9" w:rsidP="007C555E">
      <w:pPr>
        <w:ind w:firstLine="0"/>
        <w:rPr>
          <w:rFonts w:ascii="Times New Roman" w:hAnsi="Times New Roman" w:cs="Times New Roman"/>
          <w:b/>
          <w:bCs/>
          <w:sz w:val="24"/>
          <w:szCs w:val="24"/>
        </w:rPr>
      </w:pPr>
    </w:p>
    <w:p w14:paraId="38495ECC" w14:textId="77777777" w:rsidR="00627FF9" w:rsidRDefault="00627FF9" w:rsidP="007C555E">
      <w:pPr>
        <w:ind w:firstLine="0"/>
        <w:rPr>
          <w:rFonts w:ascii="Times New Roman" w:hAnsi="Times New Roman" w:cs="Times New Roman"/>
          <w:b/>
          <w:bCs/>
          <w:sz w:val="24"/>
          <w:szCs w:val="24"/>
        </w:rPr>
      </w:pPr>
    </w:p>
    <w:p w14:paraId="682D9C37" w14:textId="77777777" w:rsidR="00627FF9" w:rsidRDefault="00627FF9" w:rsidP="007C555E">
      <w:pPr>
        <w:ind w:firstLine="0"/>
        <w:rPr>
          <w:rFonts w:ascii="Times New Roman" w:hAnsi="Times New Roman" w:cs="Times New Roman"/>
          <w:b/>
          <w:bCs/>
          <w:sz w:val="24"/>
          <w:szCs w:val="24"/>
        </w:rPr>
      </w:pPr>
    </w:p>
    <w:p w14:paraId="74F51F00" w14:textId="77777777" w:rsidR="00627FF9" w:rsidRDefault="00627FF9" w:rsidP="007C555E">
      <w:pPr>
        <w:ind w:firstLine="0"/>
        <w:rPr>
          <w:rFonts w:ascii="Times New Roman" w:hAnsi="Times New Roman" w:cs="Times New Roman"/>
          <w:b/>
          <w:bCs/>
          <w:sz w:val="24"/>
          <w:szCs w:val="24"/>
        </w:rPr>
      </w:pPr>
    </w:p>
    <w:p w14:paraId="4B50E630" w14:textId="77777777" w:rsidR="00627FF9" w:rsidRDefault="00627FF9" w:rsidP="007C555E">
      <w:pPr>
        <w:ind w:firstLine="0"/>
        <w:rPr>
          <w:rFonts w:ascii="Times New Roman" w:hAnsi="Times New Roman" w:cs="Times New Roman"/>
          <w:b/>
          <w:bCs/>
          <w:sz w:val="24"/>
          <w:szCs w:val="24"/>
        </w:rPr>
      </w:pPr>
    </w:p>
    <w:p w14:paraId="61540A77" w14:textId="77777777" w:rsidR="00627FF9" w:rsidRDefault="00627FF9" w:rsidP="007C555E">
      <w:pPr>
        <w:ind w:firstLine="0"/>
        <w:rPr>
          <w:rFonts w:ascii="Times New Roman" w:hAnsi="Times New Roman" w:cs="Times New Roman"/>
          <w:b/>
          <w:bCs/>
          <w:sz w:val="24"/>
          <w:szCs w:val="24"/>
        </w:rPr>
      </w:pPr>
    </w:p>
    <w:p w14:paraId="6F8171BA" w14:textId="77777777" w:rsidR="00627FF9" w:rsidRDefault="00627FF9" w:rsidP="007C555E">
      <w:pPr>
        <w:ind w:firstLine="0"/>
        <w:rPr>
          <w:rFonts w:ascii="Times New Roman" w:hAnsi="Times New Roman" w:cs="Times New Roman"/>
          <w:b/>
          <w:bCs/>
          <w:sz w:val="24"/>
          <w:szCs w:val="24"/>
        </w:rPr>
      </w:pPr>
    </w:p>
    <w:p w14:paraId="72D95FF4" w14:textId="77777777" w:rsidR="00627FF9" w:rsidRDefault="00627FF9" w:rsidP="007C555E">
      <w:pPr>
        <w:ind w:firstLine="0"/>
        <w:rPr>
          <w:rFonts w:ascii="Times New Roman" w:hAnsi="Times New Roman" w:cs="Times New Roman"/>
          <w:b/>
          <w:bCs/>
          <w:sz w:val="24"/>
          <w:szCs w:val="24"/>
        </w:rPr>
      </w:pPr>
    </w:p>
    <w:p w14:paraId="602C397D" w14:textId="77777777" w:rsidR="00627FF9" w:rsidRDefault="00627FF9" w:rsidP="007C555E">
      <w:pPr>
        <w:ind w:firstLine="0"/>
        <w:rPr>
          <w:rFonts w:ascii="Times New Roman" w:hAnsi="Times New Roman" w:cs="Times New Roman"/>
          <w:b/>
          <w:bCs/>
          <w:sz w:val="24"/>
          <w:szCs w:val="24"/>
        </w:rPr>
      </w:pPr>
    </w:p>
    <w:p w14:paraId="5680DF27" w14:textId="77777777" w:rsidR="00627FF9" w:rsidRDefault="00627FF9" w:rsidP="007C555E">
      <w:pPr>
        <w:ind w:firstLine="0"/>
        <w:rPr>
          <w:rFonts w:ascii="Times New Roman" w:hAnsi="Times New Roman" w:cs="Times New Roman"/>
          <w:b/>
          <w:bCs/>
          <w:sz w:val="24"/>
          <w:szCs w:val="24"/>
        </w:rPr>
      </w:pPr>
    </w:p>
    <w:p w14:paraId="294F314E" w14:textId="77777777" w:rsidR="00627FF9" w:rsidRDefault="00627FF9" w:rsidP="007C555E">
      <w:pPr>
        <w:ind w:firstLine="0"/>
        <w:rPr>
          <w:rFonts w:ascii="Times New Roman" w:hAnsi="Times New Roman" w:cs="Times New Roman"/>
          <w:b/>
          <w:bCs/>
          <w:sz w:val="24"/>
          <w:szCs w:val="24"/>
        </w:rPr>
      </w:pPr>
    </w:p>
    <w:p w14:paraId="08AF7ABF" w14:textId="77777777" w:rsidR="00627FF9" w:rsidRDefault="00627FF9" w:rsidP="007C555E">
      <w:pPr>
        <w:ind w:firstLine="0"/>
        <w:rPr>
          <w:rFonts w:ascii="Times New Roman" w:hAnsi="Times New Roman" w:cs="Times New Roman"/>
          <w:b/>
          <w:bCs/>
          <w:sz w:val="24"/>
          <w:szCs w:val="24"/>
        </w:rPr>
      </w:pPr>
    </w:p>
    <w:p w14:paraId="7E107CA8" w14:textId="77777777" w:rsidR="00627FF9" w:rsidRDefault="00627FF9" w:rsidP="007C555E">
      <w:pPr>
        <w:ind w:firstLine="0"/>
        <w:rPr>
          <w:rFonts w:ascii="Times New Roman" w:hAnsi="Times New Roman" w:cs="Times New Roman"/>
          <w:b/>
          <w:bCs/>
          <w:sz w:val="24"/>
          <w:szCs w:val="24"/>
        </w:rPr>
      </w:pPr>
    </w:p>
    <w:p w14:paraId="4A484556" w14:textId="77777777" w:rsidR="00627FF9" w:rsidRDefault="00627FF9" w:rsidP="007C555E">
      <w:pPr>
        <w:ind w:firstLine="0"/>
        <w:rPr>
          <w:rFonts w:ascii="Times New Roman" w:hAnsi="Times New Roman" w:cs="Times New Roman"/>
          <w:b/>
          <w:bCs/>
          <w:sz w:val="24"/>
          <w:szCs w:val="24"/>
        </w:rPr>
      </w:pPr>
    </w:p>
    <w:p w14:paraId="7131CA40" w14:textId="77777777" w:rsidR="00627FF9" w:rsidRDefault="00627FF9" w:rsidP="007C555E">
      <w:pPr>
        <w:ind w:firstLine="0"/>
        <w:rPr>
          <w:rFonts w:ascii="Times New Roman" w:hAnsi="Times New Roman" w:cs="Times New Roman"/>
          <w:b/>
          <w:bCs/>
          <w:sz w:val="24"/>
          <w:szCs w:val="24"/>
        </w:rPr>
      </w:pPr>
    </w:p>
    <w:p w14:paraId="244190F6" w14:textId="77777777" w:rsidR="00627FF9" w:rsidRDefault="00627FF9" w:rsidP="007C555E">
      <w:pPr>
        <w:ind w:firstLine="0"/>
        <w:rPr>
          <w:rFonts w:ascii="Times New Roman" w:hAnsi="Times New Roman" w:cs="Times New Roman"/>
          <w:b/>
          <w:bCs/>
          <w:sz w:val="24"/>
          <w:szCs w:val="24"/>
        </w:rPr>
      </w:pPr>
    </w:p>
    <w:p w14:paraId="2AB0FE18" w14:textId="77777777" w:rsidR="00627FF9" w:rsidRDefault="00627FF9" w:rsidP="007C555E">
      <w:pPr>
        <w:ind w:firstLine="0"/>
        <w:rPr>
          <w:rFonts w:ascii="Times New Roman" w:hAnsi="Times New Roman" w:cs="Times New Roman"/>
          <w:b/>
          <w:bCs/>
          <w:sz w:val="24"/>
          <w:szCs w:val="24"/>
        </w:rPr>
      </w:pPr>
    </w:p>
    <w:p w14:paraId="63C52C18" w14:textId="6310A228" w:rsidR="00515ACD" w:rsidRPr="00671016" w:rsidRDefault="00515ACD" w:rsidP="007C555E">
      <w:pPr>
        <w:ind w:firstLine="0"/>
        <w:rPr>
          <w:rFonts w:ascii="Times New Roman" w:hAnsi="Times New Roman" w:cs="Times New Roman"/>
          <w:b/>
          <w:bCs/>
          <w:sz w:val="24"/>
          <w:szCs w:val="24"/>
        </w:rPr>
      </w:pPr>
      <w:r w:rsidRPr="00671016">
        <w:rPr>
          <w:rFonts w:ascii="Times New Roman" w:hAnsi="Times New Roman" w:cs="Times New Roman"/>
          <w:b/>
          <w:bCs/>
          <w:sz w:val="24"/>
          <w:szCs w:val="24"/>
        </w:rPr>
        <w:lastRenderedPageBreak/>
        <w:t xml:space="preserve">Table </w:t>
      </w:r>
      <w:r w:rsidR="00447B65" w:rsidRPr="00671016">
        <w:rPr>
          <w:rFonts w:ascii="Times New Roman" w:hAnsi="Times New Roman" w:cs="Times New Roman"/>
          <w:b/>
          <w:bCs/>
          <w:sz w:val="24"/>
          <w:szCs w:val="24"/>
        </w:rPr>
        <w:t>A1</w:t>
      </w:r>
      <w:r w:rsidRPr="00671016">
        <w:rPr>
          <w:rFonts w:ascii="Times New Roman" w:hAnsi="Times New Roman" w:cs="Times New Roman"/>
          <w:b/>
          <w:bCs/>
          <w:sz w:val="24"/>
          <w:szCs w:val="24"/>
        </w:rPr>
        <w:t xml:space="preserve"> </w:t>
      </w:r>
    </w:p>
    <w:p w14:paraId="1E398065" w14:textId="02F7A273" w:rsidR="00515ACD" w:rsidRPr="00671016" w:rsidRDefault="00515ACD" w:rsidP="007C555E">
      <w:pPr>
        <w:ind w:firstLine="0"/>
        <w:rPr>
          <w:rFonts w:ascii="Times New Roman" w:hAnsi="Times New Roman" w:cs="Times New Roman"/>
          <w:i/>
          <w:iCs/>
          <w:sz w:val="24"/>
          <w:szCs w:val="24"/>
        </w:rPr>
      </w:pPr>
      <w:r w:rsidRPr="00671016">
        <w:rPr>
          <w:rFonts w:ascii="Times New Roman" w:hAnsi="Times New Roman" w:cs="Times New Roman"/>
          <w:i/>
          <w:iCs/>
          <w:sz w:val="24"/>
          <w:szCs w:val="24"/>
        </w:rPr>
        <w:t xml:space="preserve">Classification </w:t>
      </w:r>
      <w:r w:rsidR="008831F4" w:rsidRPr="00671016">
        <w:rPr>
          <w:rFonts w:ascii="Times New Roman" w:hAnsi="Times New Roman" w:cs="Times New Roman"/>
          <w:i/>
          <w:iCs/>
          <w:sz w:val="24"/>
          <w:szCs w:val="24"/>
        </w:rPr>
        <w:t xml:space="preserve">of Nine Typical Classroom Disruptions According </w:t>
      </w:r>
      <w:r w:rsidR="005044FF" w:rsidRPr="00671016">
        <w:rPr>
          <w:rFonts w:ascii="Times New Roman" w:hAnsi="Times New Roman" w:cs="Times New Roman"/>
          <w:i/>
          <w:iCs/>
          <w:sz w:val="24"/>
          <w:szCs w:val="24"/>
        </w:rPr>
        <w:t>t</w:t>
      </w:r>
      <w:r w:rsidR="008831F4" w:rsidRPr="00671016">
        <w:rPr>
          <w:rFonts w:ascii="Times New Roman" w:hAnsi="Times New Roman" w:cs="Times New Roman"/>
          <w:i/>
          <w:iCs/>
          <w:sz w:val="24"/>
          <w:szCs w:val="24"/>
        </w:rPr>
        <w:t xml:space="preserve">o </w:t>
      </w:r>
      <w:r w:rsidR="001201BF" w:rsidRPr="00671016">
        <w:rPr>
          <w:rFonts w:ascii="Times New Roman" w:hAnsi="Times New Roman" w:cs="Times New Roman"/>
          <w:i/>
          <w:iCs/>
          <w:sz w:val="24"/>
          <w:szCs w:val="24"/>
        </w:rPr>
        <w:fldChar w:fldCharType="begin"/>
      </w:r>
      <w:r w:rsidR="00D574AA">
        <w:rPr>
          <w:rFonts w:ascii="Times New Roman" w:hAnsi="Times New Roman" w:cs="Times New Roman"/>
          <w:i/>
          <w:iCs/>
          <w:sz w:val="24"/>
          <w:szCs w:val="24"/>
        </w:rPr>
        <w:instrText xml:space="preserve"> ADDIN ZOTERO_ITEM CSL_CITATION {"citationID":"PM9x2qin","properties":{"formattedCitation":"(Lohmann &amp; Meyer, 2003)","plainCitation":"(Lohmann &amp; Meyer, 2003)","dontUpdate":true,"noteIndex":0},"citationItems":[{"id":803,"uris":["http://zotero.org/groups/5349517/items/W9DMGN77"],"itemData":{"id":803,"type":"book","publisher":"Cornelsen-Scriptor","title":"Mit Schülern klarkommen: Professioneller Umgang mit Unterrichtsstörungen und Disziplinkonflikten","author":[{"family":"Lohmann","given":"Gert"},{"family":"Meyer","given":"Hilbert"}],"issued":{"date-parts":[["2003"]]}}}],"schema":"https://github.com/citation-style-language/schema/raw/master/csl-citation.json"} </w:instrText>
      </w:r>
      <w:r w:rsidR="001201BF" w:rsidRPr="00671016">
        <w:rPr>
          <w:rFonts w:ascii="Times New Roman" w:hAnsi="Times New Roman" w:cs="Times New Roman"/>
          <w:i/>
          <w:iCs/>
          <w:sz w:val="24"/>
          <w:szCs w:val="24"/>
        </w:rPr>
        <w:fldChar w:fldCharType="separate"/>
      </w:r>
      <w:r w:rsidR="001201BF" w:rsidRPr="00671016">
        <w:rPr>
          <w:rFonts w:ascii="Times New Roman" w:hAnsi="Times New Roman" w:cs="Times New Roman"/>
          <w:i/>
          <w:iCs/>
          <w:sz w:val="24"/>
          <w:szCs w:val="24"/>
        </w:rPr>
        <w:t xml:space="preserve">Lohmann </w:t>
      </w:r>
      <w:r w:rsidR="008831F4" w:rsidRPr="00671016">
        <w:rPr>
          <w:rFonts w:ascii="Times New Roman" w:hAnsi="Times New Roman" w:cs="Times New Roman"/>
          <w:i/>
          <w:iCs/>
          <w:sz w:val="24"/>
          <w:szCs w:val="24"/>
        </w:rPr>
        <w:t xml:space="preserve">&amp; </w:t>
      </w:r>
      <w:r w:rsidR="001201BF" w:rsidRPr="00671016">
        <w:rPr>
          <w:rFonts w:ascii="Times New Roman" w:hAnsi="Times New Roman" w:cs="Times New Roman"/>
          <w:i/>
          <w:iCs/>
          <w:sz w:val="24"/>
          <w:szCs w:val="24"/>
        </w:rPr>
        <w:t xml:space="preserve">Meyer </w:t>
      </w:r>
      <w:r w:rsidR="008831F4" w:rsidRPr="00671016">
        <w:rPr>
          <w:rFonts w:ascii="Times New Roman" w:hAnsi="Times New Roman" w:cs="Times New Roman"/>
          <w:i/>
          <w:iCs/>
          <w:sz w:val="24"/>
          <w:szCs w:val="24"/>
        </w:rPr>
        <w:t>(2003)</w:t>
      </w:r>
      <w:r w:rsidR="001201BF" w:rsidRPr="00671016">
        <w:rPr>
          <w:rFonts w:ascii="Times New Roman" w:hAnsi="Times New Roman" w:cs="Times New Roman"/>
          <w:i/>
          <w:iCs/>
          <w:sz w:val="24"/>
          <w:szCs w:val="24"/>
        </w:rPr>
        <w:fldChar w:fldCharType="end"/>
      </w:r>
      <w:r w:rsidR="008831F4" w:rsidRPr="00671016">
        <w:rPr>
          <w:rFonts w:ascii="Times New Roman" w:hAnsi="Times New Roman" w:cs="Times New Roman"/>
          <w:i/>
          <w:iCs/>
          <w:sz w:val="24"/>
          <w:szCs w:val="24"/>
        </w:rPr>
        <w:t xml:space="preserve"> Performed </w:t>
      </w:r>
      <w:r w:rsidR="005044FF" w:rsidRPr="00671016">
        <w:rPr>
          <w:rFonts w:ascii="Times New Roman" w:hAnsi="Times New Roman" w:cs="Times New Roman"/>
          <w:i/>
          <w:iCs/>
          <w:sz w:val="24"/>
          <w:szCs w:val="24"/>
        </w:rPr>
        <w:t>i</w:t>
      </w:r>
      <w:r w:rsidR="008831F4" w:rsidRPr="00671016">
        <w:rPr>
          <w:rFonts w:ascii="Times New Roman" w:hAnsi="Times New Roman" w:cs="Times New Roman"/>
          <w:i/>
          <w:iCs/>
          <w:sz w:val="24"/>
          <w:szCs w:val="24"/>
        </w:rPr>
        <w:t xml:space="preserve">n The Micro-Teaching Unit </w:t>
      </w:r>
      <w:r w:rsidR="005044FF" w:rsidRPr="00671016">
        <w:rPr>
          <w:rFonts w:ascii="Times New Roman" w:hAnsi="Times New Roman" w:cs="Times New Roman"/>
          <w:i/>
          <w:iCs/>
          <w:sz w:val="24"/>
          <w:szCs w:val="24"/>
        </w:rPr>
        <w:t>b</w:t>
      </w:r>
      <w:r w:rsidR="008831F4" w:rsidRPr="00671016">
        <w:rPr>
          <w:rFonts w:ascii="Times New Roman" w:hAnsi="Times New Roman" w:cs="Times New Roman"/>
          <w:i/>
          <w:iCs/>
          <w:sz w:val="24"/>
          <w:szCs w:val="24"/>
        </w:rPr>
        <w:t>y Actors</w:t>
      </w:r>
    </w:p>
    <w:tbl>
      <w:tblPr>
        <w:tblStyle w:val="EinfacheTabelle2"/>
        <w:tblW w:w="5000" w:type="pct"/>
        <w:tblLook w:val="04A0" w:firstRow="1" w:lastRow="0" w:firstColumn="1" w:lastColumn="0" w:noHBand="0" w:noVBand="1"/>
      </w:tblPr>
      <w:tblGrid>
        <w:gridCol w:w="2724"/>
        <w:gridCol w:w="2920"/>
        <w:gridCol w:w="3716"/>
      </w:tblGrid>
      <w:tr w:rsidR="00671016" w:rsidRPr="00671016" w14:paraId="139B5445" w14:textId="77777777" w:rsidTr="009658DD">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55" w:type="pct"/>
            <w:tcBorders>
              <w:top w:val="single" w:sz="4" w:space="0" w:color="7F7F7F" w:themeColor="text1" w:themeTint="80"/>
              <w:left w:val="nil"/>
              <w:bottom w:val="single" w:sz="4" w:space="0" w:color="auto"/>
              <w:right w:val="nil"/>
            </w:tcBorders>
            <w:vAlign w:val="bottom"/>
            <w:hideMark/>
          </w:tcPr>
          <w:p w14:paraId="1EFF56D8" w14:textId="77777777" w:rsidR="00515ACD" w:rsidRPr="00671016" w:rsidRDefault="00515ACD" w:rsidP="007C555E">
            <w:pPr>
              <w:ind w:firstLine="0"/>
              <w:rPr>
                <w:rFonts w:ascii="Times New Roman" w:hAnsi="Times New Roman" w:cs="Times New Roman"/>
                <w:sz w:val="24"/>
                <w:szCs w:val="24"/>
                <w:lang w:val="de-DE"/>
              </w:rPr>
            </w:pPr>
            <w:r w:rsidRPr="00671016">
              <w:rPr>
                <w:rFonts w:ascii="Times New Roman" w:hAnsi="Times New Roman" w:cs="Times New Roman"/>
                <w:sz w:val="24"/>
                <w:szCs w:val="24"/>
              </w:rPr>
              <w:t>Verbal disruptions</w:t>
            </w:r>
          </w:p>
        </w:tc>
        <w:tc>
          <w:tcPr>
            <w:tcW w:w="1560" w:type="pct"/>
            <w:tcBorders>
              <w:top w:val="single" w:sz="4" w:space="0" w:color="7F7F7F" w:themeColor="text1" w:themeTint="80"/>
              <w:left w:val="nil"/>
              <w:bottom w:val="single" w:sz="4" w:space="0" w:color="auto"/>
              <w:right w:val="nil"/>
            </w:tcBorders>
            <w:vAlign w:val="bottom"/>
            <w:hideMark/>
          </w:tcPr>
          <w:p w14:paraId="44B36021" w14:textId="77777777" w:rsidR="00515ACD" w:rsidRPr="00671016" w:rsidRDefault="00515ACD" w:rsidP="007C555E">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de-DE"/>
              </w:rPr>
            </w:pPr>
            <w:r w:rsidRPr="00671016">
              <w:rPr>
                <w:rFonts w:ascii="Times New Roman" w:hAnsi="Times New Roman" w:cs="Times New Roman"/>
                <w:sz w:val="24"/>
                <w:szCs w:val="24"/>
              </w:rPr>
              <w:t>Physical disruptions</w:t>
            </w:r>
          </w:p>
        </w:tc>
        <w:tc>
          <w:tcPr>
            <w:tcW w:w="1985" w:type="pct"/>
            <w:tcBorders>
              <w:top w:val="single" w:sz="4" w:space="0" w:color="7F7F7F" w:themeColor="text1" w:themeTint="80"/>
              <w:left w:val="nil"/>
              <w:bottom w:val="single" w:sz="4" w:space="0" w:color="auto"/>
              <w:right w:val="nil"/>
            </w:tcBorders>
            <w:vAlign w:val="bottom"/>
            <w:hideMark/>
          </w:tcPr>
          <w:p w14:paraId="307BACA7" w14:textId="77777777" w:rsidR="00515ACD" w:rsidRPr="00671016" w:rsidRDefault="00515ACD" w:rsidP="007C555E">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1016">
              <w:rPr>
                <w:rFonts w:ascii="Times New Roman" w:hAnsi="Times New Roman" w:cs="Times New Roman"/>
                <w:sz w:val="24"/>
                <w:szCs w:val="24"/>
              </w:rPr>
              <w:t>Lack of eagerness to learn</w:t>
            </w:r>
          </w:p>
        </w:tc>
      </w:tr>
      <w:tr w:rsidR="00671016" w:rsidRPr="00671016" w14:paraId="4C86983E" w14:textId="77777777" w:rsidTr="009658D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55" w:type="pct"/>
            <w:tcBorders>
              <w:top w:val="single" w:sz="4" w:space="0" w:color="auto"/>
              <w:left w:val="nil"/>
              <w:bottom w:val="nil"/>
              <w:right w:val="nil"/>
            </w:tcBorders>
            <w:vAlign w:val="bottom"/>
            <w:hideMark/>
          </w:tcPr>
          <w:p w14:paraId="48FC8720" w14:textId="0F384CD5" w:rsidR="00515ACD" w:rsidRPr="00671016" w:rsidRDefault="00515ACD" w:rsidP="007C555E">
            <w:pPr>
              <w:ind w:firstLine="0"/>
              <w:rPr>
                <w:rFonts w:ascii="Times New Roman" w:hAnsi="Times New Roman" w:cs="Times New Roman"/>
                <w:b w:val="0"/>
                <w:bCs w:val="0"/>
                <w:sz w:val="24"/>
                <w:szCs w:val="24"/>
                <w:lang w:val="de-DE"/>
              </w:rPr>
            </w:pPr>
            <w:proofErr w:type="spellStart"/>
            <w:r w:rsidRPr="00671016">
              <w:rPr>
                <w:rFonts w:ascii="Times New Roman" w:hAnsi="Times New Roman" w:cs="Times New Roman"/>
                <w:b w:val="0"/>
                <w:bCs w:val="0"/>
                <w:sz w:val="24"/>
                <w:szCs w:val="24"/>
                <w:lang w:val="de-DE"/>
              </w:rPr>
              <w:t>Heckling</w:t>
            </w:r>
            <w:proofErr w:type="spellEnd"/>
          </w:p>
        </w:tc>
        <w:tc>
          <w:tcPr>
            <w:tcW w:w="1560" w:type="pct"/>
            <w:tcBorders>
              <w:top w:val="single" w:sz="4" w:space="0" w:color="auto"/>
              <w:left w:val="nil"/>
              <w:bottom w:val="nil"/>
              <w:right w:val="nil"/>
            </w:tcBorders>
            <w:vAlign w:val="bottom"/>
            <w:hideMark/>
          </w:tcPr>
          <w:p w14:paraId="1AD8A8F9" w14:textId="77777777" w:rsidR="00515ACD" w:rsidRPr="00671016" w:rsidRDefault="00515ACD" w:rsidP="007C555E">
            <w:pPr>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de-DE"/>
              </w:rPr>
            </w:pPr>
            <w:proofErr w:type="spellStart"/>
            <w:r w:rsidRPr="00671016">
              <w:rPr>
                <w:rFonts w:ascii="Times New Roman" w:hAnsi="Times New Roman" w:cs="Times New Roman"/>
                <w:sz w:val="24"/>
                <w:szCs w:val="24"/>
                <w:lang w:val="de-DE"/>
              </w:rPr>
              <w:t>Clicking</w:t>
            </w:r>
            <w:proofErr w:type="spellEnd"/>
            <w:r w:rsidRPr="00671016">
              <w:rPr>
                <w:rFonts w:ascii="Times New Roman" w:hAnsi="Times New Roman" w:cs="Times New Roman"/>
                <w:sz w:val="24"/>
                <w:szCs w:val="24"/>
                <w:lang w:val="de-DE"/>
              </w:rPr>
              <w:t xml:space="preserve"> </w:t>
            </w:r>
            <w:proofErr w:type="spellStart"/>
            <w:r w:rsidRPr="00671016">
              <w:rPr>
                <w:rFonts w:ascii="Times New Roman" w:hAnsi="Times New Roman" w:cs="Times New Roman"/>
                <w:sz w:val="24"/>
                <w:szCs w:val="24"/>
                <w:lang w:val="de-DE"/>
              </w:rPr>
              <w:t>pen</w:t>
            </w:r>
            <w:proofErr w:type="spellEnd"/>
          </w:p>
        </w:tc>
        <w:tc>
          <w:tcPr>
            <w:tcW w:w="1985" w:type="pct"/>
            <w:tcBorders>
              <w:top w:val="single" w:sz="4" w:space="0" w:color="auto"/>
              <w:left w:val="nil"/>
              <w:bottom w:val="nil"/>
              <w:right w:val="nil"/>
            </w:tcBorders>
            <w:vAlign w:val="bottom"/>
            <w:hideMark/>
          </w:tcPr>
          <w:p w14:paraId="04D723D7" w14:textId="77777777" w:rsidR="00515ACD" w:rsidRPr="00671016" w:rsidRDefault="00515ACD" w:rsidP="007C555E">
            <w:pPr>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de-DE"/>
              </w:rPr>
            </w:pPr>
            <w:r w:rsidRPr="00671016">
              <w:rPr>
                <w:rFonts w:ascii="Times New Roman" w:hAnsi="Times New Roman" w:cs="Times New Roman"/>
                <w:sz w:val="24"/>
                <w:szCs w:val="24"/>
                <w:lang w:val="de-DE"/>
              </w:rPr>
              <w:t xml:space="preserve">Looking at </w:t>
            </w:r>
            <w:proofErr w:type="spellStart"/>
            <w:r w:rsidRPr="00671016">
              <w:rPr>
                <w:rFonts w:ascii="Times New Roman" w:hAnsi="Times New Roman" w:cs="Times New Roman"/>
                <w:sz w:val="24"/>
                <w:szCs w:val="24"/>
                <w:lang w:val="de-DE"/>
              </w:rPr>
              <w:t>phone</w:t>
            </w:r>
            <w:proofErr w:type="spellEnd"/>
          </w:p>
        </w:tc>
      </w:tr>
      <w:tr w:rsidR="00671016" w:rsidRPr="00671016" w14:paraId="4814E46C" w14:textId="77777777" w:rsidTr="009658DD">
        <w:trPr>
          <w:trHeight w:val="600"/>
        </w:trPr>
        <w:tc>
          <w:tcPr>
            <w:cnfStyle w:val="001000000000" w:firstRow="0" w:lastRow="0" w:firstColumn="1" w:lastColumn="0" w:oddVBand="0" w:evenVBand="0" w:oddHBand="0" w:evenHBand="0" w:firstRowFirstColumn="0" w:firstRowLastColumn="0" w:lastRowFirstColumn="0" w:lastRowLastColumn="0"/>
            <w:tcW w:w="1455" w:type="pct"/>
            <w:tcBorders>
              <w:top w:val="nil"/>
              <w:left w:val="nil"/>
              <w:bottom w:val="nil"/>
              <w:right w:val="nil"/>
            </w:tcBorders>
            <w:vAlign w:val="bottom"/>
            <w:hideMark/>
          </w:tcPr>
          <w:p w14:paraId="628B51A5" w14:textId="77777777" w:rsidR="00515ACD" w:rsidRPr="00671016" w:rsidRDefault="00515ACD" w:rsidP="007C555E">
            <w:pPr>
              <w:ind w:firstLine="0"/>
              <w:rPr>
                <w:rFonts w:ascii="Times New Roman" w:hAnsi="Times New Roman" w:cs="Times New Roman"/>
                <w:b w:val="0"/>
                <w:bCs w:val="0"/>
                <w:sz w:val="24"/>
                <w:szCs w:val="24"/>
                <w:lang w:val="de-DE"/>
              </w:rPr>
            </w:pPr>
            <w:proofErr w:type="spellStart"/>
            <w:r w:rsidRPr="00671016">
              <w:rPr>
                <w:rFonts w:ascii="Times New Roman" w:hAnsi="Times New Roman" w:cs="Times New Roman"/>
                <w:b w:val="0"/>
                <w:bCs w:val="0"/>
                <w:sz w:val="24"/>
                <w:szCs w:val="24"/>
                <w:lang w:val="de-DE"/>
              </w:rPr>
              <w:t>Chatting</w:t>
            </w:r>
            <w:proofErr w:type="spellEnd"/>
          </w:p>
        </w:tc>
        <w:tc>
          <w:tcPr>
            <w:tcW w:w="1560" w:type="pct"/>
            <w:tcBorders>
              <w:top w:val="nil"/>
              <w:left w:val="nil"/>
              <w:bottom w:val="nil"/>
              <w:right w:val="nil"/>
            </w:tcBorders>
            <w:vAlign w:val="bottom"/>
            <w:hideMark/>
          </w:tcPr>
          <w:p w14:paraId="15C81FF4" w14:textId="77777777" w:rsidR="00515ACD" w:rsidRPr="00671016" w:rsidRDefault="00515ACD" w:rsidP="007C555E">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de-DE"/>
              </w:rPr>
            </w:pPr>
            <w:proofErr w:type="spellStart"/>
            <w:r w:rsidRPr="00671016">
              <w:rPr>
                <w:rFonts w:ascii="Times New Roman" w:hAnsi="Times New Roman" w:cs="Times New Roman"/>
                <w:sz w:val="24"/>
                <w:szCs w:val="24"/>
                <w:lang w:val="de-DE"/>
              </w:rPr>
              <w:t>Snipping</w:t>
            </w:r>
            <w:proofErr w:type="spellEnd"/>
            <w:r w:rsidRPr="00671016">
              <w:rPr>
                <w:rFonts w:ascii="Times New Roman" w:hAnsi="Times New Roman" w:cs="Times New Roman"/>
                <w:sz w:val="24"/>
                <w:szCs w:val="24"/>
                <w:lang w:val="de-DE"/>
              </w:rPr>
              <w:t xml:space="preserve"> </w:t>
            </w:r>
            <w:proofErr w:type="spellStart"/>
            <w:r w:rsidRPr="00671016">
              <w:rPr>
                <w:rFonts w:ascii="Times New Roman" w:hAnsi="Times New Roman" w:cs="Times New Roman"/>
                <w:sz w:val="24"/>
                <w:szCs w:val="24"/>
                <w:lang w:val="de-DE"/>
              </w:rPr>
              <w:t>hands</w:t>
            </w:r>
            <w:proofErr w:type="spellEnd"/>
          </w:p>
        </w:tc>
        <w:tc>
          <w:tcPr>
            <w:tcW w:w="1985" w:type="pct"/>
            <w:tcBorders>
              <w:top w:val="nil"/>
              <w:left w:val="nil"/>
              <w:bottom w:val="nil"/>
              <w:right w:val="nil"/>
            </w:tcBorders>
            <w:vAlign w:val="bottom"/>
            <w:hideMark/>
          </w:tcPr>
          <w:p w14:paraId="397E9487" w14:textId="77777777" w:rsidR="00515ACD" w:rsidRPr="00671016" w:rsidRDefault="00515ACD" w:rsidP="007C555E">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de-DE"/>
              </w:rPr>
            </w:pPr>
            <w:r w:rsidRPr="00671016">
              <w:rPr>
                <w:rFonts w:ascii="Times New Roman" w:hAnsi="Times New Roman" w:cs="Times New Roman"/>
                <w:sz w:val="24"/>
                <w:szCs w:val="24"/>
                <w:lang w:val="de-DE"/>
              </w:rPr>
              <w:t>Drawing</w:t>
            </w:r>
          </w:p>
        </w:tc>
      </w:tr>
      <w:tr w:rsidR="00671016" w:rsidRPr="00671016" w14:paraId="169DDC09" w14:textId="77777777" w:rsidTr="009658D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55" w:type="pct"/>
            <w:tcBorders>
              <w:top w:val="nil"/>
              <w:left w:val="nil"/>
              <w:bottom w:val="single" w:sz="4" w:space="0" w:color="auto"/>
              <w:right w:val="nil"/>
            </w:tcBorders>
            <w:vAlign w:val="bottom"/>
            <w:hideMark/>
          </w:tcPr>
          <w:p w14:paraId="648BD3DB" w14:textId="77777777" w:rsidR="00515ACD" w:rsidRPr="00671016" w:rsidRDefault="00515ACD" w:rsidP="007C555E">
            <w:pPr>
              <w:ind w:firstLine="0"/>
              <w:rPr>
                <w:rFonts w:ascii="Times New Roman" w:hAnsi="Times New Roman" w:cs="Times New Roman"/>
                <w:b w:val="0"/>
                <w:bCs w:val="0"/>
                <w:sz w:val="24"/>
                <w:szCs w:val="24"/>
                <w:lang w:val="de-DE"/>
              </w:rPr>
            </w:pPr>
            <w:proofErr w:type="spellStart"/>
            <w:r w:rsidRPr="00671016">
              <w:rPr>
                <w:rFonts w:ascii="Times New Roman" w:hAnsi="Times New Roman" w:cs="Times New Roman"/>
                <w:b w:val="0"/>
                <w:bCs w:val="0"/>
                <w:sz w:val="24"/>
                <w:szCs w:val="24"/>
                <w:lang w:val="de-DE"/>
              </w:rPr>
              <w:t>Whispering</w:t>
            </w:r>
            <w:proofErr w:type="spellEnd"/>
          </w:p>
        </w:tc>
        <w:tc>
          <w:tcPr>
            <w:tcW w:w="1560" w:type="pct"/>
            <w:tcBorders>
              <w:top w:val="nil"/>
              <w:left w:val="nil"/>
              <w:bottom w:val="single" w:sz="4" w:space="0" w:color="auto"/>
              <w:right w:val="nil"/>
            </w:tcBorders>
            <w:vAlign w:val="bottom"/>
            <w:hideMark/>
          </w:tcPr>
          <w:p w14:paraId="634B637B" w14:textId="77777777" w:rsidR="00515ACD" w:rsidRPr="00671016" w:rsidRDefault="00515ACD" w:rsidP="007C555E">
            <w:pPr>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de-DE"/>
              </w:rPr>
            </w:pPr>
            <w:proofErr w:type="spellStart"/>
            <w:r w:rsidRPr="00671016">
              <w:rPr>
                <w:rFonts w:ascii="Times New Roman" w:hAnsi="Times New Roman" w:cs="Times New Roman"/>
                <w:sz w:val="24"/>
                <w:szCs w:val="24"/>
                <w:lang w:val="de-DE"/>
              </w:rPr>
              <w:t>Drumming</w:t>
            </w:r>
            <w:proofErr w:type="spellEnd"/>
            <w:r w:rsidRPr="00671016">
              <w:rPr>
                <w:rFonts w:ascii="Times New Roman" w:hAnsi="Times New Roman" w:cs="Times New Roman"/>
                <w:sz w:val="24"/>
                <w:szCs w:val="24"/>
                <w:lang w:val="de-DE"/>
              </w:rPr>
              <w:t xml:space="preserve"> </w:t>
            </w:r>
            <w:proofErr w:type="spellStart"/>
            <w:r w:rsidRPr="00671016">
              <w:rPr>
                <w:rFonts w:ascii="Times New Roman" w:hAnsi="Times New Roman" w:cs="Times New Roman"/>
                <w:sz w:val="24"/>
                <w:szCs w:val="24"/>
                <w:lang w:val="de-DE"/>
              </w:rPr>
              <w:t>hands</w:t>
            </w:r>
            <w:proofErr w:type="spellEnd"/>
          </w:p>
        </w:tc>
        <w:tc>
          <w:tcPr>
            <w:tcW w:w="1985" w:type="pct"/>
            <w:tcBorders>
              <w:top w:val="nil"/>
              <w:left w:val="nil"/>
              <w:bottom w:val="single" w:sz="4" w:space="0" w:color="auto"/>
              <w:right w:val="nil"/>
            </w:tcBorders>
            <w:vAlign w:val="bottom"/>
            <w:hideMark/>
          </w:tcPr>
          <w:p w14:paraId="5E34473D" w14:textId="7DE84CD5" w:rsidR="00515ACD" w:rsidRPr="00671016" w:rsidRDefault="00515ACD" w:rsidP="007C555E">
            <w:pPr>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de-DE"/>
              </w:rPr>
            </w:pPr>
            <w:r w:rsidRPr="00671016">
              <w:rPr>
                <w:rFonts w:ascii="Times New Roman" w:hAnsi="Times New Roman" w:cs="Times New Roman"/>
                <w:sz w:val="24"/>
                <w:szCs w:val="24"/>
                <w:lang w:val="de-DE"/>
              </w:rPr>
              <w:t xml:space="preserve">Head on </w:t>
            </w:r>
            <w:proofErr w:type="spellStart"/>
            <w:r w:rsidRPr="00671016">
              <w:rPr>
                <w:rFonts w:ascii="Times New Roman" w:hAnsi="Times New Roman" w:cs="Times New Roman"/>
                <w:sz w:val="24"/>
                <w:szCs w:val="24"/>
                <w:lang w:val="de-DE"/>
              </w:rPr>
              <w:t>table</w:t>
            </w:r>
            <w:proofErr w:type="spellEnd"/>
          </w:p>
        </w:tc>
      </w:tr>
    </w:tbl>
    <w:p w14:paraId="410EF5D3" w14:textId="055C4B26" w:rsidR="00515ACD" w:rsidRPr="00671016" w:rsidRDefault="004079A1" w:rsidP="007C555E">
      <w:pPr>
        <w:spacing w:before="240" w:line="240" w:lineRule="auto"/>
        <w:ind w:firstLine="0"/>
        <w:rPr>
          <w:rFonts w:ascii="Times New Roman" w:hAnsi="Times New Roman" w:cs="Times New Roman"/>
          <w:i/>
          <w:iCs/>
          <w:szCs w:val="22"/>
        </w:rPr>
      </w:pPr>
      <w:r w:rsidRPr="00671016">
        <w:rPr>
          <w:rFonts w:ascii="Times New Roman" w:hAnsi="Times New Roman" w:cs="Times New Roman"/>
          <w:i/>
          <w:iCs/>
          <w:szCs w:val="22"/>
        </w:rPr>
        <w:t xml:space="preserve">Note. </w:t>
      </w:r>
      <w:r w:rsidRPr="00671016">
        <w:rPr>
          <w:rFonts w:ascii="Times New Roman" w:hAnsi="Times New Roman" w:cs="Times New Roman"/>
          <w:szCs w:val="22"/>
        </w:rPr>
        <w:t xml:space="preserve">Disruptions were classified based on the typology provided by </w:t>
      </w:r>
      <w:r w:rsidRPr="00671016">
        <w:rPr>
          <w:rFonts w:ascii="Times New Roman" w:hAnsi="Times New Roman" w:cs="Times New Roman"/>
          <w:szCs w:val="22"/>
        </w:rPr>
        <w:fldChar w:fldCharType="begin"/>
      </w:r>
      <w:r w:rsidR="00D574AA">
        <w:rPr>
          <w:rFonts w:ascii="Times New Roman" w:hAnsi="Times New Roman" w:cs="Times New Roman"/>
          <w:szCs w:val="22"/>
        </w:rPr>
        <w:instrText xml:space="preserve"> ADDIN ZOTERO_ITEM CSL_CITATION {"citationID":"g08ULVNG","properties":{"formattedCitation":"(Lohmann &amp; Meyer, 2003)","plainCitation":"(Lohmann &amp; Meyer, 2003)","dontUpdate":true,"noteIndex":0},"citationItems":[{"id":803,"uris":["http://zotero.org/groups/5349517/items/W9DMGN77"],"itemData":{"id":803,"type":"book","publisher":"Cornelsen-Scriptor","title":"Mit Schülern klarkommen: Professioneller Umgang mit Unterrichtsstörungen und Disziplinkonflikten","author":[{"family":"Lohmann","given":"Gert"},{"family":"Meyer","given":"Hilbert"}],"issued":{"date-parts":[["2003"]]}}}],"schema":"https://github.com/citation-style-language/schema/raw/master/csl-citation.json"} </w:instrText>
      </w:r>
      <w:r w:rsidRPr="00671016">
        <w:rPr>
          <w:rFonts w:ascii="Times New Roman" w:hAnsi="Times New Roman" w:cs="Times New Roman"/>
          <w:szCs w:val="22"/>
        </w:rPr>
        <w:fldChar w:fldCharType="separate"/>
      </w:r>
      <w:r w:rsidRPr="00671016">
        <w:rPr>
          <w:rFonts w:ascii="Times New Roman" w:hAnsi="Times New Roman" w:cs="Times New Roman"/>
          <w:szCs w:val="22"/>
        </w:rPr>
        <w:t>Lohmann &amp; Meyer (2003)</w:t>
      </w:r>
      <w:r w:rsidRPr="00671016">
        <w:rPr>
          <w:rFonts w:ascii="Times New Roman" w:hAnsi="Times New Roman" w:cs="Times New Roman"/>
          <w:szCs w:val="22"/>
        </w:rPr>
        <w:fldChar w:fldCharType="end"/>
      </w:r>
      <w:r w:rsidRPr="00671016">
        <w:rPr>
          <w:rFonts w:ascii="Times New Roman" w:hAnsi="Times New Roman" w:cs="Times New Roman"/>
          <w:i/>
          <w:iCs/>
          <w:szCs w:val="22"/>
        </w:rPr>
        <w:t xml:space="preserve">. </w:t>
      </w:r>
      <w:r w:rsidRPr="00671016">
        <w:rPr>
          <w:rFonts w:ascii="Times New Roman" w:hAnsi="Times New Roman" w:cs="Times New Roman"/>
          <w:szCs w:val="22"/>
        </w:rPr>
        <w:t>Categories include verbal, physical, and disengagement-related behaviors performed during the micro-teaching unit.</w:t>
      </w:r>
      <w:r w:rsidR="001F464C" w:rsidRPr="00671016">
        <w:rPr>
          <w:rFonts w:ascii="Times New Roman" w:hAnsi="Times New Roman" w:cs="Times New Roman"/>
          <w:szCs w:val="22"/>
        </w:rPr>
        <w:t xml:space="preserve"> The order of the performing actors and the disruptions was fully balanced using Latin squares.</w:t>
      </w:r>
    </w:p>
    <w:p w14:paraId="75F96E19" w14:textId="77777777" w:rsidR="00515ACD" w:rsidRPr="00B76258" w:rsidRDefault="00515ACD" w:rsidP="007C555E">
      <w:pPr>
        <w:ind w:firstLine="0"/>
        <w:rPr>
          <w:rFonts w:ascii="Times New Roman" w:hAnsi="Times New Roman" w:cs="Times New Roman"/>
          <w:b/>
          <w:bCs/>
          <w:color w:val="DBDBDB" w:themeColor="accent3" w:themeTint="66"/>
          <w:sz w:val="24"/>
          <w:szCs w:val="24"/>
        </w:rPr>
      </w:pPr>
    </w:p>
    <w:p w14:paraId="771A2F4D" w14:textId="77777777" w:rsidR="00447B65" w:rsidRPr="00B76258" w:rsidRDefault="00447B65" w:rsidP="007C555E">
      <w:pPr>
        <w:ind w:firstLine="0"/>
        <w:rPr>
          <w:rFonts w:ascii="Times New Roman" w:hAnsi="Times New Roman" w:cs="Times New Roman"/>
          <w:b/>
          <w:bCs/>
          <w:color w:val="DBDBDB" w:themeColor="accent3" w:themeTint="66"/>
          <w:sz w:val="24"/>
          <w:szCs w:val="24"/>
        </w:rPr>
      </w:pPr>
    </w:p>
    <w:p w14:paraId="7C9CA87B" w14:textId="77777777" w:rsidR="00447B65" w:rsidRPr="00B76258" w:rsidRDefault="00447B65" w:rsidP="007C555E">
      <w:pPr>
        <w:ind w:firstLine="0"/>
        <w:rPr>
          <w:rFonts w:ascii="Times New Roman" w:hAnsi="Times New Roman" w:cs="Times New Roman"/>
          <w:b/>
          <w:bCs/>
          <w:color w:val="DBDBDB" w:themeColor="accent3" w:themeTint="66"/>
          <w:sz w:val="24"/>
          <w:szCs w:val="24"/>
        </w:rPr>
      </w:pPr>
    </w:p>
    <w:p w14:paraId="73947B36" w14:textId="77777777" w:rsidR="00447B65" w:rsidRPr="00B76258" w:rsidRDefault="00447B65" w:rsidP="007C555E">
      <w:pPr>
        <w:ind w:firstLine="0"/>
        <w:rPr>
          <w:rFonts w:ascii="Times New Roman" w:hAnsi="Times New Roman" w:cs="Times New Roman"/>
          <w:b/>
          <w:bCs/>
          <w:color w:val="DBDBDB" w:themeColor="accent3" w:themeTint="66"/>
          <w:sz w:val="24"/>
          <w:szCs w:val="24"/>
        </w:rPr>
      </w:pPr>
    </w:p>
    <w:p w14:paraId="34D46CEF" w14:textId="480BAAEE" w:rsidR="00447B65" w:rsidRPr="00B76258" w:rsidRDefault="00447B65" w:rsidP="007C555E">
      <w:pPr>
        <w:ind w:firstLine="0"/>
        <w:rPr>
          <w:rFonts w:ascii="Times New Roman" w:hAnsi="Times New Roman" w:cs="Times New Roman"/>
          <w:b/>
          <w:bCs/>
          <w:color w:val="DBDBDB" w:themeColor="accent3" w:themeTint="66"/>
          <w:sz w:val="24"/>
          <w:szCs w:val="24"/>
        </w:rPr>
      </w:pPr>
    </w:p>
    <w:p w14:paraId="02A93B11" w14:textId="77777777" w:rsidR="00B51FFE" w:rsidRPr="00B76258" w:rsidRDefault="00B51FFE" w:rsidP="007C555E">
      <w:pPr>
        <w:ind w:firstLine="0"/>
        <w:rPr>
          <w:rFonts w:ascii="Times New Roman" w:hAnsi="Times New Roman" w:cs="Times New Roman"/>
          <w:b/>
          <w:bCs/>
          <w:color w:val="DBDBDB" w:themeColor="accent3" w:themeTint="66"/>
          <w:sz w:val="24"/>
          <w:szCs w:val="24"/>
        </w:rPr>
      </w:pPr>
    </w:p>
    <w:p w14:paraId="158C90D7" w14:textId="77777777" w:rsidR="00447B65" w:rsidRPr="00B76258" w:rsidRDefault="00447B65" w:rsidP="007C555E">
      <w:pPr>
        <w:ind w:firstLine="0"/>
        <w:rPr>
          <w:rFonts w:ascii="Times New Roman" w:hAnsi="Times New Roman" w:cs="Times New Roman"/>
          <w:b/>
          <w:bCs/>
          <w:color w:val="DBDBDB" w:themeColor="accent3" w:themeTint="66"/>
          <w:sz w:val="24"/>
          <w:szCs w:val="24"/>
        </w:rPr>
      </w:pPr>
    </w:p>
    <w:p w14:paraId="497ED838" w14:textId="77777777" w:rsidR="00447B65" w:rsidRDefault="00447B65" w:rsidP="007C555E">
      <w:pPr>
        <w:ind w:firstLine="0"/>
        <w:rPr>
          <w:rFonts w:ascii="Times New Roman" w:hAnsi="Times New Roman" w:cs="Times New Roman"/>
          <w:b/>
          <w:bCs/>
          <w:color w:val="DBDBDB" w:themeColor="accent3" w:themeTint="66"/>
          <w:sz w:val="24"/>
          <w:szCs w:val="24"/>
        </w:rPr>
      </w:pPr>
    </w:p>
    <w:p w14:paraId="0082C7E2" w14:textId="77777777" w:rsidR="001246F9" w:rsidRDefault="001246F9" w:rsidP="007C555E">
      <w:pPr>
        <w:ind w:firstLine="0"/>
        <w:rPr>
          <w:rFonts w:ascii="Times New Roman" w:hAnsi="Times New Roman" w:cs="Times New Roman"/>
          <w:b/>
          <w:bCs/>
          <w:color w:val="DBDBDB" w:themeColor="accent3" w:themeTint="66"/>
          <w:sz w:val="24"/>
          <w:szCs w:val="24"/>
        </w:rPr>
      </w:pPr>
    </w:p>
    <w:p w14:paraId="5160A91C" w14:textId="77777777" w:rsidR="001246F9" w:rsidRPr="00B76258" w:rsidRDefault="001246F9" w:rsidP="007C555E">
      <w:pPr>
        <w:ind w:firstLine="0"/>
        <w:rPr>
          <w:rFonts w:ascii="Times New Roman" w:hAnsi="Times New Roman" w:cs="Times New Roman"/>
          <w:b/>
          <w:bCs/>
          <w:color w:val="DBDBDB" w:themeColor="accent3" w:themeTint="66"/>
          <w:sz w:val="24"/>
          <w:szCs w:val="24"/>
        </w:rPr>
      </w:pPr>
    </w:p>
    <w:p w14:paraId="1C7C0A53" w14:textId="77777777" w:rsidR="00447B65" w:rsidRPr="00B76258" w:rsidRDefault="00447B65" w:rsidP="007C555E">
      <w:pPr>
        <w:ind w:firstLine="0"/>
        <w:rPr>
          <w:rFonts w:ascii="Times New Roman" w:hAnsi="Times New Roman" w:cs="Times New Roman"/>
          <w:b/>
          <w:bCs/>
          <w:color w:val="DBDBDB" w:themeColor="accent3" w:themeTint="66"/>
          <w:sz w:val="24"/>
          <w:szCs w:val="24"/>
        </w:rPr>
      </w:pPr>
    </w:p>
    <w:p w14:paraId="532B697F" w14:textId="77777777" w:rsidR="00447B65" w:rsidRPr="00B76258" w:rsidRDefault="00447B65" w:rsidP="007C555E">
      <w:pPr>
        <w:ind w:firstLine="0"/>
        <w:rPr>
          <w:rFonts w:ascii="Times New Roman" w:hAnsi="Times New Roman" w:cs="Times New Roman"/>
          <w:b/>
          <w:bCs/>
          <w:color w:val="DBDBDB" w:themeColor="accent3" w:themeTint="66"/>
          <w:sz w:val="24"/>
          <w:szCs w:val="24"/>
        </w:rPr>
      </w:pPr>
    </w:p>
    <w:p w14:paraId="455E302D" w14:textId="77777777" w:rsidR="003E334B" w:rsidRDefault="003E334B">
      <w:pPr>
        <w:tabs>
          <w:tab w:val="clear" w:pos="3068"/>
        </w:tabs>
        <w:spacing w:after="160" w:line="259" w:lineRule="auto"/>
        <w:ind w:firstLine="0"/>
        <w:rPr>
          <w:rFonts w:ascii="Times New Roman" w:hAnsi="Times New Roman" w:cs="Times New Roman"/>
          <w:b/>
          <w:sz w:val="24"/>
          <w:szCs w:val="24"/>
        </w:rPr>
      </w:pPr>
      <w:r>
        <w:rPr>
          <w:rFonts w:ascii="Times New Roman" w:hAnsi="Times New Roman" w:cs="Times New Roman"/>
          <w:sz w:val="24"/>
          <w:szCs w:val="24"/>
        </w:rPr>
        <w:br w:type="page"/>
      </w:r>
    </w:p>
    <w:p w14:paraId="01F92754" w14:textId="27CB829B" w:rsidR="00980054" w:rsidRPr="00671016" w:rsidRDefault="00980054" w:rsidP="007C555E">
      <w:pPr>
        <w:pStyle w:val="berschrift1"/>
        <w:jc w:val="left"/>
        <w:rPr>
          <w:rFonts w:ascii="Times New Roman" w:hAnsi="Times New Roman" w:cs="Times New Roman"/>
          <w:sz w:val="24"/>
          <w:szCs w:val="24"/>
        </w:rPr>
      </w:pPr>
      <w:r w:rsidRPr="00671016">
        <w:rPr>
          <w:rFonts w:ascii="Times New Roman" w:hAnsi="Times New Roman" w:cs="Times New Roman"/>
          <w:sz w:val="24"/>
          <w:szCs w:val="24"/>
        </w:rPr>
        <w:lastRenderedPageBreak/>
        <w:t>Appendix B</w:t>
      </w:r>
    </w:p>
    <w:p w14:paraId="48BBC7C2" w14:textId="0C889EE7" w:rsidR="00447B65" w:rsidRPr="00671016" w:rsidRDefault="00980054" w:rsidP="007C555E">
      <w:pPr>
        <w:pStyle w:val="berschrift1"/>
        <w:jc w:val="left"/>
        <w:rPr>
          <w:rFonts w:ascii="Times New Roman" w:hAnsi="Times New Roman" w:cs="Times New Roman"/>
          <w:sz w:val="24"/>
          <w:szCs w:val="24"/>
        </w:rPr>
      </w:pPr>
      <w:r w:rsidRPr="00671016">
        <w:rPr>
          <w:rFonts w:ascii="Times New Roman" w:hAnsi="Times New Roman" w:cs="Times New Roman"/>
          <w:sz w:val="24"/>
          <w:szCs w:val="24"/>
        </w:rPr>
        <w:t xml:space="preserve">Laboratory </w:t>
      </w:r>
      <w:r w:rsidR="009F7567" w:rsidRPr="00671016">
        <w:rPr>
          <w:rFonts w:ascii="Times New Roman" w:hAnsi="Times New Roman" w:cs="Times New Roman"/>
          <w:sz w:val="24"/>
          <w:szCs w:val="24"/>
        </w:rPr>
        <w:t>Setting of The Study</w:t>
      </w:r>
    </w:p>
    <w:p w14:paraId="7D01BC19" w14:textId="1B1D577E" w:rsidR="00515ACD" w:rsidRPr="00671016" w:rsidRDefault="00515ACD" w:rsidP="007C555E">
      <w:pPr>
        <w:ind w:firstLine="0"/>
        <w:rPr>
          <w:rFonts w:ascii="Times New Roman" w:hAnsi="Times New Roman" w:cs="Times New Roman"/>
          <w:b/>
          <w:bCs/>
          <w:sz w:val="24"/>
          <w:szCs w:val="24"/>
        </w:rPr>
      </w:pPr>
      <w:r w:rsidRPr="00671016">
        <w:rPr>
          <w:rFonts w:ascii="Times New Roman" w:hAnsi="Times New Roman" w:cs="Times New Roman"/>
          <w:b/>
          <w:bCs/>
          <w:sz w:val="24"/>
          <w:szCs w:val="24"/>
        </w:rPr>
        <w:t xml:space="preserve">Figure </w:t>
      </w:r>
      <w:r w:rsidR="00980054" w:rsidRPr="00671016">
        <w:rPr>
          <w:rFonts w:ascii="Times New Roman" w:hAnsi="Times New Roman" w:cs="Times New Roman"/>
          <w:b/>
          <w:bCs/>
          <w:sz w:val="24"/>
          <w:szCs w:val="24"/>
        </w:rPr>
        <w:t>B1</w:t>
      </w:r>
    </w:p>
    <w:p w14:paraId="20872C0F" w14:textId="384CED5D" w:rsidR="00515ACD" w:rsidRPr="00671016" w:rsidRDefault="00515ACD" w:rsidP="007C555E">
      <w:pPr>
        <w:ind w:firstLine="0"/>
        <w:rPr>
          <w:rFonts w:ascii="Times New Roman" w:hAnsi="Times New Roman" w:cs="Times New Roman"/>
          <w:sz w:val="24"/>
          <w:szCs w:val="24"/>
        </w:rPr>
      </w:pPr>
      <w:r w:rsidRPr="00671016">
        <w:rPr>
          <w:rFonts w:ascii="Times New Roman" w:hAnsi="Times New Roman" w:cs="Times New Roman"/>
          <w:i/>
          <w:iCs/>
          <w:sz w:val="24"/>
          <w:szCs w:val="24"/>
        </w:rPr>
        <w:t xml:space="preserve">Laboratory </w:t>
      </w:r>
      <w:r w:rsidR="009F7567" w:rsidRPr="00671016">
        <w:rPr>
          <w:rFonts w:ascii="Times New Roman" w:hAnsi="Times New Roman" w:cs="Times New Roman"/>
          <w:i/>
          <w:iCs/>
          <w:sz w:val="24"/>
          <w:szCs w:val="24"/>
        </w:rPr>
        <w:t xml:space="preserve">Setting of The Micro-Teaching Unit. </w:t>
      </w:r>
      <w:r w:rsidRPr="00671016">
        <w:rPr>
          <w:rFonts w:ascii="Times New Roman" w:hAnsi="Times New Roman" w:cs="Times New Roman"/>
          <w:i/>
          <w:noProof/>
          <w:sz w:val="24"/>
          <w:szCs w:val="24"/>
          <w:lang w:val="de-DE"/>
        </w:rPr>
        <w:drawing>
          <wp:inline distT="0" distB="0" distL="0" distR="0" wp14:anchorId="79E2D4B5" wp14:editId="6F741BDB">
            <wp:extent cx="5758180" cy="3314700"/>
            <wp:effectExtent l="19050" t="19050" r="13970" b="19050"/>
            <wp:docPr id="15" name="Grafik 15" descr="Ein Bild, das Mobiliar, Stuhl, Kleidung, Schuhwer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Ein Bild, das Mobiliar, Stuhl, Kleidung, Schuhwerk enthält.&#10;&#10;Automatisch generierte Beschreibung"/>
                    <pic:cNvPicPr>
                      <a:picLocks noChangeAspect="1" noChangeArrowheads="1"/>
                    </pic:cNvPicPr>
                  </pic:nvPicPr>
                  <pic:blipFill>
                    <a:blip r:embed="rId14">
                      <a:extLst>
                        <a:ext uri="{28A0092B-C50C-407E-A947-70E740481C1C}">
                          <a14:useLocalDpi xmlns:a14="http://schemas.microsoft.com/office/drawing/2010/main" val="0"/>
                        </a:ext>
                      </a:extLst>
                    </a:blip>
                    <a:srcRect t="2475" b="2084"/>
                    <a:stretch>
                      <a:fillRect/>
                    </a:stretch>
                  </pic:blipFill>
                  <pic:spPr bwMode="auto">
                    <a:xfrm>
                      <a:off x="0" y="0"/>
                      <a:ext cx="5758180" cy="3314700"/>
                    </a:xfrm>
                    <a:prstGeom prst="rect">
                      <a:avLst/>
                    </a:prstGeom>
                    <a:noFill/>
                    <a:ln>
                      <a:solidFill>
                        <a:schemeClr val="tx1"/>
                      </a:solidFill>
                    </a:ln>
                  </pic:spPr>
                </pic:pic>
              </a:graphicData>
            </a:graphic>
          </wp:inline>
        </w:drawing>
      </w:r>
    </w:p>
    <w:p w14:paraId="7CB20420" w14:textId="329CA38B" w:rsidR="00515ACD" w:rsidRPr="00671016" w:rsidRDefault="00CC5C41" w:rsidP="007C555E">
      <w:pPr>
        <w:ind w:firstLine="0"/>
        <w:rPr>
          <w:rFonts w:ascii="Times New Roman" w:hAnsi="Times New Roman" w:cs="Times New Roman"/>
          <w:sz w:val="24"/>
          <w:szCs w:val="24"/>
        </w:rPr>
      </w:pPr>
      <w:r w:rsidRPr="00671016">
        <w:rPr>
          <w:rFonts w:ascii="Times New Roman" w:hAnsi="Times New Roman" w:cs="Times New Roman"/>
          <w:i/>
          <w:iCs/>
          <w:sz w:val="24"/>
          <w:szCs w:val="24"/>
        </w:rPr>
        <w:t>Note</w:t>
      </w:r>
      <w:r w:rsidRPr="00671016">
        <w:rPr>
          <w:rFonts w:ascii="Times New Roman" w:hAnsi="Times New Roman" w:cs="Times New Roman"/>
          <w:sz w:val="24"/>
          <w:szCs w:val="24"/>
        </w:rPr>
        <w:t>. The setting included three actors as the class (left) and a teacher (participant, right).</w:t>
      </w:r>
    </w:p>
    <w:p w14:paraId="5E243E3F" w14:textId="77777777" w:rsidR="00447B65" w:rsidRPr="00671016" w:rsidRDefault="00447B65" w:rsidP="007C555E">
      <w:pPr>
        <w:ind w:firstLine="0"/>
        <w:rPr>
          <w:rFonts w:ascii="Times New Roman" w:hAnsi="Times New Roman" w:cs="Times New Roman"/>
          <w:b/>
          <w:bCs/>
          <w:sz w:val="24"/>
          <w:szCs w:val="24"/>
        </w:rPr>
      </w:pPr>
    </w:p>
    <w:p w14:paraId="3038D894" w14:textId="77777777" w:rsidR="00447B65" w:rsidRPr="00671016" w:rsidRDefault="00447B65" w:rsidP="007C555E">
      <w:pPr>
        <w:ind w:firstLine="0"/>
        <w:rPr>
          <w:rFonts w:ascii="Times New Roman" w:hAnsi="Times New Roman" w:cs="Times New Roman"/>
          <w:b/>
          <w:bCs/>
          <w:sz w:val="24"/>
          <w:szCs w:val="24"/>
        </w:rPr>
      </w:pPr>
    </w:p>
    <w:p w14:paraId="24CD9CD2" w14:textId="77777777" w:rsidR="00447B65" w:rsidRPr="00671016" w:rsidRDefault="00447B65" w:rsidP="007C555E">
      <w:pPr>
        <w:ind w:firstLine="0"/>
        <w:rPr>
          <w:rFonts w:ascii="Times New Roman" w:hAnsi="Times New Roman" w:cs="Times New Roman"/>
          <w:b/>
          <w:bCs/>
          <w:sz w:val="24"/>
          <w:szCs w:val="24"/>
        </w:rPr>
      </w:pPr>
    </w:p>
    <w:p w14:paraId="20F94BEF" w14:textId="77777777" w:rsidR="00447B65" w:rsidRPr="00671016" w:rsidRDefault="00447B65" w:rsidP="007C555E">
      <w:pPr>
        <w:ind w:firstLine="0"/>
        <w:rPr>
          <w:rFonts w:ascii="Times New Roman" w:hAnsi="Times New Roman" w:cs="Times New Roman"/>
          <w:b/>
          <w:bCs/>
          <w:sz w:val="24"/>
          <w:szCs w:val="24"/>
        </w:rPr>
      </w:pPr>
    </w:p>
    <w:p w14:paraId="170BD463" w14:textId="77777777" w:rsidR="00447B65" w:rsidRPr="00671016" w:rsidRDefault="00447B65" w:rsidP="007C555E">
      <w:pPr>
        <w:ind w:firstLine="0"/>
        <w:rPr>
          <w:rFonts w:ascii="Times New Roman" w:hAnsi="Times New Roman" w:cs="Times New Roman"/>
          <w:b/>
          <w:bCs/>
          <w:sz w:val="24"/>
          <w:szCs w:val="24"/>
        </w:rPr>
      </w:pPr>
    </w:p>
    <w:p w14:paraId="0967838E" w14:textId="77777777" w:rsidR="00447B65" w:rsidRPr="00671016" w:rsidRDefault="00447B65" w:rsidP="007C555E">
      <w:pPr>
        <w:ind w:firstLine="0"/>
        <w:rPr>
          <w:rFonts w:ascii="Times New Roman" w:hAnsi="Times New Roman" w:cs="Times New Roman"/>
          <w:b/>
          <w:bCs/>
          <w:sz w:val="24"/>
          <w:szCs w:val="24"/>
        </w:rPr>
      </w:pPr>
    </w:p>
    <w:p w14:paraId="0D867766" w14:textId="77777777" w:rsidR="00447B65" w:rsidRPr="00671016" w:rsidRDefault="00447B65" w:rsidP="007C555E">
      <w:pPr>
        <w:ind w:firstLine="0"/>
        <w:rPr>
          <w:rFonts w:ascii="Times New Roman" w:hAnsi="Times New Roman" w:cs="Times New Roman"/>
          <w:b/>
          <w:bCs/>
          <w:sz w:val="24"/>
          <w:szCs w:val="24"/>
        </w:rPr>
      </w:pPr>
    </w:p>
    <w:p w14:paraId="24296450" w14:textId="496B0D35" w:rsidR="003E334B" w:rsidRDefault="003E334B">
      <w:pPr>
        <w:tabs>
          <w:tab w:val="clear" w:pos="3068"/>
        </w:tabs>
        <w:spacing w:after="160" w:line="259" w:lineRule="auto"/>
        <w:ind w:firstLine="0"/>
        <w:rPr>
          <w:rFonts w:ascii="Times New Roman" w:hAnsi="Times New Roman" w:cs="Times New Roman"/>
          <w:b/>
          <w:bCs/>
          <w:sz w:val="24"/>
          <w:szCs w:val="24"/>
        </w:rPr>
      </w:pPr>
    </w:p>
    <w:p w14:paraId="7B19AB9B" w14:textId="77777777" w:rsidR="003E334B" w:rsidRDefault="003E334B">
      <w:pPr>
        <w:tabs>
          <w:tab w:val="clear" w:pos="3068"/>
        </w:tabs>
        <w:spacing w:after="160" w:line="259" w:lineRule="auto"/>
        <w:ind w:firstLine="0"/>
        <w:rPr>
          <w:rFonts w:ascii="Times New Roman" w:hAnsi="Times New Roman" w:cs="Times New Roman"/>
          <w:b/>
          <w:bCs/>
          <w:sz w:val="24"/>
          <w:szCs w:val="24"/>
        </w:rPr>
      </w:pPr>
    </w:p>
    <w:p w14:paraId="5455472B" w14:textId="090872D1" w:rsidR="00515ACD" w:rsidRPr="00671016" w:rsidRDefault="00515ACD" w:rsidP="007C555E">
      <w:pPr>
        <w:ind w:firstLine="0"/>
        <w:rPr>
          <w:rFonts w:ascii="Times New Roman" w:hAnsi="Times New Roman" w:cs="Times New Roman"/>
          <w:b/>
          <w:bCs/>
          <w:sz w:val="24"/>
          <w:szCs w:val="24"/>
        </w:rPr>
      </w:pPr>
      <w:r w:rsidRPr="00671016">
        <w:rPr>
          <w:rFonts w:ascii="Times New Roman" w:hAnsi="Times New Roman" w:cs="Times New Roman"/>
          <w:b/>
          <w:bCs/>
          <w:sz w:val="24"/>
          <w:szCs w:val="24"/>
        </w:rPr>
        <w:lastRenderedPageBreak/>
        <w:t xml:space="preserve">Figure </w:t>
      </w:r>
      <w:r w:rsidR="00980054" w:rsidRPr="00671016">
        <w:rPr>
          <w:rFonts w:ascii="Times New Roman" w:hAnsi="Times New Roman" w:cs="Times New Roman"/>
          <w:b/>
          <w:bCs/>
          <w:sz w:val="24"/>
          <w:szCs w:val="24"/>
        </w:rPr>
        <w:t>B2</w:t>
      </w:r>
    </w:p>
    <w:p w14:paraId="66982D16" w14:textId="509C099E" w:rsidR="00515ACD" w:rsidRPr="00671016" w:rsidRDefault="00515ACD" w:rsidP="007C555E">
      <w:pPr>
        <w:ind w:firstLine="0"/>
        <w:rPr>
          <w:rFonts w:ascii="Times New Roman" w:hAnsi="Times New Roman" w:cs="Times New Roman"/>
          <w:i/>
          <w:iCs/>
          <w:sz w:val="24"/>
          <w:szCs w:val="24"/>
        </w:rPr>
      </w:pPr>
      <w:r w:rsidRPr="00671016">
        <w:rPr>
          <w:rFonts w:ascii="Times New Roman" w:hAnsi="Times New Roman" w:cs="Times New Roman"/>
          <w:i/>
          <w:iCs/>
          <w:sz w:val="24"/>
          <w:szCs w:val="24"/>
        </w:rPr>
        <w:t xml:space="preserve">Laboratory </w:t>
      </w:r>
      <w:r w:rsidR="009F7567" w:rsidRPr="00671016">
        <w:rPr>
          <w:rFonts w:ascii="Times New Roman" w:hAnsi="Times New Roman" w:cs="Times New Roman"/>
          <w:i/>
          <w:iCs/>
          <w:sz w:val="24"/>
          <w:szCs w:val="24"/>
        </w:rPr>
        <w:t xml:space="preserve">Setting of The Interview. </w:t>
      </w:r>
    </w:p>
    <w:p w14:paraId="7706977B" w14:textId="74F5A439" w:rsidR="00515ACD" w:rsidRPr="00671016" w:rsidRDefault="00515ACD" w:rsidP="007C555E">
      <w:pPr>
        <w:ind w:firstLine="0"/>
        <w:rPr>
          <w:rFonts w:ascii="Times New Roman" w:hAnsi="Times New Roman" w:cs="Times New Roman"/>
          <w:sz w:val="24"/>
          <w:szCs w:val="24"/>
        </w:rPr>
      </w:pPr>
      <w:r w:rsidRPr="00671016">
        <w:rPr>
          <w:rFonts w:ascii="Times New Roman" w:hAnsi="Times New Roman" w:cs="Times New Roman"/>
          <w:noProof/>
          <w:sz w:val="24"/>
          <w:szCs w:val="24"/>
          <w:lang w:val="de-DE"/>
        </w:rPr>
        <w:drawing>
          <wp:inline distT="0" distB="0" distL="0" distR="0" wp14:anchorId="0E070BFC" wp14:editId="3A494C0A">
            <wp:extent cx="5762625" cy="3481705"/>
            <wp:effectExtent l="19050" t="19050" r="28575" b="23495"/>
            <wp:docPr id="13" name="Grafik 13" descr="Ein Bild, das Mobiliar, Zeichnung, Entwurf,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Ein Bild, das Mobiliar, Zeichnung, Entwurf, Tisch enthält.&#10;&#10;Automatisch generierte Beschreibu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3481705"/>
                    </a:xfrm>
                    <a:prstGeom prst="rect">
                      <a:avLst/>
                    </a:prstGeom>
                    <a:noFill/>
                    <a:ln>
                      <a:solidFill>
                        <a:schemeClr val="tx1"/>
                      </a:solidFill>
                    </a:ln>
                  </pic:spPr>
                </pic:pic>
              </a:graphicData>
            </a:graphic>
          </wp:inline>
        </w:drawing>
      </w:r>
    </w:p>
    <w:p w14:paraId="52EE3880" w14:textId="6697EB6B" w:rsidR="00515ACD" w:rsidRPr="00671016" w:rsidRDefault="00980054" w:rsidP="007C555E">
      <w:pPr>
        <w:ind w:firstLine="0"/>
        <w:rPr>
          <w:rFonts w:ascii="Times New Roman" w:hAnsi="Times New Roman" w:cs="Times New Roman"/>
          <w:sz w:val="24"/>
          <w:szCs w:val="24"/>
        </w:rPr>
      </w:pPr>
      <w:r w:rsidRPr="00671016">
        <w:rPr>
          <w:rFonts w:ascii="Times New Roman" w:hAnsi="Times New Roman" w:cs="Times New Roman"/>
          <w:i/>
          <w:iCs/>
          <w:sz w:val="24"/>
          <w:szCs w:val="24"/>
        </w:rPr>
        <w:t>Note</w:t>
      </w:r>
      <w:r w:rsidRPr="00671016">
        <w:rPr>
          <w:rFonts w:ascii="Times New Roman" w:hAnsi="Times New Roman" w:cs="Times New Roman"/>
          <w:sz w:val="24"/>
          <w:szCs w:val="24"/>
        </w:rPr>
        <w:t>. The experimenter and participant watched the previously taught micro-teaching unit on video.</w:t>
      </w:r>
    </w:p>
    <w:p w14:paraId="709D9BD2" w14:textId="77777777" w:rsidR="00515ACD" w:rsidRPr="00671016" w:rsidRDefault="00515ACD" w:rsidP="007C555E">
      <w:pPr>
        <w:ind w:firstLine="0"/>
        <w:rPr>
          <w:rFonts w:ascii="Times New Roman" w:hAnsi="Times New Roman" w:cs="Times New Roman"/>
          <w:sz w:val="24"/>
          <w:szCs w:val="24"/>
        </w:rPr>
      </w:pPr>
    </w:p>
    <w:p w14:paraId="7B8E53F8" w14:textId="77777777" w:rsidR="00980054" w:rsidRPr="00671016" w:rsidRDefault="00980054" w:rsidP="007C555E">
      <w:pPr>
        <w:ind w:firstLine="0"/>
        <w:rPr>
          <w:rFonts w:ascii="Times New Roman" w:hAnsi="Times New Roman" w:cs="Times New Roman"/>
          <w:sz w:val="24"/>
          <w:szCs w:val="24"/>
        </w:rPr>
      </w:pPr>
    </w:p>
    <w:p w14:paraId="6E3DE8D7" w14:textId="77777777" w:rsidR="00980054" w:rsidRPr="00671016" w:rsidRDefault="00980054" w:rsidP="007C555E">
      <w:pPr>
        <w:ind w:firstLine="0"/>
        <w:rPr>
          <w:rFonts w:ascii="Times New Roman" w:hAnsi="Times New Roman" w:cs="Times New Roman"/>
          <w:sz w:val="24"/>
          <w:szCs w:val="24"/>
        </w:rPr>
      </w:pPr>
    </w:p>
    <w:p w14:paraId="0771F9CC" w14:textId="77777777" w:rsidR="00980054" w:rsidRPr="00671016" w:rsidRDefault="00980054" w:rsidP="007C555E">
      <w:pPr>
        <w:ind w:firstLine="0"/>
        <w:rPr>
          <w:rFonts w:ascii="Times New Roman" w:hAnsi="Times New Roman" w:cs="Times New Roman"/>
          <w:sz w:val="24"/>
          <w:szCs w:val="24"/>
        </w:rPr>
      </w:pPr>
    </w:p>
    <w:p w14:paraId="2C05EBAC" w14:textId="77777777" w:rsidR="00980054" w:rsidRPr="00B76258" w:rsidRDefault="00980054" w:rsidP="007C555E">
      <w:pPr>
        <w:ind w:firstLine="0"/>
        <w:rPr>
          <w:rFonts w:ascii="Times New Roman" w:hAnsi="Times New Roman" w:cs="Times New Roman"/>
          <w:color w:val="DBDBDB" w:themeColor="accent3" w:themeTint="66"/>
          <w:sz w:val="24"/>
          <w:szCs w:val="24"/>
        </w:rPr>
      </w:pPr>
    </w:p>
    <w:p w14:paraId="02B4E13A" w14:textId="77777777" w:rsidR="00997A8E" w:rsidRDefault="00997A8E" w:rsidP="007C555E">
      <w:pPr>
        <w:ind w:firstLine="0"/>
        <w:rPr>
          <w:rFonts w:ascii="Times New Roman" w:hAnsi="Times New Roman" w:cs="Times New Roman"/>
          <w:color w:val="DBDBDB" w:themeColor="accent3" w:themeTint="66"/>
          <w:sz w:val="24"/>
          <w:szCs w:val="24"/>
        </w:rPr>
      </w:pPr>
    </w:p>
    <w:p w14:paraId="4CC9C092" w14:textId="77777777" w:rsidR="00557F10" w:rsidRDefault="00557F10" w:rsidP="007C555E">
      <w:pPr>
        <w:ind w:firstLine="0"/>
        <w:rPr>
          <w:rFonts w:ascii="Times New Roman" w:hAnsi="Times New Roman" w:cs="Times New Roman"/>
          <w:color w:val="DBDBDB" w:themeColor="accent3" w:themeTint="66"/>
          <w:sz w:val="24"/>
          <w:szCs w:val="24"/>
        </w:rPr>
      </w:pPr>
    </w:p>
    <w:p w14:paraId="1E4D3BDB" w14:textId="77777777" w:rsidR="00557F10" w:rsidRDefault="00557F10" w:rsidP="007C555E">
      <w:pPr>
        <w:ind w:firstLine="0"/>
        <w:rPr>
          <w:rFonts w:ascii="Times New Roman" w:hAnsi="Times New Roman" w:cs="Times New Roman"/>
          <w:color w:val="DBDBDB" w:themeColor="accent3" w:themeTint="66"/>
          <w:sz w:val="24"/>
          <w:szCs w:val="24"/>
        </w:rPr>
      </w:pPr>
    </w:p>
    <w:p w14:paraId="41D1D3EB" w14:textId="77777777" w:rsidR="003E334B" w:rsidRDefault="003E334B">
      <w:pPr>
        <w:tabs>
          <w:tab w:val="clear" w:pos="3068"/>
        </w:tabs>
        <w:spacing w:after="160" w:line="259" w:lineRule="auto"/>
        <w:ind w:firstLine="0"/>
        <w:rPr>
          <w:rFonts w:ascii="Times New Roman" w:hAnsi="Times New Roman" w:cs="Times New Roman"/>
          <w:b/>
          <w:sz w:val="24"/>
          <w:szCs w:val="24"/>
        </w:rPr>
      </w:pPr>
      <w:r>
        <w:rPr>
          <w:rFonts w:ascii="Times New Roman" w:hAnsi="Times New Roman" w:cs="Times New Roman"/>
          <w:sz w:val="24"/>
          <w:szCs w:val="24"/>
        </w:rPr>
        <w:br w:type="page"/>
      </w:r>
    </w:p>
    <w:p w14:paraId="35A2267A" w14:textId="506B5CBE" w:rsidR="00980054" w:rsidRPr="00671016" w:rsidRDefault="00980054" w:rsidP="007C555E">
      <w:pPr>
        <w:pStyle w:val="berschrift1"/>
        <w:jc w:val="left"/>
        <w:rPr>
          <w:rFonts w:ascii="Times New Roman" w:hAnsi="Times New Roman" w:cs="Times New Roman"/>
          <w:sz w:val="24"/>
          <w:szCs w:val="24"/>
        </w:rPr>
      </w:pPr>
      <w:r w:rsidRPr="00671016">
        <w:rPr>
          <w:rFonts w:ascii="Times New Roman" w:hAnsi="Times New Roman" w:cs="Times New Roman"/>
          <w:sz w:val="24"/>
          <w:szCs w:val="24"/>
        </w:rPr>
        <w:lastRenderedPageBreak/>
        <w:t>Appendix C</w:t>
      </w:r>
    </w:p>
    <w:p w14:paraId="5F2F794E" w14:textId="726C2799" w:rsidR="001246F9" w:rsidRDefault="00142AE8" w:rsidP="00D66A46">
      <w:pPr>
        <w:ind w:firstLine="0"/>
        <w:rPr>
          <w:rFonts w:ascii="Times New Roman" w:hAnsi="Times New Roman" w:cs="Times New Roman"/>
          <w:b/>
          <w:sz w:val="24"/>
          <w:szCs w:val="24"/>
        </w:rPr>
      </w:pPr>
      <w:r>
        <w:rPr>
          <w:rFonts w:ascii="Times New Roman" w:hAnsi="Times New Roman" w:cs="Times New Roman"/>
          <w:b/>
          <w:sz w:val="24"/>
          <w:szCs w:val="24"/>
        </w:rPr>
        <w:t>Additional Results for Gaze Behavior Across AOI</w:t>
      </w:r>
    </w:p>
    <w:p w14:paraId="1A4DAE0A" w14:textId="42F22984" w:rsidR="00D66A46" w:rsidRPr="00D66A46" w:rsidRDefault="00D66A46" w:rsidP="00D66A46">
      <w:pPr>
        <w:ind w:firstLine="0"/>
        <w:rPr>
          <w:rFonts w:ascii="Times New Roman" w:hAnsi="Times New Roman" w:cs="Times New Roman"/>
          <w:b/>
          <w:i/>
          <w:sz w:val="24"/>
          <w:szCs w:val="24"/>
        </w:rPr>
      </w:pPr>
      <w:r w:rsidRPr="00D66A46">
        <w:rPr>
          <w:rFonts w:ascii="Times New Roman" w:hAnsi="Times New Roman" w:cs="Times New Roman"/>
          <w:b/>
          <w:sz w:val="24"/>
          <w:szCs w:val="24"/>
        </w:rPr>
        <w:t xml:space="preserve">Figure </w:t>
      </w:r>
      <w:r>
        <w:rPr>
          <w:rFonts w:ascii="Times New Roman" w:hAnsi="Times New Roman" w:cs="Times New Roman"/>
          <w:b/>
          <w:sz w:val="24"/>
          <w:szCs w:val="24"/>
        </w:rPr>
        <w:t>C</w:t>
      </w:r>
      <w:r w:rsidRPr="00D66A46">
        <w:rPr>
          <w:rFonts w:ascii="Times New Roman" w:hAnsi="Times New Roman" w:cs="Times New Roman"/>
          <w:b/>
          <w:sz w:val="24"/>
          <w:szCs w:val="24"/>
        </w:rPr>
        <w:t xml:space="preserve">1 </w:t>
      </w:r>
    </w:p>
    <w:p w14:paraId="311A71E1" w14:textId="77777777" w:rsidR="00D66A46" w:rsidRPr="00D66A46" w:rsidRDefault="00D66A46" w:rsidP="00D66A46">
      <w:pPr>
        <w:ind w:firstLine="0"/>
        <w:rPr>
          <w:rFonts w:ascii="Times New Roman" w:hAnsi="Times New Roman" w:cs="Times New Roman"/>
          <w:i/>
          <w:sz w:val="24"/>
          <w:szCs w:val="24"/>
        </w:rPr>
      </w:pPr>
      <w:r w:rsidRPr="00D66A46">
        <w:rPr>
          <w:rFonts w:ascii="Times New Roman" w:hAnsi="Times New Roman" w:cs="Times New Roman"/>
          <w:i/>
          <w:sz w:val="24"/>
          <w:szCs w:val="24"/>
        </w:rPr>
        <w:t>Average Fixation Number Percentages by Area of Interest (AOI) and Teacher Experience Group for the Entire Micro-Teaching Unit with 95% Confidence Intervals</w:t>
      </w:r>
    </w:p>
    <w:p w14:paraId="5E8F8536" w14:textId="6F27491B" w:rsidR="00D66A46" w:rsidRPr="00D66A46" w:rsidRDefault="009D4082" w:rsidP="00D66A46">
      <w:pPr>
        <w:ind w:firstLine="0"/>
        <w:rPr>
          <w:rFonts w:ascii="Times New Roman" w:hAnsi="Times New Roman" w:cs="Times New Roman"/>
          <w:i/>
          <w:sz w:val="24"/>
          <w:szCs w:val="24"/>
        </w:rPr>
      </w:pPr>
      <w:r>
        <w:rPr>
          <w:noProof/>
          <w:sz w:val="16"/>
          <w:szCs w:val="16"/>
        </w:rPr>
        <w:drawing>
          <wp:inline distT="0" distB="0" distL="0" distR="0" wp14:anchorId="512C7B5B" wp14:editId="0A35B1D8">
            <wp:extent cx="5943600" cy="356933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943600" cy="3569335"/>
                    </a:xfrm>
                    <a:prstGeom prst="rect">
                      <a:avLst/>
                    </a:prstGeom>
                  </pic:spPr>
                </pic:pic>
              </a:graphicData>
            </a:graphic>
          </wp:inline>
        </w:drawing>
      </w:r>
    </w:p>
    <w:p w14:paraId="42F66137" w14:textId="32CA311F" w:rsidR="00D66A46" w:rsidRPr="00095A74" w:rsidRDefault="00D66A46" w:rsidP="00095A74">
      <w:pPr>
        <w:spacing w:line="240" w:lineRule="auto"/>
        <w:ind w:firstLine="0"/>
        <w:rPr>
          <w:rFonts w:ascii="Times New Roman" w:hAnsi="Times New Roman" w:cs="Times New Roman"/>
          <w:iCs/>
          <w:szCs w:val="22"/>
        </w:rPr>
      </w:pPr>
      <w:r w:rsidRPr="00095A74">
        <w:rPr>
          <w:rFonts w:ascii="Times New Roman" w:hAnsi="Times New Roman" w:cs="Times New Roman"/>
          <w:i/>
          <w:szCs w:val="22"/>
        </w:rPr>
        <w:t xml:space="preserve">Note. </w:t>
      </w:r>
      <w:r w:rsidRPr="00095A74">
        <w:rPr>
          <w:rFonts w:ascii="Times New Roman" w:hAnsi="Times New Roman" w:cs="Times New Roman"/>
          <w:iCs/>
          <w:szCs w:val="22"/>
        </w:rPr>
        <w:t xml:space="preserve">The bar chart illustrates the average fixation number percentage directed at five AOIs (Students, Teacher Material, Classroom/Others, Student Desk, and Disruptive Student) </w:t>
      </w:r>
      <w:r w:rsidRPr="00095A74">
        <w:rPr>
          <w:rFonts w:ascii="Times New Roman" w:hAnsi="Times New Roman" w:cs="Times New Roman"/>
          <w:bCs/>
          <w:iCs/>
          <w:szCs w:val="22"/>
        </w:rPr>
        <w:t>during the micro-teaching unit</w:t>
      </w:r>
      <w:r w:rsidRPr="00095A74">
        <w:rPr>
          <w:rFonts w:ascii="Times New Roman" w:hAnsi="Times New Roman" w:cs="Times New Roman"/>
          <w:iCs/>
          <w:szCs w:val="22"/>
        </w:rPr>
        <w:t xml:space="preserve">. Results are presented separately for experienced and inexperienced teachers, with error bars indicating 95% confidence intervals. </w:t>
      </w:r>
    </w:p>
    <w:p w14:paraId="1221EB1E" w14:textId="77777777" w:rsidR="00142AE8" w:rsidRDefault="00142AE8" w:rsidP="00CF6D94">
      <w:pPr>
        <w:ind w:firstLine="0"/>
        <w:rPr>
          <w:rFonts w:ascii="Times New Roman" w:hAnsi="Times New Roman" w:cs="Times New Roman"/>
          <w:b/>
          <w:iCs/>
          <w:sz w:val="24"/>
          <w:szCs w:val="24"/>
        </w:rPr>
      </w:pPr>
    </w:p>
    <w:p w14:paraId="18DB8D94" w14:textId="77777777" w:rsidR="00142AE8" w:rsidRDefault="00142AE8" w:rsidP="00CF6D94">
      <w:pPr>
        <w:ind w:firstLine="0"/>
        <w:rPr>
          <w:rFonts w:ascii="Times New Roman" w:hAnsi="Times New Roman" w:cs="Times New Roman"/>
          <w:b/>
          <w:iCs/>
          <w:sz w:val="24"/>
          <w:szCs w:val="24"/>
        </w:rPr>
      </w:pPr>
    </w:p>
    <w:p w14:paraId="7282EF9D" w14:textId="77777777" w:rsidR="00142AE8" w:rsidRDefault="00142AE8" w:rsidP="00CF6D94">
      <w:pPr>
        <w:ind w:firstLine="0"/>
        <w:rPr>
          <w:rFonts w:ascii="Times New Roman" w:hAnsi="Times New Roman" w:cs="Times New Roman"/>
          <w:b/>
          <w:iCs/>
          <w:sz w:val="24"/>
          <w:szCs w:val="24"/>
        </w:rPr>
      </w:pPr>
    </w:p>
    <w:p w14:paraId="489FBCBB" w14:textId="77777777" w:rsidR="00142AE8" w:rsidRDefault="00142AE8" w:rsidP="00CF6D94">
      <w:pPr>
        <w:ind w:firstLine="0"/>
        <w:rPr>
          <w:rFonts w:ascii="Times New Roman" w:hAnsi="Times New Roman" w:cs="Times New Roman"/>
          <w:b/>
          <w:iCs/>
          <w:sz w:val="24"/>
          <w:szCs w:val="24"/>
        </w:rPr>
      </w:pPr>
    </w:p>
    <w:p w14:paraId="415CBC37" w14:textId="77777777" w:rsidR="00142AE8" w:rsidRDefault="00142AE8" w:rsidP="00CF6D94">
      <w:pPr>
        <w:ind w:firstLine="0"/>
        <w:rPr>
          <w:rFonts w:ascii="Times New Roman" w:hAnsi="Times New Roman" w:cs="Times New Roman"/>
          <w:b/>
          <w:iCs/>
          <w:sz w:val="24"/>
          <w:szCs w:val="24"/>
        </w:rPr>
      </w:pPr>
    </w:p>
    <w:p w14:paraId="65A5461E" w14:textId="77777777" w:rsidR="00FA478F" w:rsidRDefault="00FA478F" w:rsidP="00CF6D94">
      <w:pPr>
        <w:ind w:firstLine="0"/>
        <w:rPr>
          <w:rFonts w:ascii="Times New Roman" w:hAnsi="Times New Roman" w:cs="Times New Roman"/>
          <w:b/>
          <w:iCs/>
          <w:sz w:val="24"/>
          <w:szCs w:val="24"/>
        </w:rPr>
      </w:pPr>
    </w:p>
    <w:p w14:paraId="5E80424D" w14:textId="474DA6E5" w:rsidR="00CF6D94" w:rsidRPr="00CF6D94" w:rsidRDefault="003E334B" w:rsidP="003E334B">
      <w:pPr>
        <w:tabs>
          <w:tab w:val="clear" w:pos="3068"/>
        </w:tabs>
        <w:spacing w:after="160" w:line="259" w:lineRule="auto"/>
        <w:ind w:firstLine="0"/>
        <w:rPr>
          <w:rFonts w:ascii="Times New Roman" w:hAnsi="Times New Roman" w:cs="Times New Roman"/>
          <w:b/>
          <w:iCs/>
          <w:sz w:val="24"/>
          <w:szCs w:val="24"/>
        </w:rPr>
      </w:pPr>
      <w:r>
        <w:rPr>
          <w:rFonts w:ascii="Times New Roman" w:hAnsi="Times New Roman" w:cs="Times New Roman"/>
          <w:b/>
          <w:iCs/>
          <w:sz w:val="24"/>
          <w:szCs w:val="24"/>
        </w:rPr>
        <w:br w:type="page"/>
      </w:r>
      <w:r w:rsidR="00CF6D94" w:rsidRPr="00CF6D94">
        <w:rPr>
          <w:rFonts w:ascii="Times New Roman" w:hAnsi="Times New Roman" w:cs="Times New Roman"/>
          <w:b/>
          <w:iCs/>
          <w:sz w:val="24"/>
          <w:szCs w:val="24"/>
        </w:rPr>
        <w:lastRenderedPageBreak/>
        <w:t xml:space="preserve">Table </w:t>
      </w:r>
      <w:r w:rsidR="001246F9">
        <w:rPr>
          <w:rFonts w:ascii="Times New Roman" w:hAnsi="Times New Roman" w:cs="Times New Roman"/>
          <w:b/>
          <w:iCs/>
          <w:sz w:val="24"/>
          <w:szCs w:val="24"/>
        </w:rPr>
        <w:t>C2</w:t>
      </w:r>
    </w:p>
    <w:p w14:paraId="797C782F" w14:textId="77777777" w:rsidR="00CF6D94" w:rsidRPr="00CF6D94" w:rsidRDefault="00CF6D94" w:rsidP="00CF6D94">
      <w:pPr>
        <w:ind w:firstLine="0"/>
        <w:rPr>
          <w:rFonts w:ascii="Times New Roman" w:hAnsi="Times New Roman" w:cs="Times New Roman"/>
          <w:bCs/>
          <w:i/>
          <w:iCs/>
          <w:sz w:val="24"/>
          <w:szCs w:val="24"/>
        </w:rPr>
      </w:pPr>
      <w:r w:rsidRPr="00CF6D94">
        <w:rPr>
          <w:rFonts w:ascii="Times New Roman" w:hAnsi="Times New Roman" w:cs="Times New Roman"/>
          <w:bCs/>
          <w:sz w:val="24"/>
          <w:szCs w:val="24"/>
        </w:rPr>
        <w:t>t</w:t>
      </w:r>
      <w:r w:rsidRPr="00CF6D94">
        <w:rPr>
          <w:rFonts w:ascii="Times New Roman" w:hAnsi="Times New Roman" w:cs="Times New Roman"/>
          <w:bCs/>
          <w:i/>
          <w:iCs/>
          <w:sz w:val="24"/>
          <w:szCs w:val="24"/>
        </w:rPr>
        <w:t>-Test Results and Effect Sizes for Fixation Number Percentages (FNP) and Fixation Duration Percentages (FDP) Across AOIs Between Experienced and Inexperienced Teachers</w:t>
      </w:r>
    </w:p>
    <w:tbl>
      <w:tblPr>
        <w:tblW w:w="0" w:type="auto"/>
        <w:tblCellMar>
          <w:top w:w="15" w:type="dxa"/>
          <w:left w:w="15" w:type="dxa"/>
          <w:bottom w:w="15" w:type="dxa"/>
          <w:right w:w="15" w:type="dxa"/>
        </w:tblCellMar>
        <w:tblLook w:val="04A0" w:firstRow="1" w:lastRow="0" w:firstColumn="1" w:lastColumn="0" w:noHBand="0" w:noVBand="1"/>
      </w:tblPr>
      <w:tblGrid>
        <w:gridCol w:w="1044"/>
        <w:gridCol w:w="1948"/>
        <w:gridCol w:w="850"/>
        <w:gridCol w:w="566"/>
        <w:gridCol w:w="1026"/>
        <w:gridCol w:w="1397"/>
        <w:gridCol w:w="1125"/>
        <w:gridCol w:w="1404"/>
      </w:tblGrid>
      <w:tr w:rsidR="00493FFD" w:rsidRPr="00A84165" w14:paraId="79C14BFF" w14:textId="77777777" w:rsidTr="00DB056D">
        <w:trPr>
          <w:trHeight w:val="496"/>
        </w:trPr>
        <w:tc>
          <w:tcPr>
            <w:tcW w:w="1028" w:type="dxa"/>
            <w:tcBorders>
              <w:top w:val="single" w:sz="4" w:space="0" w:color="auto"/>
              <w:bottom w:val="single" w:sz="4" w:space="0" w:color="auto"/>
            </w:tcBorders>
            <w:tcMar>
              <w:top w:w="100" w:type="dxa"/>
              <w:left w:w="100" w:type="dxa"/>
              <w:bottom w:w="100" w:type="dxa"/>
              <w:right w:w="100" w:type="dxa"/>
            </w:tcMar>
            <w:vAlign w:val="center"/>
            <w:hideMark/>
          </w:tcPr>
          <w:p w14:paraId="371B98B6" w14:textId="0E5E8730" w:rsidR="00CF6D94" w:rsidRPr="00CF6D94" w:rsidRDefault="00CF6D94" w:rsidP="0099150B">
            <w:pPr>
              <w:ind w:firstLine="0"/>
              <w:rPr>
                <w:rFonts w:ascii="Times New Roman" w:hAnsi="Times New Roman" w:cs="Times New Roman"/>
                <w:bCs/>
                <w:iCs/>
                <w:szCs w:val="22"/>
                <w:lang w:val="de-DE"/>
              </w:rPr>
            </w:pPr>
            <w:proofErr w:type="spellStart"/>
            <w:r w:rsidRPr="00CF6D94">
              <w:rPr>
                <w:rFonts w:ascii="Times New Roman" w:hAnsi="Times New Roman" w:cs="Times New Roman"/>
                <w:bCs/>
                <w:iCs/>
                <w:szCs w:val="22"/>
                <w:lang w:val="de-DE"/>
              </w:rPr>
              <w:t>Measure</w:t>
            </w:r>
            <w:r w:rsidR="0099150B">
              <w:rPr>
                <w:rFonts w:ascii="Times New Roman" w:hAnsi="Times New Roman" w:cs="Times New Roman"/>
                <w:bCs/>
                <w:iCs/>
                <w:szCs w:val="22"/>
                <w:lang w:val="de-DE"/>
              </w:rPr>
              <w:t>s</w:t>
            </w:r>
            <w:proofErr w:type="spellEnd"/>
          </w:p>
        </w:tc>
        <w:tc>
          <w:tcPr>
            <w:tcW w:w="1949" w:type="dxa"/>
            <w:tcBorders>
              <w:top w:val="single" w:sz="4" w:space="0" w:color="auto"/>
              <w:bottom w:val="single" w:sz="4" w:space="0" w:color="auto"/>
            </w:tcBorders>
            <w:tcMar>
              <w:top w:w="100" w:type="dxa"/>
              <w:left w:w="100" w:type="dxa"/>
              <w:bottom w:w="100" w:type="dxa"/>
              <w:right w:w="100" w:type="dxa"/>
            </w:tcMar>
            <w:vAlign w:val="center"/>
            <w:hideMark/>
          </w:tcPr>
          <w:p w14:paraId="38BE5EDA" w14:textId="77777777" w:rsidR="00CF6D94" w:rsidRPr="00CF6D94" w:rsidRDefault="00CF6D94" w:rsidP="00DB056D">
            <w:pPr>
              <w:ind w:firstLine="0"/>
              <w:jc w:val="center"/>
              <w:rPr>
                <w:rFonts w:ascii="Times New Roman" w:hAnsi="Times New Roman" w:cs="Times New Roman"/>
                <w:bCs/>
                <w:szCs w:val="22"/>
                <w:lang w:val="de-DE"/>
              </w:rPr>
            </w:pPr>
            <w:r w:rsidRPr="00CF6D94">
              <w:rPr>
                <w:rFonts w:ascii="Times New Roman" w:hAnsi="Times New Roman" w:cs="Times New Roman"/>
                <w:bCs/>
                <w:szCs w:val="22"/>
                <w:lang w:val="de-DE"/>
              </w:rPr>
              <w:t>AOI</w:t>
            </w:r>
          </w:p>
        </w:tc>
        <w:tc>
          <w:tcPr>
            <w:tcW w:w="851" w:type="dxa"/>
            <w:tcBorders>
              <w:top w:val="single" w:sz="4" w:space="0" w:color="auto"/>
              <w:bottom w:val="single" w:sz="4" w:space="0" w:color="auto"/>
            </w:tcBorders>
            <w:tcMar>
              <w:top w:w="100" w:type="dxa"/>
              <w:left w:w="100" w:type="dxa"/>
              <w:bottom w:w="100" w:type="dxa"/>
              <w:right w:w="100" w:type="dxa"/>
            </w:tcMar>
            <w:vAlign w:val="center"/>
            <w:hideMark/>
          </w:tcPr>
          <w:p w14:paraId="7A4997C6"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bCs/>
                <w:i/>
                <w:iCs/>
                <w:szCs w:val="22"/>
                <w:lang w:val="de-DE"/>
              </w:rPr>
              <w:t>t-</w:t>
            </w:r>
            <w:proofErr w:type="spellStart"/>
            <w:r w:rsidRPr="00CF6D94">
              <w:rPr>
                <w:rFonts w:ascii="Times New Roman" w:hAnsi="Times New Roman" w:cs="Times New Roman"/>
                <w:bCs/>
                <w:szCs w:val="22"/>
                <w:lang w:val="de-DE"/>
              </w:rPr>
              <w:t>value</w:t>
            </w:r>
            <w:proofErr w:type="spellEnd"/>
          </w:p>
        </w:tc>
        <w:tc>
          <w:tcPr>
            <w:tcW w:w="567" w:type="dxa"/>
            <w:tcBorders>
              <w:top w:val="single" w:sz="4" w:space="0" w:color="auto"/>
              <w:bottom w:val="single" w:sz="4" w:space="0" w:color="auto"/>
            </w:tcBorders>
            <w:tcMar>
              <w:top w:w="100" w:type="dxa"/>
              <w:left w:w="100" w:type="dxa"/>
              <w:bottom w:w="100" w:type="dxa"/>
              <w:right w:w="100" w:type="dxa"/>
            </w:tcMar>
            <w:vAlign w:val="center"/>
            <w:hideMark/>
          </w:tcPr>
          <w:p w14:paraId="74508B2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bCs/>
                <w:iCs/>
                <w:szCs w:val="22"/>
              </w:rPr>
              <w:t>df</w:t>
            </w:r>
          </w:p>
        </w:tc>
        <w:tc>
          <w:tcPr>
            <w:tcW w:w="1028" w:type="dxa"/>
            <w:tcBorders>
              <w:top w:val="single" w:sz="4" w:space="0" w:color="auto"/>
              <w:bottom w:val="single" w:sz="4" w:space="0" w:color="auto"/>
            </w:tcBorders>
            <w:tcMar>
              <w:top w:w="100" w:type="dxa"/>
              <w:left w:w="100" w:type="dxa"/>
              <w:bottom w:w="100" w:type="dxa"/>
              <w:right w:w="100" w:type="dxa"/>
            </w:tcMar>
            <w:vAlign w:val="center"/>
            <w:hideMark/>
          </w:tcPr>
          <w:p w14:paraId="50F82E1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bCs/>
                <w:i/>
                <w:szCs w:val="22"/>
              </w:rPr>
              <w:t>p</w:t>
            </w:r>
            <w:r w:rsidRPr="00CF6D94">
              <w:rPr>
                <w:rFonts w:ascii="Times New Roman" w:hAnsi="Times New Roman" w:cs="Times New Roman"/>
                <w:bCs/>
                <w:iCs/>
                <w:szCs w:val="22"/>
              </w:rPr>
              <w:t>-value</w:t>
            </w:r>
          </w:p>
        </w:tc>
        <w:tc>
          <w:tcPr>
            <w:tcW w:w="1400" w:type="dxa"/>
            <w:tcBorders>
              <w:top w:val="single" w:sz="4" w:space="0" w:color="auto"/>
              <w:bottom w:val="single" w:sz="4" w:space="0" w:color="auto"/>
            </w:tcBorders>
          </w:tcPr>
          <w:p w14:paraId="5C0DF69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bCs/>
                <w:i/>
                <w:szCs w:val="22"/>
              </w:rPr>
              <w:t>M</w:t>
            </w:r>
            <w:r w:rsidRPr="00CF6D94">
              <w:rPr>
                <w:rFonts w:ascii="Times New Roman" w:hAnsi="Times New Roman" w:cs="Times New Roman"/>
                <w:bCs/>
                <w:iCs/>
                <w:szCs w:val="22"/>
              </w:rPr>
              <w:t xml:space="preserve"> Difference</w:t>
            </w:r>
          </w:p>
        </w:tc>
        <w:tc>
          <w:tcPr>
            <w:tcW w:w="1128" w:type="dxa"/>
            <w:tcBorders>
              <w:top w:val="single" w:sz="4" w:space="0" w:color="auto"/>
              <w:bottom w:val="single" w:sz="4" w:space="0" w:color="auto"/>
            </w:tcBorders>
          </w:tcPr>
          <w:p w14:paraId="1EBAA3FA" w14:textId="77777777" w:rsidR="00CF6D94" w:rsidRPr="00CF6D94" w:rsidRDefault="00CF6D94" w:rsidP="00DB056D">
            <w:pPr>
              <w:ind w:firstLine="0"/>
              <w:jc w:val="center"/>
              <w:rPr>
                <w:rFonts w:ascii="Times New Roman" w:hAnsi="Times New Roman" w:cs="Times New Roman"/>
                <w:bCs/>
                <w:iCs/>
                <w:szCs w:val="22"/>
              </w:rPr>
            </w:pPr>
            <w:r w:rsidRPr="00CF6D94">
              <w:rPr>
                <w:rFonts w:ascii="Times New Roman" w:hAnsi="Times New Roman" w:cs="Times New Roman"/>
                <w:bCs/>
                <w:iCs/>
                <w:szCs w:val="22"/>
              </w:rPr>
              <w:t xml:space="preserve">Cohen's </w:t>
            </w:r>
            <w:r w:rsidRPr="00CF6D94">
              <w:rPr>
                <w:rFonts w:ascii="Times New Roman" w:hAnsi="Times New Roman" w:cs="Times New Roman"/>
                <w:bCs/>
                <w:i/>
                <w:szCs w:val="22"/>
              </w:rPr>
              <w:t>d</w:t>
            </w:r>
          </w:p>
        </w:tc>
        <w:tc>
          <w:tcPr>
            <w:tcW w:w="1409" w:type="dxa"/>
            <w:tcBorders>
              <w:top w:val="single" w:sz="4" w:space="0" w:color="auto"/>
              <w:bottom w:val="single" w:sz="4" w:space="0" w:color="auto"/>
            </w:tcBorders>
          </w:tcPr>
          <w:p w14:paraId="79317779" w14:textId="77777777" w:rsidR="00CF6D94" w:rsidRPr="00CF6D94" w:rsidRDefault="00CF6D94" w:rsidP="00DB056D">
            <w:pPr>
              <w:ind w:firstLine="0"/>
              <w:jc w:val="center"/>
              <w:rPr>
                <w:rFonts w:ascii="Times New Roman" w:hAnsi="Times New Roman" w:cs="Times New Roman"/>
                <w:bCs/>
                <w:iCs/>
                <w:szCs w:val="22"/>
              </w:rPr>
            </w:pPr>
            <w:r w:rsidRPr="00CF6D94">
              <w:rPr>
                <w:rFonts w:ascii="Times New Roman" w:hAnsi="Times New Roman" w:cs="Times New Roman"/>
                <w:bCs/>
                <w:iCs/>
                <w:szCs w:val="22"/>
              </w:rPr>
              <w:t>95% CI</w:t>
            </w:r>
          </w:p>
        </w:tc>
      </w:tr>
      <w:tr w:rsidR="00493FFD" w:rsidRPr="00A84165" w14:paraId="5987B958" w14:textId="77777777" w:rsidTr="00DB056D">
        <w:trPr>
          <w:trHeight w:val="305"/>
        </w:trPr>
        <w:tc>
          <w:tcPr>
            <w:tcW w:w="1028" w:type="dxa"/>
            <w:tcBorders>
              <w:top w:val="single" w:sz="4" w:space="0" w:color="auto"/>
            </w:tcBorders>
            <w:tcMar>
              <w:top w:w="100" w:type="dxa"/>
              <w:left w:w="100" w:type="dxa"/>
              <w:bottom w:w="100" w:type="dxa"/>
              <w:right w:w="100" w:type="dxa"/>
            </w:tcMar>
          </w:tcPr>
          <w:p w14:paraId="078D7D56" w14:textId="77777777" w:rsidR="00CF6D94" w:rsidRPr="00CF6D94" w:rsidRDefault="00CF6D94" w:rsidP="0099150B">
            <w:pPr>
              <w:ind w:firstLine="0"/>
              <w:rPr>
                <w:rFonts w:ascii="Times New Roman" w:hAnsi="Times New Roman" w:cs="Times New Roman"/>
                <w:bCs/>
                <w:iCs/>
                <w:szCs w:val="22"/>
                <w:lang w:val="de-DE"/>
              </w:rPr>
            </w:pPr>
            <w:r w:rsidRPr="00CF6D94">
              <w:rPr>
                <w:rFonts w:ascii="Times New Roman" w:hAnsi="Times New Roman" w:cs="Times New Roman"/>
                <w:szCs w:val="22"/>
              </w:rPr>
              <w:t xml:space="preserve">FNP </w:t>
            </w:r>
            <w:r w:rsidRPr="00CF6D94">
              <w:rPr>
                <w:rFonts w:ascii="Times New Roman" w:hAnsi="Times New Roman" w:cs="Times New Roman"/>
                <w:szCs w:val="22"/>
                <w:vertAlign w:val="superscript"/>
              </w:rPr>
              <w:t>a</w:t>
            </w:r>
          </w:p>
        </w:tc>
        <w:tc>
          <w:tcPr>
            <w:tcW w:w="1949" w:type="dxa"/>
            <w:tcBorders>
              <w:top w:val="single" w:sz="4" w:space="0" w:color="auto"/>
            </w:tcBorders>
            <w:tcMar>
              <w:top w:w="100" w:type="dxa"/>
              <w:left w:w="100" w:type="dxa"/>
              <w:bottom w:w="100" w:type="dxa"/>
              <w:right w:w="100" w:type="dxa"/>
            </w:tcMar>
            <w:vAlign w:val="center"/>
          </w:tcPr>
          <w:p w14:paraId="5A0DFDEB" w14:textId="77777777" w:rsidR="00CF6D94" w:rsidRPr="00CF6D94" w:rsidRDefault="00CF6D94" w:rsidP="00DB056D">
            <w:pPr>
              <w:ind w:firstLine="0"/>
              <w:jc w:val="center"/>
              <w:rPr>
                <w:rFonts w:ascii="Times New Roman" w:hAnsi="Times New Roman" w:cs="Times New Roman"/>
                <w:bCs/>
                <w:szCs w:val="22"/>
                <w:lang w:val="de-DE"/>
              </w:rPr>
            </w:pPr>
            <w:r w:rsidRPr="00CF6D94">
              <w:rPr>
                <w:rFonts w:ascii="Times New Roman" w:hAnsi="Times New Roman" w:cs="Times New Roman"/>
                <w:szCs w:val="22"/>
              </w:rPr>
              <w:t>Students</w:t>
            </w:r>
          </w:p>
        </w:tc>
        <w:tc>
          <w:tcPr>
            <w:tcW w:w="851" w:type="dxa"/>
            <w:tcBorders>
              <w:top w:val="single" w:sz="4" w:space="0" w:color="auto"/>
            </w:tcBorders>
            <w:tcMar>
              <w:top w:w="100" w:type="dxa"/>
              <w:left w:w="100" w:type="dxa"/>
              <w:bottom w:w="100" w:type="dxa"/>
              <w:right w:w="100" w:type="dxa"/>
            </w:tcMar>
          </w:tcPr>
          <w:p w14:paraId="65D30A9E" w14:textId="77777777" w:rsidR="00CF6D94" w:rsidRPr="00CF6D94" w:rsidRDefault="00CF6D94" w:rsidP="00DB056D">
            <w:pPr>
              <w:ind w:firstLine="0"/>
              <w:jc w:val="center"/>
              <w:rPr>
                <w:rFonts w:ascii="Times New Roman" w:hAnsi="Times New Roman" w:cs="Times New Roman"/>
                <w:bCs/>
                <w:i/>
                <w:iCs/>
                <w:szCs w:val="22"/>
                <w:vertAlign w:val="superscript"/>
                <w:lang w:val="de-DE"/>
              </w:rPr>
            </w:pPr>
            <w:r w:rsidRPr="00CF6D94">
              <w:rPr>
                <w:rFonts w:ascii="Times New Roman" w:hAnsi="Times New Roman" w:cs="Times New Roman"/>
                <w:szCs w:val="22"/>
              </w:rPr>
              <w:t>0.01</w:t>
            </w:r>
          </w:p>
        </w:tc>
        <w:tc>
          <w:tcPr>
            <w:tcW w:w="567" w:type="dxa"/>
            <w:tcBorders>
              <w:top w:val="single" w:sz="4" w:space="0" w:color="auto"/>
            </w:tcBorders>
            <w:tcMar>
              <w:top w:w="100" w:type="dxa"/>
              <w:left w:w="100" w:type="dxa"/>
              <w:bottom w:w="100" w:type="dxa"/>
              <w:right w:w="100" w:type="dxa"/>
            </w:tcMar>
          </w:tcPr>
          <w:p w14:paraId="6C4B3EF7"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Borders>
              <w:top w:val="single" w:sz="4" w:space="0" w:color="auto"/>
            </w:tcBorders>
            <w:tcMar>
              <w:top w:w="100" w:type="dxa"/>
              <w:left w:w="100" w:type="dxa"/>
              <w:bottom w:w="100" w:type="dxa"/>
              <w:right w:w="100" w:type="dxa"/>
            </w:tcMar>
          </w:tcPr>
          <w:p w14:paraId="1DBB755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0.99</w:t>
            </w:r>
          </w:p>
        </w:tc>
        <w:tc>
          <w:tcPr>
            <w:tcW w:w="1400" w:type="dxa"/>
            <w:tcBorders>
              <w:top w:val="single" w:sz="4" w:space="0" w:color="auto"/>
            </w:tcBorders>
          </w:tcPr>
          <w:p w14:paraId="3B90EB10"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0.03</w:t>
            </w:r>
          </w:p>
        </w:tc>
        <w:tc>
          <w:tcPr>
            <w:tcW w:w="1128" w:type="dxa"/>
            <w:tcBorders>
              <w:top w:val="single" w:sz="4" w:space="0" w:color="auto"/>
            </w:tcBorders>
          </w:tcPr>
          <w:p w14:paraId="41968C98"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0.00</w:t>
            </w:r>
          </w:p>
        </w:tc>
        <w:tc>
          <w:tcPr>
            <w:tcW w:w="1409" w:type="dxa"/>
            <w:tcBorders>
              <w:top w:val="single" w:sz="4" w:space="0" w:color="auto"/>
            </w:tcBorders>
          </w:tcPr>
          <w:p w14:paraId="479C7D82"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[–4.63, 4.69]</w:t>
            </w:r>
          </w:p>
        </w:tc>
      </w:tr>
      <w:tr w:rsidR="00493FFD" w:rsidRPr="00A84165" w14:paraId="2BA3E907" w14:textId="77777777" w:rsidTr="00DB056D">
        <w:trPr>
          <w:trHeight w:val="305"/>
        </w:trPr>
        <w:tc>
          <w:tcPr>
            <w:tcW w:w="1028" w:type="dxa"/>
            <w:tcMar>
              <w:top w:w="100" w:type="dxa"/>
              <w:left w:w="100" w:type="dxa"/>
              <w:bottom w:w="100" w:type="dxa"/>
              <w:right w:w="100" w:type="dxa"/>
            </w:tcMar>
            <w:hideMark/>
          </w:tcPr>
          <w:p w14:paraId="46DE4BFF" w14:textId="77777777" w:rsidR="00CF6D94" w:rsidRPr="00CF6D94" w:rsidRDefault="00CF6D94" w:rsidP="0099150B">
            <w:pPr>
              <w:ind w:firstLine="0"/>
              <w:rPr>
                <w:rFonts w:ascii="Times New Roman" w:hAnsi="Times New Roman" w:cs="Times New Roman"/>
                <w:bCs/>
                <w:iCs/>
                <w:szCs w:val="22"/>
                <w:lang w:val="de-DE"/>
              </w:rPr>
            </w:pPr>
            <w:r w:rsidRPr="00CF6D94">
              <w:rPr>
                <w:rFonts w:ascii="Times New Roman" w:hAnsi="Times New Roman" w:cs="Times New Roman"/>
                <w:bCs/>
                <w:iCs/>
                <w:szCs w:val="22"/>
              </w:rPr>
              <w:t>FNP</w:t>
            </w:r>
          </w:p>
        </w:tc>
        <w:tc>
          <w:tcPr>
            <w:tcW w:w="1949" w:type="dxa"/>
            <w:tcMar>
              <w:top w:w="100" w:type="dxa"/>
              <w:left w:w="100" w:type="dxa"/>
              <w:bottom w:w="100" w:type="dxa"/>
              <w:right w:w="100" w:type="dxa"/>
            </w:tcMar>
            <w:vAlign w:val="center"/>
          </w:tcPr>
          <w:p w14:paraId="5916461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Disruptive Student</w:t>
            </w:r>
          </w:p>
        </w:tc>
        <w:tc>
          <w:tcPr>
            <w:tcW w:w="851" w:type="dxa"/>
            <w:tcMar>
              <w:top w:w="60" w:type="dxa"/>
              <w:left w:w="80" w:type="dxa"/>
              <w:bottom w:w="60" w:type="dxa"/>
              <w:right w:w="80" w:type="dxa"/>
            </w:tcMar>
          </w:tcPr>
          <w:p w14:paraId="468C7D28"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–1.32</w:t>
            </w:r>
          </w:p>
        </w:tc>
        <w:tc>
          <w:tcPr>
            <w:tcW w:w="567" w:type="dxa"/>
            <w:tcMar>
              <w:top w:w="60" w:type="dxa"/>
              <w:left w:w="80" w:type="dxa"/>
              <w:bottom w:w="60" w:type="dxa"/>
              <w:right w:w="80" w:type="dxa"/>
            </w:tcMar>
          </w:tcPr>
          <w:p w14:paraId="16AA5155"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1EFEEFA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0.19</w:t>
            </w:r>
          </w:p>
        </w:tc>
        <w:tc>
          <w:tcPr>
            <w:tcW w:w="1400" w:type="dxa"/>
          </w:tcPr>
          <w:p w14:paraId="353C1E2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–0.27</w:t>
            </w:r>
          </w:p>
        </w:tc>
        <w:tc>
          <w:tcPr>
            <w:tcW w:w="1128" w:type="dxa"/>
          </w:tcPr>
          <w:p w14:paraId="5E5E75A5"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–0.29</w:t>
            </w:r>
          </w:p>
        </w:tc>
        <w:tc>
          <w:tcPr>
            <w:tcW w:w="1409" w:type="dxa"/>
          </w:tcPr>
          <w:p w14:paraId="68D417DA"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[–0.67, 0.14]</w:t>
            </w:r>
          </w:p>
        </w:tc>
      </w:tr>
      <w:tr w:rsidR="00493FFD" w:rsidRPr="00A84165" w14:paraId="4152EA1F" w14:textId="77777777" w:rsidTr="00DB056D">
        <w:trPr>
          <w:trHeight w:val="305"/>
        </w:trPr>
        <w:tc>
          <w:tcPr>
            <w:tcW w:w="1028" w:type="dxa"/>
            <w:tcMar>
              <w:top w:w="100" w:type="dxa"/>
              <w:left w:w="100" w:type="dxa"/>
              <w:bottom w:w="100" w:type="dxa"/>
              <w:right w:w="100" w:type="dxa"/>
            </w:tcMar>
            <w:hideMark/>
          </w:tcPr>
          <w:p w14:paraId="4A2F7B6C" w14:textId="77777777" w:rsidR="00CF6D94" w:rsidRPr="00CF6D94" w:rsidRDefault="00CF6D94" w:rsidP="0099150B">
            <w:pPr>
              <w:ind w:firstLine="0"/>
              <w:rPr>
                <w:rFonts w:ascii="Times New Roman" w:hAnsi="Times New Roman" w:cs="Times New Roman"/>
                <w:bCs/>
                <w:iCs/>
                <w:szCs w:val="22"/>
                <w:lang w:val="de-DE"/>
              </w:rPr>
            </w:pPr>
            <w:r w:rsidRPr="00CF6D94">
              <w:rPr>
                <w:rFonts w:ascii="Times New Roman" w:hAnsi="Times New Roman" w:cs="Times New Roman"/>
                <w:szCs w:val="22"/>
              </w:rPr>
              <w:t>FNP</w:t>
            </w:r>
          </w:p>
        </w:tc>
        <w:tc>
          <w:tcPr>
            <w:tcW w:w="1949" w:type="dxa"/>
            <w:tcMar>
              <w:top w:w="60" w:type="dxa"/>
              <w:left w:w="80" w:type="dxa"/>
              <w:bottom w:w="60" w:type="dxa"/>
              <w:right w:w="80" w:type="dxa"/>
            </w:tcMar>
            <w:vAlign w:val="center"/>
          </w:tcPr>
          <w:p w14:paraId="1A9EBBD3"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Teacher Material</w:t>
            </w:r>
          </w:p>
        </w:tc>
        <w:tc>
          <w:tcPr>
            <w:tcW w:w="851" w:type="dxa"/>
            <w:tcMar>
              <w:top w:w="60" w:type="dxa"/>
              <w:left w:w="80" w:type="dxa"/>
              <w:bottom w:w="60" w:type="dxa"/>
              <w:right w:w="80" w:type="dxa"/>
            </w:tcMar>
          </w:tcPr>
          <w:p w14:paraId="56983C1B"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0.89</w:t>
            </w:r>
          </w:p>
        </w:tc>
        <w:tc>
          <w:tcPr>
            <w:tcW w:w="567" w:type="dxa"/>
            <w:tcMar>
              <w:top w:w="60" w:type="dxa"/>
              <w:left w:w="80" w:type="dxa"/>
              <w:bottom w:w="60" w:type="dxa"/>
              <w:right w:w="80" w:type="dxa"/>
            </w:tcMar>
          </w:tcPr>
          <w:p w14:paraId="2946C95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1BA6561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0.37</w:t>
            </w:r>
          </w:p>
        </w:tc>
        <w:tc>
          <w:tcPr>
            <w:tcW w:w="1400" w:type="dxa"/>
          </w:tcPr>
          <w:p w14:paraId="57424BA9"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2.32</w:t>
            </w:r>
          </w:p>
        </w:tc>
        <w:tc>
          <w:tcPr>
            <w:tcW w:w="1128" w:type="dxa"/>
          </w:tcPr>
          <w:p w14:paraId="255D63EB"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0.20</w:t>
            </w:r>
          </w:p>
        </w:tc>
        <w:tc>
          <w:tcPr>
            <w:tcW w:w="1409" w:type="dxa"/>
          </w:tcPr>
          <w:p w14:paraId="0ACEF9D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[–2.84, 7.48]</w:t>
            </w:r>
          </w:p>
        </w:tc>
      </w:tr>
      <w:tr w:rsidR="00493FFD" w:rsidRPr="00A84165" w14:paraId="4DB4AC53" w14:textId="77777777" w:rsidTr="00DB056D">
        <w:trPr>
          <w:trHeight w:val="305"/>
        </w:trPr>
        <w:tc>
          <w:tcPr>
            <w:tcW w:w="1028" w:type="dxa"/>
            <w:tcMar>
              <w:top w:w="100" w:type="dxa"/>
              <w:left w:w="100" w:type="dxa"/>
              <w:bottom w:w="100" w:type="dxa"/>
              <w:right w:w="100" w:type="dxa"/>
            </w:tcMar>
            <w:hideMark/>
          </w:tcPr>
          <w:p w14:paraId="24EC7244" w14:textId="77777777" w:rsidR="00CF6D94" w:rsidRPr="00CF6D94" w:rsidRDefault="00CF6D94" w:rsidP="0099150B">
            <w:pPr>
              <w:ind w:firstLine="0"/>
              <w:rPr>
                <w:rFonts w:ascii="Times New Roman" w:hAnsi="Times New Roman" w:cs="Times New Roman"/>
                <w:bCs/>
                <w:iCs/>
                <w:szCs w:val="22"/>
                <w:lang w:val="de-DE"/>
              </w:rPr>
            </w:pPr>
            <w:r w:rsidRPr="00CF6D94">
              <w:rPr>
                <w:rFonts w:ascii="Times New Roman" w:hAnsi="Times New Roman" w:cs="Times New Roman"/>
                <w:szCs w:val="22"/>
              </w:rPr>
              <w:t>FNP</w:t>
            </w:r>
          </w:p>
        </w:tc>
        <w:tc>
          <w:tcPr>
            <w:tcW w:w="1949" w:type="dxa"/>
            <w:tcMar>
              <w:top w:w="60" w:type="dxa"/>
              <w:left w:w="80" w:type="dxa"/>
              <w:bottom w:w="60" w:type="dxa"/>
              <w:right w:w="80" w:type="dxa"/>
            </w:tcMar>
            <w:vAlign w:val="center"/>
          </w:tcPr>
          <w:p w14:paraId="1DE86DBA"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Student Desk</w:t>
            </w:r>
          </w:p>
        </w:tc>
        <w:tc>
          <w:tcPr>
            <w:tcW w:w="851" w:type="dxa"/>
            <w:tcMar>
              <w:top w:w="60" w:type="dxa"/>
              <w:left w:w="80" w:type="dxa"/>
              <w:bottom w:w="60" w:type="dxa"/>
              <w:right w:w="80" w:type="dxa"/>
            </w:tcMar>
          </w:tcPr>
          <w:p w14:paraId="78C635EF"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–1.17</w:t>
            </w:r>
          </w:p>
        </w:tc>
        <w:tc>
          <w:tcPr>
            <w:tcW w:w="567" w:type="dxa"/>
            <w:tcMar>
              <w:top w:w="60" w:type="dxa"/>
              <w:left w:w="80" w:type="dxa"/>
              <w:bottom w:w="60" w:type="dxa"/>
              <w:right w:w="80" w:type="dxa"/>
            </w:tcMar>
          </w:tcPr>
          <w:p w14:paraId="671008F5"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6D349803"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0.25</w:t>
            </w:r>
          </w:p>
        </w:tc>
        <w:tc>
          <w:tcPr>
            <w:tcW w:w="1400" w:type="dxa"/>
          </w:tcPr>
          <w:p w14:paraId="15B89258"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–1.72</w:t>
            </w:r>
          </w:p>
        </w:tc>
        <w:tc>
          <w:tcPr>
            <w:tcW w:w="1128" w:type="dxa"/>
          </w:tcPr>
          <w:p w14:paraId="64D2F922"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–0.26</w:t>
            </w:r>
          </w:p>
        </w:tc>
        <w:tc>
          <w:tcPr>
            <w:tcW w:w="1409" w:type="dxa"/>
          </w:tcPr>
          <w:p w14:paraId="0CAC6BEA"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[–4.65, 1.21]</w:t>
            </w:r>
          </w:p>
        </w:tc>
      </w:tr>
      <w:tr w:rsidR="00493FFD" w:rsidRPr="00A84165" w14:paraId="261AF807" w14:textId="77777777" w:rsidTr="00DB056D">
        <w:trPr>
          <w:trHeight w:val="305"/>
        </w:trPr>
        <w:tc>
          <w:tcPr>
            <w:tcW w:w="1028" w:type="dxa"/>
            <w:tcMar>
              <w:top w:w="100" w:type="dxa"/>
              <w:left w:w="100" w:type="dxa"/>
              <w:bottom w:w="100" w:type="dxa"/>
              <w:right w:w="100" w:type="dxa"/>
            </w:tcMar>
            <w:hideMark/>
          </w:tcPr>
          <w:p w14:paraId="2743CE76" w14:textId="77777777" w:rsidR="00CF6D94" w:rsidRPr="00CF6D94" w:rsidRDefault="00CF6D94" w:rsidP="0099150B">
            <w:pPr>
              <w:ind w:firstLine="0"/>
              <w:rPr>
                <w:rFonts w:ascii="Times New Roman" w:hAnsi="Times New Roman" w:cs="Times New Roman"/>
                <w:bCs/>
                <w:iCs/>
                <w:szCs w:val="22"/>
                <w:lang w:val="de-DE"/>
              </w:rPr>
            </w:pPr>
            <w:r w:rsidRPr="00CF6D94">
              <w:rPr>
                <w:rFonts w:ascii="Times New Roman" w:hAnsi="Times New Roman" w:cs="Times New Roman"/>
                <w:szCs w:val="22"/>
              </w:rPr>
              <w:t>FNP</w:t>
            </w:r>
          </w:p>
        </w:tc>
        <w:tc>
          <w:tcPr>
            <w:tcW w:w="1949" w:type="dxa"/>
            <w:tcMar>
              <w:top w:w="60" w:type="dxa"/>
              <w:left w:w="80" w:type="dxa"/>
              <w:bottom w:w="60" w:type="dxa"/>
              <w:right w:w="80" w:type="dxa"/>
            </w:tcMar>
            <w:vAlign w:val="center"/>
          </w:tcPr>
          <w:p w14:paraId="6F54445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Classroom/Others</w:t>
            </w:r>
          </w:p>
        </w:tc>
        <w:tc>
          <w:tcPr>
            <w:tcW w:w="851" w:type="dxa"/>
            <w:tcMar>
              <w:top w:w="60" w:type="dxa"/>
              <w:left w:w="80" w:type="dxa"/>
              <w:bottom w:w="60" w:type="dxa"/>
              <w:right w:w="80" w:type="dxa"/>
            </w:tcMar>
          </w:tcPr>
          <w:p w14:paraId="0ECE44F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–0.43</w:t>
            </w:r>
          </w:p>
        </w:tc>
        <w:tc>
          <w:tcPr>
            <w:tcW w:w="567" w:type="dxa"/>
            <w:tcMar>
              <w:top w:w="60" w:type="dxa"/>
              <w:left w:w="80" w:type="dxa"/>
              <w:bottom w:w="60" w:type="dxa"/>
              <w:right w:w="80" w:type="dxa"/>
            </w:tcMar>
          </w:tcPr>
          <w:p w14:paraId="1A37F0A0"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6F16F580"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0.67</w:t>
            </w:r>
          </w:p>
        </w:tc>
        <w:tc>
          <w:tcPr>
            <w:tcW w:w="1400" w:type="dxa"/>
          </w:tcPr>
          <w:p w14:paraId="5ED5255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–0.63</w:t>
            </w:r>
          </w:p>
        </w:tc>
        <w:tc>
          <w:tcPr>
            <w:tcW w:w="1128" w:type="dxa"/>
          </w:tcPr>
          <w:p w14:paraId="32072FF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–0.10</w:t>
            </w:r>
          </w:p>
        </w:tc>
        <w:tc>
          <w:tcPr>
            <w:tcW w:w="1409" w:type="dxa"/>
          </w:tcPr>
          <w:p w14:paraId="58C8B029"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[–3.53, 2.27]</w:t>
            </w:r>
          </w:p>
        </w:tc>
      </w:tr>
      <w:tr w:rsidR="00493FFD" w:rsidRPr="00A84165" w14:paraId="2831255C" w14:textId="77777777" w:rsidTr="00DB056D">
        <w:trPr>
          <w:trHeight w:val="305"/>
        </w:trPr>
        <w:tc>
          <w:tcPr>
            <w:tcW w:w="1028" w:type="dxa"/>
            <w:tcMar>
              <w:top w:w="100" w:type="dxa"/>
              <w:left w:w="100" w:type="dxa"/>
              <w:bottom w:w="100" w:type="dxa"/>
              <w:right w:w="100" w:type="dxa"/>
            </w:tcMar>
          </w:tcPr>
          <w:p w14:paraId="73A9E3EE" w14:textId="77777777" w:rsidR="00CF6D94" w:rsidRPr="00CF6D94" w:rsidRDefault="00CF6D94" w:rsidP="0099150B">
            <w:pPr>
              <w:ind w:firstLine="0"/>
              <w:rPr>
                <w:rFonts w:ascii="Times New Roman" w:hAnsi="Times New Roman" w:cs="Times New Roman"/>
                <w:szCs w:val="22"/>
              </w:rPr>
            </w:pPr>
            <w:r w:rsidRPr="00CF6D94">
              <w:rPr>
                <w:rFonts w:ascii="Times New Roman" w:hAnsi="Times New Roman" w:cs="Times New Roman"/>
                <w:szCs w:val="22"/>
              </w:rPr>
              <w:t xml:space="preserve">FDP </w:t>
            </w:r>
            <w:r w:rsidRPr="00CF6D94">
              <w:rPr>
                <w:rFonts w:ascii="Times New Roman" w:hAnsi="Times New Roman" w:cs="Times New Roman"/>
                <w:szCs w:val="22"/>
                <w:vertAlign w:val="superscript"/>
              </w:rPr>
              <w:t>b</w:t>
            </w:r>
          </w:p>
        </w:tc>
        <w:tc>
          <w:tcPr>
            <w:tcW w:w="1949" w:type="dxa"/>
            <w:tcMar>
              <w:top w:w="60" w:type="dxa"/>
              <w:left w:w="80" w:type="dxa"/>
              <w:bottom w:w="60" w:type="dxa"/>
              <w:right w:w="80" w:type="dxa"/>
            </w:tcMar>
            <w:vAlign w:val="center"/>
          </w:tcPr>
          <w:p w14:paraId="579A14E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Students</w:t>
            </w:r>
          </w:p>
        </w:tc>
        <w:tc>
          <w:tcPr>
            <w:tcW w:w="851" w:type="dxa"/>
            <w:tcMar>
              <w:top w:w="60" w:type="dxa"/>
              <w:left w:w="80" w:type="dxa"/>
              <w:bottom w:w="60" w:type="dxa"/>
              <w:right w:w="80" w:type="dxa"/>
            </w:tcMar>
          </w:tcPr>
          <w:p w14:paraId="4D219E7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–0.43</w:t>
            </w:r>
          </w:p>
        </w:tc>
        <w:tc>
          <w:tcPr>
            <w:tcW w:w="567" w:type="dxa"/>
            <w:tcMar>
              <w:top w:w="60" w:type="dxa"/>
              <w:left w:w="80" w:type="dxa"/>
              <w:bottom w:w="60" w:type="dxa"/>
              <w:right w:w="80" w:type="dxa"/>
            </w:tcMar>
          </w:tcPr>
          <w:p w14:paraId="1DCA0BD0"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6B33DB57"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0.67</w:t>
            </w:r>
          </w:p>
        </w:tc>
        <w:tc>
          <w:tcPr>
            <w:tcW w:w="1400" w:type="dxa"/>
          </w:tcPr>
          <w:p w14:paraId="3F727BF6"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–1.26</w:t>
            </w:r>
          </w:p>
        </w:tc>
        <w:tc>
          <w:tcPr>
            <w:tcW w:w="1128" w:type="dxa"/>
          </w:tcPr>
          <w:p w14:paraId="260A60D0"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–0.10</w:t>
            </w:r>
          </w:p>
        </w:tc>
        <w:tc>
          <w:tcPr>
            <w:tcW w:w="1409" w:type="dxa"/>
          </w:tcPr>
          <w:p w14:paraId="7730DA3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[–7.1, 4.58]</w:t>
            </w:r>
          </w:p>
        </w:tc>
      </w:tr>
      <w:tr w:rsidR="00493FFD" w:rsidRPr="00A84165" w14:paraId="0C323BA7" w14:textId="77777777" w:rsidTr="00DB056D">
        <w:trPr>
          <w:trHeight w:val="305"/>
        </w:trPr>
        <w:tc>
          <w:tcPr>
            <w:tcW w:w="1028" w:type="dxa"/>
            <w:tcMar>
              <w:top w:w="100" w:type="dxa"/>
              <w:left w:w="100" w:type="dxa"/>
              <w:bottom w:w="100" w:type="dxa"/>
              <w:right w:w="100" w:type="dxa"/>
            </w:tcMar>
          </w:tcPr>
          <w:p w14:paraId="0073141E" w14:textId="77777777" w:rsidR="00CF6D94" w:rsidRPr="00CF6D94" w:rsidRDefault="00CF6D94" w:rsidP="0099150B">
            <w:pPr>
              <w:ind w:firstLine="0"/>
              <w:rPr>
                <w:rFonts w:ascii="Times New Roman" w:hAnsi="Times New Roman" w:cs="Times New Roman"/>
                <w:szCs w:val="22"/>
              </w:rPr>
            </w:pPr>
            <w:r w:rsidRPr="00CF6D94">
              <w:rPr>
                <w:rFonts w:ascii="Times New Roman" w:hAnsi="Times New Roman" w:cs="Times New Roman"/>
                <w:szCs w:val="22"/>
              </w:rPr>
              <w:t>FDP</w:t>
            </w:r>
          </w:p>
        </w:tc>
        <w:tc>
          <w:tcPr>
            <w:tcW w:w="1949" w:type="dxa"/>
            <w:tcMar>
              <w:top w:w="60" w:type="dxa"/>
              <w:left w:w="80" w:type="dxa"/>
              <w:bottom w:w="60" w:type="dxa"/>
              <w:right w:w="80" w:type="dxa"/>
            </w:tcMar>
            <w:vAlign w:val="center"/>
          </w:tcPr>
          <w:p w14:paraId="59D76045"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Disruptive Student</w:t>
            </w:r>
          </w:p>
        </w:tc>
        <w:tc>
          <w:tcPr>
            <w:tcW w:w="851" w:type="dxa"/>
            <w:tcMar>
              <w:top w:w="60" w:type="dxa"/>
              <w:left w:w="80" w:type="dxa"/>
              <w:bottom w:w="60" w:type="dxa"/>
              <w:right w:w="80" w:type="dxa"/>
            </w:tcMar>
          </w:tcPr>
          <w:p w14:paraId="369518B3"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–1.90</w:t>
            </w:r>
          </w:p>
        </w:tc>
        <w:tc>
          <w:tcPr>
            <w:tcW w:w="567" w:type="dxa"/>
            <w:tcMar>
              <w:top w:w="60" w:type="dxa"/>
              <w:left w:w="80" w:type="dxa"/>
              <w:bottom w:w="60" w:type="dxa"/>
              <w:right w:w="80" w:type="dxa"/>
            </w:tcMar>
          </w:tcPr>
          <w:p w14:paraId="10E163F8"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31C4EBE0"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0.06</w:t>
            </w:r>
          </w:p>
        </w:tc>
        <w:tc>
          <w:tcPr>
            <w:tcW w:w="1400" w:type="dxa"/>
          </w:tcPr>
          <w:p w14:paraId="6A99AE7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–0.48</w:t>
            </w:r>
          </w:p>
        </w:tc>
        <w:tc>
          <w:tcPr>
            <w:tcW w:w="1128" w:type="dxa"/>
          </w:tcPr>
          <w:p w14:paraId="24C7E181"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–0.42</w:t>
            </w:r>
          </w:p>
        </w:tc>
        <w:tc>
          <w:tcPr>
            <w:tcW w:w="1409" w:type="dxa"/>
          </w:tcPr>
          <w:p w14:paraId="2322E18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[–0.98, 0.02]</w:t>
            </w:r>
          </w:p>
        </w:tc>
      </w:tr>
      <w:tr w:rsidR="00493FFD" w:rsidRPr="00A84165" w14:paraId="28DD44ED" w14:textId="77777777" w:rsidTr="00DB056D">
        <w:trPr>
          <w:trHeight w:val="305"/>
        </w:trPr>
        <w:tc>
          <w:tcPr>
            <w:tcW w:w="1028" w:type="dxa"/>
            <w:tcMar>
              <w:top w:w="100" w:type="dxa"/>
              <w:left w:w="100" w:type="dxa"/>
              <w:bottom w:w="100" w:type="dxa"/>
              <w:right w:w="100" w:type="dxa"/>
            </w:tcMar>
          </w:tcPr>
          <w:p w14:paraId="7E274011" w14:textId="77777777" w:rsidR="00CF6D94" w:rsidRPr="00CF6D94" w:rsidRDefault="00CF6D94" w:rsidP="0099150B">
            <w:pPr>
              <w:ind w:firstLine="0"/>
              <w:rPr>
                <w:rFonts w:ascii="Times New Roman" w:hAnsi="Times New Roman" w:cs="Times New Roman"/>
                <w:szCs w:val="22"/>
              </w:rPr>
            </w:pPr>
            <w:r w:rsidRPr="00CF6D94">
              <w:rPr>
                <w:rFonts w:ascii="Times New Roman" w:hAnsi="Times New Roman" w:cs="Times New Roman"/>
                <w:szCs w:val="22"/>
              </w:rPr>
              <w:t>FDP</w:t>
            </w:r>
          </w:p>
        </w:tc>
        <w:tc>
          <w:tcPr>
            <w:tcW w:w="1949" w:type="dxa"/>
            <w:tcMar>
              <w:top w:w="60" w:type="dxa"/>
              <w:left w:w="80" w:type="dxa"/>
              <w:bottom w:w="60" w:type="dxa"/>
              <w:right w:w="80" w:type="dxa"/>
            </w:tcMar>
            <w:vAlign w:val="center"/>
          </w:tcPr>
          <w:p w14:paraId="42D1DA8A"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Teacher Material</w:t>
            </w:r>
          </w:p>
        </w:tc>
        <w:tc>
          <w:tcPr>
            <w:tcW w:w="851" w:type="dxa"/>
            <w:tcMar>
              <w:top w:w="60" w:type="dxa"/>
              <w:left w:w="80" w:type="dxa"/>
              <w:bottom w:w="60" w:type="dxa"/>
              <w:right w:w="80" w:type="dxa"/>
            </w:tcMar>
          </w:tcPr>
          <w:p w14:paraId="07B9BE79"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1.55</w:t>
            </w:r>
          </w:p>
        </w:tc>
        <w:tc>
          <w:tcPr>
            <w:tcW w:w="567" w:type="dxa"/>
            <w:tcMar>
              <w:top w:w="60" w:type="dxa"/>
              <w:left w:w="80" w:type="dxa"/>
              <w:bottom w:w="60" w:type="dxa"/>
              <w:right w:w="80" w:type="dxa"/>
            </w:tcMar>
          </w:tcPr>
          <w:p w14:paraId="7BCCCF5E"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7B3C37D0"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0.13</w:t>
            </w:r>
          </w:p>
        </w:tc>
        <w:tc>
          <w:tcPr>
            <w:tcW w:w="1400" w:type="dxa"/>
          </w:tcPr>
          <w:p w14:paraId="503631B4"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4.45</w:t>
            </w:r>
          </w:p>
        </w:tc>
        <w:tc>
          <w:tcPr>
            <w:tcW w:w="1128" w:type="dxa"/>
          </w:tcPr>
          <w:p w14:paraId="4A1DAC11"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0.34</w:t>
            </w:r>
          </w:p>
        </w:tc>
        <w:tc>
          <w:tcPr>
            <w:tcW w:w="1409" w:type="dxa"/>
          </w:tcPr>
          <w:p w14:paraId="6F5EF4AB"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[–1.28, 10.18]</w:t>
            </w:r>
          </w:p>
        </w:tc>
      </w:tr>
      <w:tr w:rsidR="00493FFD" w:rsidRPr="00A84165" w14:paraId="3F531696" w14:textId="77777777" w:rsidTr="00DB056D">
        <w:trPr>
          <w:trHeight w:val="305"/>
        </w:trPr>
        <w:tc>
          <w:tcPr>
            <w:tcW w:w="1028" w:type="dxa"/>
            <w:tcMar>
              <w:top w:w="100" w:type="dxa"/>
              <w:left w:w="100" w:type="dxa"/>
              <w:bottom w:w="100" w:type="dxa"/>
              <w:right w:w="100" w:type="dxa"/>
            </w:tcMar>
          </w:tcPr>
          <w:p w14:paraId="4BA9F4DD" w14:textId="77777777" w:rsidR="00CF6D94" w:rsidRPr="00CF6D94" w:rsidRDefault="00CF6D94" w:rsidP="0099150B">
            <w:pPr>
              <w:ind w:firstLine="0"/>
              <w:rPr>
                <w:rFonts w:ascii="Times New Roman" w:hAnsi="Times New Roman" w:cs="Times New Roman"/>
                <w:szCs w:val="22"/>
              </w:rPr>
            </w:pPr>
            <w:r w:rsidRPr="00CF6D94">
              <w:rPr>
                <w:rFonts w:ascii="Times New Roman" w:hAnsi="Times New Roman" w:cs="Times New Roman"/>
                <w:szCs w:val="22"/>
              </w:rPr>
              <w:t>FDP</w:t>
            </w:r>
          </w:p>
        </w:tc>
        <w:tc>
          <w:tcPr>
            <w:tcW w:w="1949" w:type="dxa"/>
            <w:tcMar>
              <w:top w:w="60" w:type="dxa"/>
              <w:left w:w="80" w:type="dxa"/>
              <w:bottom w:w="60" w:type="dxa"/>
              <w:right w:w="80" w:type="dxa"/>
            </w:tcMar>
            <w:vAlign w:val="center"/>
          </w:tcPr>
          <w:p w14:paraId="5223A809"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Student Desk</w:t>
            </w:r>
          </w:p>
        </w:tc>
        <w:tc>
          <w:tcPr>
            <w:tcW w:w="851" w:type="dxa"/>
            <w:tcMar>
              <w:top w:w="60" w:type="dxa"/>
              <w:left w:w="80" w:type="dxa"/>
              <w:bottom w:w="60" w:type="dxa"/>
              <w:right w:w="80" w:type="dxa"/>
            </w:tcMar>
          </w:tcPr>
          <w:p w14:paraId="3CF254B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–1.67</w:t>
            </w:r>
          </w:p>
        </w:tc>
        <w:tc>
          <w:tcPr>
            <w:tcW w:w="567" w:type="dxa"/>
            <w:tcMar>
              <w:top w:w="60" w:type="dxa"/>
              <w:left w:w="80" w:type="dxa"/>
              <w:bottom w:w="60" w:type="dxa"/>
              <w:right w:w="80" w:type="dxa"/>
            </w:tcMar>
          </w:tcPr>
          <w:p w14:paraId="37A9869D"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Mar>
              <w:top w:w="60" w:type="dxa"/>
              <w:left w:w="80" w:type="dxa"/>
              <w:bottom w:w="60" w:type="dxa"/>
              <w:right w:w="80" w:type="dxa"/>
            </w:tcMar>
          </w:tcPr>
          <w:p w14:paraId="7D9E1876"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0.1</w:t>
            </w:r>
          </w:p>
        </w:tc>
        <w:tc>
          <w:tcPr>
            <w:tcW w:w="1400" w:type="dxa"/>
          </w:tcPr>
          <w:p w14:paraId="351D687E"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–2.89</w:t>
            </w:r>
          </w:p>
        </w:tc>
        <w:tc>
          <w:tcPr>
            <w:tcW w:w="1128" w:type="dxa"/>
          </w:tcPr>
          <w:p w14:paraId="443E8CE7"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–0.37</w:t>
            </w:r>
          </w:p>
        </w:tc>
        <w:tc>
          <w:tcPr>
            <w:tcW w:w="1409" w:type="dxa"/>
          </w:tcPr>
          <w:p w14:paraId="2EB05FA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[–6.35, 0.56]</w:t>
            </w:r>
          </w:p>
        </w:tc>
      </w:tr>
      <w:tr w:rsidR="00493FFD" w:rsidRPr="00A84165" w14:paraId="1F9FD38A" w14:textId="77777777" w:rsidTr="00DB056D">
        <w:trPr>
          <w:trHeight w:val="305"/>
        </w:trPr>
        <w:tc>
          <w:tcPr>
            <w:tcW w:w="1028" w:type="dxa"/>
            <w:tcBorders>
              <w:bottom w:val="single" w:sz="4" w:space="0" w:color="auto"/>
            </w:tcBorders>
            <w:tcMar>
              <w:top w:w="100" w:type="dxa"/>
              <w:left w:w="100" w:type="dxa"/>
              <w:bottom w:w="100" w:type="dxa"/>
              <w:right w:w="100" w:type="dxa"/>
            </w:tcMar>
            <w:hideMark/>
          </w:tcPr>
          <w:p w14:paraId="71964ECF" w14:textId="77777777" w:rsidR="00CF6D94" w:rsidRPr="00CF6D94" w:rsidRDefault="00CF6D94" w:rsidP="0099150B">
            <w:pPr>
              <w:ind w:firstLine="0"/>
              <w:rPr>
                <w:rFonts w:ascii="Times New Roman" w:hAnsi="Times New Roman" w:cs="Times New Roman"/>
                <w:bCs/>
                <w:iCs/>
                <w:szCs w:val="22"/>
                <w:lang w:val="de-DE"/>
              </w:rPr>
            </w:pPr>
            <w:r w:rsidRPr="00CF6D94">
              <w:rPr>
                <w:rFonts w:ascii="Times New Roman" w:hAnsi="Times New Roman" w:cs="Times New Roman"/>
                <w:szCs w:val="22"/>
              </w:rPr>
              <w:t>FDP</w:t>
            </w:r>
          </w:p>
        </w:tc>
        <w:tc>
          <w:tcPr>
            <w:tcW w:w="1949" w:type="dxa"/>
            <w:tcBorders>
              <w:bottom w:val="single" w:sz="4" w:space="0" w:color="auto"/>
            </w:tcBorders>
            <w:tcMar>
              <w:top w:w="60" w:type="dxa"/>
              <w:left w:w="80" w:type="dxa"/>
              <w:bottom w:w="60" w:type="dxa"/>
              <w:right w:w="80" w:type="dxa"/>
            </w:tcMar>
            <w:vAlign w:val="center"/>
          </w:tcPr>
          <w:p w14:paraId="2E5A3EA1"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Classroom/Others</w:t>
            </w:r>
          </w:p>
        </w:tc>
        <w:tc>
          <w:tcPr>
            <w:tcW w:w="851" w:type="dxa"/>
            <w:tcBorders>
              <w:bottom w:val="single" w:sz="4" w:space="0" w:color="auto"/>
            </w:tcBorders>
            <w:tcMar>
              <w:top w:w="60" w:type="dxa"/>
              <w:left w:w="80" w:type="dxa"/>
              <w:bottom w:w="60" w:type="dxa"/>
              <w:right w:w="80" w:type="dxa"/>
            </w:tcMar>
          </w:tcPr>
          <w:p w14:paraId="572181D3"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–0.28</w:t>
            </w:r>
          </w:p>
        </w:tc>
        <w:tc>
          <w:tcPr>
            <w:tcW w:w="567" w:type="dxa"/>
            <w:tcBorders>
              <w:bottom w:val="single" w:sz="4" w:space="0" w:color="auto"/>
            </w:tcBorders>
            <w:tcMar>
              <w:top w:w="60" w:type="dxa"/>
              <w:left w:w="80" w:type="dxa"/>
              <w:bottom w:w="60" w:type="dxa"/>
              <w:right w:w="80" w:type="dxa"/>
            </w:tcMar>
          </w:tcPr>
          <w:p w14:paraId="3B7E659A"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80</w:t>
            </w:r>
          </w:p>
        </w:tc>
        <w:tc>
          <w:tcPr>
            <w:tcW w:w="1028" w:type="dxa"/>
            <w:tcBorders>
              <w:bottom w:val="single" w:sz="4" w:space="0" w:color="auto"/>
            </w:tcBorders>
            <w:tcMar>
              <w:top w:w="60" w:type="dxa"/>
              <w:left w:w="80" w:type="dxa"/>
              <w:bottom w:w="60" w:type="dxa"/>
              <w:right w:w="80" w:type="dxa"/>
            </w:tcMar>
          </w:tcPr>
          <w:p w14:paraId="7B0C98A3"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0.78</w:t>
            </w:r>
          </w:p>
        </w:tc>
        <w:tc>
          <w:tcPr>
            <w:tcW w:w="1400" w:type="dxa"/>
            <w:tcBorders>
              <w:bottom w:val="single" w:sz="4" w:space="0" w:color="auto"/>
            </w:tcBorders>
          </w:tcPr>
          <w:p w14:paraId="2D48A14C"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–0.30</w:t>
            </w:r>
          </w:p>
        </w:tc>
        <w:tc>
          <w:tcPr>
            <w:tcW w:w="1128" w:type="dxa"/>
            <w:tcBorders>
              <w:bottom w:val="single" w:sz="4" w:space="0" w:color="auto"/>
            </w:tcBorders>
          </w:tcPr>
          <w:p w14:paraId="5660B2A8"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–0.06</w:t>
            </w:r>
          </w:p>
        </w:tc>
        <w:tc>
          <w:tcPr>
            <w:tcW w:w="1409" w:type="dxa"/>
            <w:tcBorders>
              <w:bottom w:val="single" w:sz="4" w:space="0" w:color="auto"/>
            </w:tcBorders>
          </w:tcPr>
          <w:p w14:paraId="56B2ACE6" w14:textId="77777777" w:rsidR="00CF6D94" w:rsidRPr="00CF6D94" w:rsidRDefault="00CF6D94" w:rsidP="00DB056D">
            <w:pPr>
              <w:ind w:firstLine="0"/>
              <w:jc w:val="center"/>
              <w:rPr>
                <w:rFonts w:ascii="Times New Roman" w:hAnsi="Times New Roman" w:cs="Times New Roman"/>
                <w:bCs/>
                <w:iCs/>
                <w:szCs w:val="22"/>
                <w:lang w:val="de-DE"/>
              </w:rPr>
            </w:pPr>
            <w:r w:rsidRPr="00CF6D94">
              <w:rPr>
                <w:rFonts w:ascii="Times New Roman" w:hAnsi="Times New Roman" w:cs="Times New Roman"/>
                <w:szCs w:val="22"/>
              </w:rPr>
              <w:t>[–2.43, 1.84]</w:t>
            </w:r>
          </w:p>
        </w:tc>
      </w:tr>
      <w:tr w:rsidR="00CF6D94" w:rsidRPr="00A84165" w14:paraId="6F8AB5D6" w14:textId="77777777" w:rsidTr="00DB056D">
        <w:trPr>
          <w:trHeight w:val="693"/>
        </w:trPr>
        <w:tc>
          <w:tcPr>
            <w:tcW w:w="9360" w:type="dxa"/>
            <w:gridSpan w:val="8"/>
            <w:tcMar>
              <w:top w:w="100" w:type="dxa"/>
              <w:left w:w="100" w:type="dxa"/>
              <w:bottom w:w="100" w:type="dxa"/>
              <w:right w:w="100" w:type="dxa"/>
            </w:tcMar>
            <w:hideMark/>
          </w:tcPr>
          <w:p w14:paraId="518322C2" w14:textId="77777777" w:rsidR="00CF6D94" w:rsidRPr="00CF6D94" w:rsidRDefault="00CF6D94" w:rsidP="00FA478F">
            <w:pPr>
              <w:spacing w:line="240" w:lineRule="auto"/>
              <w:ind w:firstLine="0"/>
              <w:rPr>
                <w:rFonts w:ascii="Times New Roman" w:hAnsi="Times New Roman" w:cs="Times New Roman"/>
                <w:bCs/>
                <w:iCs/>
                <w:szCs w:val="22"/>
              </w:rPr>
            </w:pPr>
            <w:r w:rsidRPr="00CF6D94">
              <w:rPr>
                <w:rFonts w:ascii="Times New Roman" w:hAnsi="Times New Roman" w:cs="Times New Roman"/>
                <w:bCs/>
                <w:i/>
                <w:iCs/>
                <w:szCs w:val="22"/>
              </w:rPr>
              <w:t>Note</w:t>
            </w:r>
            <w:r w:rsidRPr="00CF6D94">
              <w:rPr>
                <w:rFonts w:ascii="Times New Roman" w:hAnsi="Times New Roman" w:cs="Times New Roman"/>
                <w:bCs/>
                <w:iCs/>
                <w:szCs w:val="22"/>
              </w:rPr>
              <w:t xml:space="preserve">. This figure displays the results of </w:t>
            </w:r>
            <w:r w:rsidRPr="00CF6D94">
              <w:rPr>
                <w:rFonts w:ascii="Times New Roman" w:hAnsi="Times New Roman" w:cs="Times New Roman"/>
                <w:bCs/>
                <w:i/>
                <w:szCs w:val="22"/>
              </w:rPr>
              <w:t>t</w:t>
            </w:r>
            <w:r w:rsidRPr="00CF6D94">
              <w:rPr>
                <w:rFonts w:ascii="Times New Roman" w:hAnsi="Times New Roman" w:cs="Times New Roman"/>
                <w:bCs/>
                <w:iCs/>
                <w:szCs w:val="22"/>
              </w:rPr>
              <w:t xml:space="preserve">-tests and effect sizes (Cohen’s </w:t>
            </w:r>
            <w:r w:rsidRPr="00CF6D94">
              <w:rPr>
                <w:rFonts w:ascii="Times New Roman" w:hAnsi="Times New Roman" w:cs="Times New Roman"/>
                <w:bCs/>
                <w:i/>
                <w:szCs w:val="22"/>
              </w:rPr>
              <w:t>d</w:t>
            </w:r>
            <w:r w:rsidRPr="00CF6D94">
              <w:rPr>
                <w:rFonts w:ascii="Times New Roman" w:hAnsi="Times New Roman" w:cs="Times New Roman"/>
                <w:bCs/>
                <w:iCs/>
                <w:szCs w:val="22"/>
              </w:rPr>
              <w:t>) for fixation number percentages (FNP) and fixation duration percentages (FDP) across Areas of Interest (AOIs) between experienced and inexperienced teachers. AOIs included Students, Disruptive Student, Teacher Material, Student Desk, and Classroom/Others. Positive mean differences (</w:t>
            </w:r>
            <w:r w:rsidRPr="00CF6D94">
              <w:rPr>
                <w:rFonts w:ascii="Times New Roman" w:hAnsi="Times New Roman" w:cs="Times New Roman"/>
                <w:bCs/>
                <w:i/>
                <w:szCs w:val="22"/>
              </w:rPr>
              <w:t>M</w:t>
            </w:r>
            <w:r w:rsidRPr="00CF6D94">
              <w:rPr>
                <w:rFonts w:ascii="Times New Roman" w:hAnsi="Times New Roman" w:cs="Times New Roman"/>
                <w:bCs/>
                <w:iCs/>
                <w:szCs w:val="22"/>
              </w:rPr>
              <w:t xml:space="preserve"> Difference) indicate higher percentages for experienced teachers. Confidence intervals (95%) for the mean differences are presented in brackets.</w:t>
            </w:r>
          </w:p>
          <w:p w14:paraId="2ED94D36" w14:textId="77777777" w:rsidR="00CF6D94" w:rsidRPr="00CF6D94" w:rsidRDefault="00CF6D94" w:rsidP="00FA478F">
            <w:pPr>
              <w:spacing w:line="240" w:lineRule="auto"/>
              <w:ind w:firstLine="0"/>
              <w:rPr>
                <w:rFonts w:ascii="Times New Roman" w:hAnsi="Times New Roman" w:cs="Times New Roman"/>
                <w:bCs/>
                <w:iCs/>
                <w:szCs w:val="22"/>
              </w:rPr>
            </w:pPr>
            <w:r w:rsidRPr="00CF6D94">
              <w:rPr>
                <w:rFonts w:ascii="Times New Roman" w:hAnsi="Times New Roman" w:cs="Times New Roman"/>
                <w:bCs/>
                <w:i/>
                <w:szCs w:val="22"/>
              </w:rPr>
              <w:t>p</w:t>
            </w:r>
            <w:r w:rsidRPr="00CF6D94">
              <w:rPr>
                <w:rFonts w:ascii="Times New Roman" w:hAnsi="Times New Roman" w:cs="Times New Roman"/>
                <w:bCs/>
                <w:iCs/>
                <w:szCs w:val="22"/>
              </w:rPr>
              <w:t xml:space="preserve">-value &lt; .05 is considered statistically significant. </w:t>
            </w:r>
          </w:p>
          <w:p w14:paraId="6173D733" w14:textId="77777777" w:rsidR="00CF6D94" w:rsidRPr="00CF6D94" w:rsidRDefault="00CF6D94" w:rsidP="00FA478F">
            <w:pPr>
              <w:spacing w:line="240" w:lineRule="auto"/>
              <w:ind w:firstLine="0"/>
              <w:rPr>
                <w:rFonts w:ascii="Times New Roman" w:hAnsi="Times New Roman" w:cs="Times New Roman"/>
                <w:bCs/>
                <w:iCs/>
                <w:szCs w:val="22"/>
              </w:rPr>
            </w:pPr>
            <w:proofErr w:type="gramStart"/>
            <w:r w:rsidRPr="00CF6D94">
              <w:rPr>
                <w:rFonts w:ascii="Times New Roman" w:hAnsi="Times New Roman" w:cs="Times New Roman"/>
                <w:bCs/>
                <w:iCs/>
                <w:szCs w:val="22"/>
                <w:vertAlign w:val="superscript"/>
              </w:rPr>
              <w:t xml:space="preserve">a  </w:t>
            </w:r>
            <w:r w:rsidRPr="00CF6D94">
              <w:rPr>
                <w:rFonts w:ascii="Times New Roman" w:hAnsi="Times New Roman" w:cs="Times New Roman"/>
                <w:bCs/>
                <w:iCs/>
                <w:szCs w:val="22"/>
              </w:rPr>
              <w:t>FNP</w:t>
            </w:r>
            <w:proofErr w:type="gramEnd"/>
            <w:r w:rsidRPr="00CF6D94">
              <w:rPr>
                <w:rFonts w:ascii="Times New Roman" w:hAnsi="Times New Roman" w:cs="Times New Roman"/>
                <w:bCs/>
                <w:iCs/>
                <w:szCs w:val="22"/>
              </w:rPr>
              <w:t xml:space="preserve"> = Fixation Number Percentages</w:t>
            </w:r>
          </w:p>
          <w:p w14:paraId="34139D6A" w14:textId="77777777" w:rsidR="00CF6D94" w:rsidRPr="00CF6D94" w:rsidRDefault="00CF6D94" w:rsidP="00FA478F">
            <w:pPr>
              <w:spacing w:line="240" w:lineRule="auto"/>
              <w:ind w:firstLine="0"/>
              <w:rPr>
                <w:rFonts w:ascii="Times New Roman" w:hAnsi="Times New Roman" w:cs="Times New Roman"/>
                <w:bCs/>
                <w:i/>
                <w:iCs/>
                <w:szCs w:val="22"/>
              </w:rPr>
            </w:pPr>
            <w:r w:rsidRPr="00CF6D94">
              <w:rPr>
                <w:rFonts w:ascii="Times New Roman" w:hAnsi="Times New Roman" w:cs="Times New Roman"/>
                <w:bCs/>
                <w:iCs/>
                <w:szCs w:val="22"/>
                <w:vertAlign w:val="superscript"/>
              </w:rPr>
              <w:t>b</w:t>
            </w:r>
            <w:r w:rsidRPr="00CF6D94">
              <w:rPr>
                <w:rFonts w:ascii="Times New Roman" w:hAnsi="Times New Roman" w:cs="Times New Roman"/>
                <w:bCs/>
                <w:iCs/>
                <w:szCs w:val="22"/>
              </w:rPr>
              <w:t xml:space="preserve"> FDP = Fixation Duration Percentages</w:t>
            </w:r>
          </w:p>
        </w:tc>
      </w:tr>
    </w:tbl>
    <w:p w14:paraId="5063BD83" w14:textId="77777777" w:rsidR="00980054" w:rsidRDefault="00980054" w:rsidP="007C555E">
      <w:pPr>
        <w:ind w:firstLine="0"/>
        <w:rPr>
          <w:rFonts w:ascii="Times New Roman" w:hAnsi="Times New Roman" w:cs="Times New Roman"/>
          <w:color w:val="DBDBDB" w:themeColor="accent3" w:themeTint="66"/>
          <w:sz w:val="24"/>
          <w:szCs w:val="24"/>
        </w:rPr>
      </w:pPr>
    </w:p>
    <w:p w14:paraId="7AEFDAED" w14:textId="0486589B" w:rsidR="003E334B" w:rsidRDefault="003E334B">
      <w:pPr>
        <w:tabs>
          <w:tab w:val="clear" w:pos="3068"/>
        </w:tabs>
        <w:spacing w:after="160" w:line="259" w:lineRule="auto"/>
        <w:ind w:firstLine="0"/>
        <w:rPr>
          <w:rFonts w:ascii="Times New Roman" w:hAnsi="Times New Roman" w:cs="Times New Roman"/>
          <w:b/>
          <w:bCs/>
          <w:color w:val="000000" w:themeColor="text1"/>
          <w:sz w:val="24"/>
          <w:szCs w:val="24"/>
        </w:rPr>
      </w:pPr>
    </w:p>
    <w:p w14:paraId="2B15FE95" w14:textId="58D83ED8" w:rsidR="00831A49" w:rsidRDefault="00831A49" w:rsidP="00FA478F">
      <w:pPr>
        <w:ind w:firstLin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Appendix D</w:t>
      </w:r>
    </w:p>
    <w:p w14:paraId="600A6CF8" w14:textId="1FFBB949" w:rsidR="00135116" w:rsidRPr="003F6116" w:rsidRDefault="00831A49" w:rsidP="007C555E">
      <w:pPr>
        <w:ind w:firstLine="0"/>
        <w:rPr>
          <w:rFonts w:ascii="Times New Roman" w:hAnsi="Times New Roman" w:cs="Times New Roman"/>
          <w:b/>
          <w:bCs/>
          <w:color w:val="000000" w:themeColor="text1"/>
          <w:sz w:val="24"/>
          <w:szCs w:val="24"/>
        </w:rPr>
      </w:pPr>
      <w:r w:rsidRPr="00831A49">
        <w:rPr>
          <w:rFonts w:ascii="Times New Roman" w:hAnsi="Times New Roman" w:cs="Times New Roman"/>
          <w:b/>
          <w:bCs/>
          <w:color w:val="000000" w:themeColor="text1"/>
          <w:sz w:val="24"/>
          <w:szCs w:val="24"/>
        </w:rPr>
        <w:t xml:space="preserve">Correlation Between Gaze </w:t>
      </w:r>
      <w:r w:rsidR="00D722C7">
        <w:rPr>
          <w:rFonts w:ascii="Times New Roman" w:hAnsi="Times New Roman" w:cs="Times New Roman"/>
          <w:b/>
          <w:bCs/>
          <w:color w:val="000000" w:themeColor="text1"/>
          <w:sz w:val="24"/>
          <w:szCs w:val="24"/>
        </w:rPr>
        <w:t>Behavior</w:t>
      </w:r>
      <w:r w:rsidRPr="00831A49">
        <w:rPr>
          <w:rFonts w:ascii="Times New Roman" w:hAnsi="Times New Roman" w:cs="Times New Roman"/>
          <w:b/>
          <w:bCs/>
          <w:color w:val="000000" w:themeColor="text1"/>
          <w:sz w:val="24"/>
          <w:szCs w:val="24"/>
        </w:rPr>
        <w:t xml:space="preserve"> Measures and Classroom Management Measures</w:t>
      </w:r>
    </w:p>
    <w:p w14:paraId="0F1B9A66" w14:textId="22963147" w:rsidR="00135116" w:rsidRPr="003F6116" w:rsidRDefault="00135116" w:rsidP="00135116">
      <w:pPr>
        <w:ind w:firstLine="0"/>
        <w:rPr>
          <w:rFonts w:ascii="Times New Roman" w:hAnsi="Times New Roman" w:cs="Times New Roman"/>
          <w:b/>
          <w:bCs/>
          <w:sz w:val="24"/>
          <w:szCs w:val="22"/>
          <w:lang w:eastAsia="de-DE"/>
        </w:rPr>
      </w:pPr>
      <w:r w:rsidRPr="003F6116">
        <w:rPr>
          <w:rFonts w:ascii="Times New Roman" w:hAnsi="Times New Roman" w:cs="Times New Roman"/>
          <w:b/>
          <w:bCs/>
          <w:sz w:val="24"/>
          <w:szCs w:val="22"/>
          <w:lang w:eastAsia="de-DE"/>
        </w:rPr>
        <w:t xml:space="preserve">Table </w:t>
      </w:r>
      <w:r w:rsidR="003F6116" w:rsidRPr="003F6116">
        <w:rPr>
          <w:rFonts w:ascii="Times New Roman" w:hAnsi="Times New Roman" w:cs="Times New Roman"/>
          <w:b/>
          <w:bCs/>
          <w:sz w:val="24"/>
          <w:szCs w:val="22"/>
          <w:lang w:eastAsia="de-DE"/>
        </w:rPr>
        <w:t>D1</w:t>
      </w:r>
    </w:p>
    <w:p w14:paraId="30FEE324" w14:textId="27E66E55" w:rsidR="00135116" w:rsidRPr="003F6116" w:rsidRDefault="00135116" w:rsidP="00135116">
      <w:pPr>
        <w:ind w:firstLine="0"/>
        <w:rPr>
          <w:rFonts w:ascii="Times New Roman" w:hAnsi="Times New Roman" w:cs="Times New Roman"/>
          <w:i/>
          <w:iCs/>
          <w:sz w:val="24"/>
          <w:szCs w:val="22"/>
          <w:lang w:eastAsia="de-DE"/>
        </w:rPr>
      </w:pPr>
      <w:r w:rsidRPr="003F6116">
        <w:rPr>
          <w:rFonts w:ascii="Times New Roman" w:hAnsi="Times New Roman" w:cs="Times New Roman"/>
          <w:i/>
          <w:iCs/>
          <w:sz w:val="24"/>
          <w:szCs w:val="22"/>
          <w:lang w:eastAsia="de-DE"/>
        </w:rPr>
        <w:t xml:space="preserve">Correlations Between the Gaze </w:t>
      </w:r>
      <w:r w:rsidR="00D722C7">
        <w:rPr>
          <w:rFonts w:ascii="Times New Roman" w:hAnsi="Times New Roman" w:cs="Times New Roman"/>
          <w:i/>
          <w:iCs/>
          <w:sz w:val="24"/>
          <w:szCs w:val="22"/>
          <w:lang w:eastAsia="de-DE"/>
        </w:rPr>
        <w:t>Behavior</w:t>
      </w:r>
      <w:r w:rsidRPr="003F6116">
        <w:rPr>
          <w:rFonts w:ascii="Times New Roman" w:hAnsi="Times New Roman" w:cs="Times New Roman"/>
          <w:i/>
          <w:iCs/>
          <w:sz w:val="24"/>
          <w:szCs w:val="22"/>
          <w:lang w:eastAsia="de-DE"/>
        </w:rPr>
        <w:t xml:space="preserve"> Measure</w:t>
      </w:r>
      <w:r w:rsidR="00D722C7">
        <w:rPr>
          <w:rFonts w:ascii="Times New Roman" w:hAnsi="Times New Roman" w:cs="Times New Roman"/>
          <w:i/>
          <w:iCs/>
          <w:sz w:val="24"/>
          <w:szCs w:val="22"/>
          <w:lang w:eastAsia="de-DE"/>
        </w:rPr>
        <w:t>s</w:t>
      </w:r>
      <w:r w:rsidRPr="003F6116">
        <w:rPr>
          <w:rFonts w:ascii="Times New Roman" w:hAnsi="Times New Roman" w:cs="Times New Roman"/>
          <w:i/>
          <w:iCs/>
          <w:sz w:val="24"/>
          <w:szCs w:val="22"/>
          <w:lang w:eastAsia="de-DE"/>
        </w:rPr>
        <w:t xml:space="preserve"> and Classroom Management Measures </w:t>
      </w:r>
      <w:r w:rsidR="00D722C7">
        <w:rPr>
          <w:rFonts w:ascii="Times New Roman" w:hAnsi="Times New Roman" w:cs="Times New Roman"/>
          <w:i/>
          <w:iCs/>
          <w:sz w:val="24"/>
          <w:szCs w:val="22"/>
          <w:lang w:eastAsia="de-DE"/>
        </w:rPr>
        <w:t>Across All Participants</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8"/>
        <w:gridCol w:w="760"/>
        <w:gridCol w:w="760"/>
        <w:gridCol w:w="760"/>
        <w:gridCol w:w="760"/>
        <w:gridCol w:w="642"/>
        <w:gridCol w:w="760"/>
      </w:tblGrid>
      <w:tr w:rsidR="00BE19DF" w:rsidRPr="00131A10" w14:paraId="73355CEF" w14:textId="77777777" w:rsidTr="00DF21CE">
        <w:trPr>
          <w:trHeight w:val="585"/>
        </w:trPr>
        <w:tc>
          <w:tcPr>
            <w:tcW w:w="2627" w:type="pct"/>
            <w:tcBorders>
              <w:top w:val="single" w:sz="4" w:space="0" w:color="auto"/>
              <w:bottom w:val="single" w:sz="4" w:space="0" w:color="auto"/>
            </w:tcBorders>
            <w:vAlign w:val="center"/>
          </w:tcPr>
          <w:p w14:paraId="3D5CBCBC" w14:textId="77777777" w:rsidR="00CB4331" w:rsidRPr="008C4CB2" w:rsidRDefault="00CB4331" w:rsidP="0053790C">
            <w:pPr>
              <w:ind w:firstLine="0"/>
              <w:rPr>
                <w:rFonts w:ascii="Times New Roman" w:hAnsi="Times New Roman" w:cs="Times New Roman"/>
                <w:szCs w:val="22"/>
                <w:lang w:eastAsia="de-DE"/>
              </w:rPr>
            </w:pPr>
            <w:r w:rsidRPr="008C4CB2">
              <w:rPr>
                <w:rFonts w:ascii="Times New Roman" w:hAnsi="Times New Roman" w:cs="Times New Roman"/>
                <w:szCs w:val="22"/>
                <w:lang w:eastAsia="de-DE"/>
              </w:rPr>
              <w:t>Variable</w:t>
            </w:r>
          </w:p>
        </w:tc>
        <w:tc>
          <w:tcPr>
            <w:tcW w:w="406" w:type="pct"/>
            <w:tcBorders>
              <w:top w:val="single" w:sz="4" w:space="0" w:color="auto"/>
              <w:bottom w:val="single" w:sz="4" w:space="0" w:color="auto"/>
            </w:tcBorders>
            <w:vAlign w:val="center"/>
          </w:tcPr>
          <w:p w14:paraId="1C42EF36" w14:textId="70289EA7" w:rsidR="00CB4331" w:rsidRPr="00131A10" w:rsidRDefault="00CB4331" w:rsidP="0053790C">
            <w:pPr>
              <w:ind w:firstLine="0"/>
              <w:jc w:val="center"/>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2</w:t>
            </w:r>
            <w:r w:rsidRPr="00131A10">
              <w:rPr>
                <w:rFonts w:ascii="Times New Roman" w:hAnsi="Times New Roman" w:cs="Times New Roman"/>
                <w:szCs w:val="22"/>
                <w:lang w:eastAsia="de-DE"/>
              </w:rPr>
              <w:t>)</w:t>
            </w:r>
          </w:p>
        </w:tc>
        <w:tc>
          <w:tcPr>
            <w:tcW w:w="406" w:type="pct"/>
            <w:tcBorders>
              <w:top w:val="single" w:sz="4" w:space="0" w:color="auto"/>
              <w:bottom w:val="single" w:sz="4" w:space="0" w:color="auto"/>
            </w:tcBorders>
            <w:vAlign w:val="center"/>
          </w:tcPr>
          <w:p w14:paraId="4EDF9BEB" w14:textId="076D26CD" w:rsidR="00CB4331" w:rsidRPr="00131A10" w:rsidRDefault="00CB4331" w:rsidP="0053790C">
            <w:pPr>
              <w:ind w:firstLine="0"/>
              <w:jc w:val="center"/>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3</w:t>
            </w:r>
            <w:r w:rsidRPr="00131A10">
              <w:rPr>
                <w:rFonts w:ascii="Times New Roman" w:hAnsi="Times New Roman" w:cs="Times New Roman"/>
                <w:szCs w:val="22"/>
                <w:lang w:eastAsia="de-DE"/>
              </w:rPr>
              <w:t>)</w:t>
            </w:r>
          </w:p>
        </w:tc>
        <w:tc>
          <w:tcPr>
            <w:tcW w:w="406" w:type="pct"/>
            <w:tcBorders>
              <w:top w:val="single" w:sz="4" w:space="0" w:color="auto"/>
              <w:bottom w:val="single" w:sz="4" w:space="0" w:color="auto"/>
            </w:tcBorders>
            <w:vAlign w:val="center"/>
          </w:tcPr>
          <w:p w14:paraId="736D7423" w14:textId="31F875AA" w:rsidR="00CB4331" w:rsidRPr="00131A10" w:rsidRDefault="00CB4331" w:rsidP="0053790C">
            <w:pPr>
              <w:ind w:firstLine="0"/>
              <w:jc w:val="center"/>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4</w:t>
            </w:r>
            <w:r w:rsidRPr="00131A10">
              <w:rPr>
                <w:rFonts w:ascii="Times New Roman" w:hAnsi="Times New Roman" w:cs="Times New Roman"/>
                <w:szCs w:val="22"/>
                <w:lang w:eastAsia="de-DE"/>
              </w:rPr>
              <w:t>)</w:t>
            </w:r>
          </w:p>
        </w:tc>
        <w:tc>
          <w:tcPr>
            <w:tcW w:w="406" w:type="pct"/>
            <w:tcBorders>
              <w:top w:val="single" w:sz="4" w:space="0" w:color="auto"/>
              <w:bottom w:val="single" w:sz="4" w:space="0" w:color="auto"/>
            </w:tcBorders>
            <w:vAlign w:val="center"/>
          </w:tcPr>
          <w:p w14:paraId="490D66E3" w14:textId="19F15BA2" w:rsidR="00CB4331" w:rsidRPr="00131A10" w:rsidRDefault="00CB4331" w:rsidP="0053790C">
            <w:pPr>
              <w:ind w:firstLine="0"/>
              <w:jc w:val="center"/>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5</w:t>
            </w:r>
            <w:r w:rsidRPr="00131A10">
              <w:rPr>
                <w:rFonts w:ascii="Times New Roman" w:hAnsi="Times New Roman" w:cs="Times New Roman"/>
                <w:szCs w:val="22"/>
                <w:lang w:eastAsia="de-DE"/>
              </w:rPr>
              <w:t>)</w:t>
            </w:r>
          </w:p>
        </w:tc>
        <w:tc>
          <w:tcPr>
            <w:tcW w:w="343" w:type="pct"/>
            <w:tcBorders>
              <w:top w:val="single" w:sz="4" w:space="0" w:color="auto"/>
              <w:bottom w:val="single" w:sz="4" w:space="0" w:color="auto"/>
            </w:tcBorders>
            <w:vAlign w:val="center"/>
          </w:tcPr>
          <w:p w14:paraId="2230FC31" w14:textId="6C09B271" w:rsidR="00CB4331" w:rsidRPr="00131A10" w:rsidRDefault="00CB4331" w:rsidP="0053790C">
            <w:pPr>
              <w:ind w:firstLine="0"/>
              <w:jc w:val="center"/>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6</w:t>
            </w:r>
            <w:r w:rsidRPr="00131A10">
              <w:rPr>
                <w:rFonts w:ascii="Times New Roman" w:hAnsi="Times New Roman" w:cs="Times New Roman"/>
                <w:szCs w:val="22"/>
                <w:lang w:eastAsia="de-DE"/>
              </w:rPr>
              <w:t>)</w:t>
            </w:r>
          </w:p>
        </w:tc>
        <w:tc>
          <w:tcPr>
            <w:tcW w:w="406" w:type="pct"/>
            <w:tcBorders>
              <w:top w:val="single" w:sz="4" w:space="0" w:color="auto"/>
              <w:bottom w:val="single" w:sz="4" w:space="0" w:color="auto"/>
            </w:tcBorders>
            <w:vAlign w:val="center"/>
          </w:tcPr>
          <w:p w14:paraId="4C47A297" w14:textId="30630531" w:rsidR="00CB4331" w:rsidRPr="00131A10" w:rsidRDefault="00CB4331" w:rsidP="0053790C">
            <w:pPr>
              <w:ind w:firstLine="0"/>
              <w:jc w:val="center"/>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7</w:t>
            </w:r>
            <w:r w:rsidRPr="00131A10">
              <w:rPr>
                <w:rFonts w:ascii="Times New Roman" w:hAnsi="Times New Roman" w:cs="Times New Roman"/>
                <w:szCs w:val="22"/>
                <w:lang w:eastAsia="de-DE"/>
              </w:rPr>
              <w:t>)</w:t>
            </w:r>
          </w:p>
        </w:tc>
      </w:tr>
      <w:tr w:rsidR="00BE19DF" w:rsidRPr="00131A10" w14:paraId="21A4C5DE" w14:textId="77777777" w:rsidTr="00DF21CE">
        <w:trPr>
          <w:trHeight w:val="585"/>
        </w:trPr>
        <w:tc>
          <w:tcPr>
            <w:tcW w:w="2627" w:type="pct"/>
            <w:vAlign w:val="center"/>
          </w:tcPr>
          <w:p w14:paraId="01822980" w14:textId="0A6FE91B" w:rsidR="00CB4331" w:rsidRPr="00131A10" w:rsidRDefault="00CB4331" w:rsidP="0053790C">
            <w:pPr>
              <w:spacing w:line="240" w:lineRule="auto"/>
              <w:ind w:firstLine="0"/>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1</w:t>
            </w:r>
            <w:r w:rsidRPr="00131A10">
              <w:rPr>
                <w:rFonts w:ascii="Times New Roman" w:hAnsi="Times New Roman" w:cs="Times New Roman"/>
                <w:szCs w:val="22"/>
                <w:lang w:eastAsia="de-DE"/>
              </w:rPr>
              <w:t>) GRI</w:t>
            </w:r>
          </w:p>
        </w:tc>
        <w:tc>
          <w:tcPr>
            <w:tcW w:w="406" w:type="pct"/>
            <w:vAlign w:val="center"/>
          </w:tcPr>
          <w:p w14:paraId="78623AEF" w14:textId="3B55B341"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sidR="00811FF0">
              <w:rPr>
                <w:rFonts w:ascii="Times New Roman" w:hAnsi="Times New Roman" w:cs="Times New Roman"/>
                <w:szCs w:val="22"/>
                <w:lang w:eastAsia="de-DE"/>
              </w:rPr>
              <w:t>50</w:t>
            </w:r>
            <w:r>
              <w:rPr>
                <w:rFonts w:ascii="Times New Roman" w:hAnsi="Times New Roman" w:cs="Times New Roman"/>
                <w:szCs w:val="22"/>
                <w:lang w:eastAsia="de-DE"/>
              </w:rPr>
              <w:t>*</w:t>
            </w:r>
          </w:p>
        </w:tc>
        <w:tc>
          <w:tcPr>
            <w:tcW w:w="406" w:type="pct"/>
            <w:vAlign w:val="center"/>
          </w:tcPr>
          <w:p w14:paraId="6B7BCC8C" w14:textId="724D6205" w:rsidR="00CB4331" w:rsidRPr="00131A10" w:rsidRDefault="00CB4331"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w:t>
            </w:r>
            <w:r w:rsidR="00811FF0">
              <w:rPr>
                <w:rFonts w:ascii="Times New Roman" w:hAnsi="Times New Roman" w:cs="Times New Roman"/>
                <w:szCs w:val="22"/>
                <w:lang w:eastAsia="de-DE"/>
              </w:rPr>
              <w:t>08</w:t>
            </w:r>
          </w:p>
        </w:tc>
        <w:tc>
          <w:tcPr>
            <w:tcW w:w="406" w:type="pct"/>
            <w:vAlign w:val="center"/>
          </w:tcPr>
          <w:p w14:paraId="0762FC17" w14:textId="235EAF30" w:rsidR="00CB4331" w:rsidRPr="00131A10" w:rsidRDefault="00811FF0"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.06</w:t>
            </w:r>
          </w:p>
        </w:tc>
        <w:tc>
          <w:tcPr>
            <w:tcW w:w="406" w:type="pct"/>
            <w:vAlign w:val="center"/>
          </w:tcPr>
          <w:p w14:paraId="7B6DC11D" w14:textId="4A6DD76F" w:rsidR="00CB4331" w:rsidRPr="00131A10" w:rsidRDefault="00BE19DF" w:rsidP="0053790C">
            <w:pPr>
              <w:ind w:firstLine="0"/>
              <w:jc w:val="center"/>
              <w:rPr>
                <w:rFonts w:ascii="Times New Roman" w:hAnsi="Times New Roman" w:cs="Times New Roman"/>
                <w:szCs w:val="22"/>
                <w:lang w:eastAsia="de-DE"/>
              </w:rPr>
            </w:pPr>
            <w:r w:rsidRPr="00BE19DF">
              <w:rPr>
                <w:rFonts w:ascii="Times New Roman" w:hAnsi="Times New Roman" w:cs="Times New Roman"/>
                <w:szCs w:val="22"/>
                <w:lang w:eastAsia="de-DE"/>
              </w:rPr>
              <w:t>–</w:t>
            </w:r>
            <w:r w:rsidR="00CB4331">
              <w:rPr>
                <w:rFonts w:ascii="Times New Roman" w:hAnsi="Times New Roman" w:cs="Times New Roman"/>
                <w:szCs w:val="22"/>
                <w:lang w:eastAsia="de-DE"/>
              </w:rPr>
              <w:t>.</w:t>
            </w:r>
            <w:r>
              <w:rPr>
                <w:rFonts w:ascii="Times New Roman" w:hAnsi="Times New Roman" w:cs="Times New Roman"/>
                <w:szCs w:val="22"/>
                <w:lang w:eastAsia="de-DE"/>
              </w:rPr>
              <w:t>02</w:t>
            </w:r>
          </w:p>
        </w:tc>
        <w:tc>
          <w:tcPr>
            <w:tcW w:w="343" w:type="pct"/>
            <w:vAlign w:val="center"/>
          </w:tcPr>
          <w:p w14:paraId="3C966FAB" w14:textId="590EE847" w:rsidR="00CB4331" w:rsidRPr="00131A10" w:rsidRDefault="00BE19DF"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.07</w:t>
            </w:r>
          </w:p>
        </w:tc>
        <w:tc>
          <w:tcPr>
            <w:tcW w:w="406" w:type="pct"/>
            <w:vAlign w:val="center"/>
          </w:tcPr>
          <w:p w14:paraId="7246CFF4" w14:textId="0357935F" w:rsidR="00CB4331" w:rsidRPr="00131A10" w:rsidRDefault="00BE19DF" w:rsidP="0053790C">
            <w:pPr>
              <w:ind w:firstLine="0"/>
              <w:jc w:val="center"/>
              <w:rPr>
                <w:rFonts w:ascii="Times New Roman" w:hAnsi="Times New Roman" w:cs="Times New Roman"/>
                <w:szCs w:val="22"/>
                <w:lang w:eastAsia="de-DE"/>
              </w:rPr>
            </w:pPr>
            <w:r w:rsidRPr="00BE19DF">
              <w:rPr>
                <w:rFonts w:ascii="Times New Roman" w:hAnsi="Times New Roman" w:cs="Times New Roman"/>
                <w:szCs w:val="22"/>
                <w:lang w:eastAsia="de-DE"/>
              </w:rPr>
              <w:t>–</w:t>
            </w:r>
            <w:r>
              <w:rPr>
                <w:rFonts w:ascii="Times New Roman" w:hAnsi="Times New Roman" w:cs="Times New Roman"/>
                <w:szCs w:val="22"/>
                <w:lang w:eastAsia="de-DE"/>
              </w:rPr>
              <w:t>.23</w:t>
            </w:r>
            <w:r w:rsidR="00DF21CE">
              <w:rPr>
                <w:rFonts w:ascii="Times New Roman" w:hAnsi="Times New Roman" w:cs="Times New Roman"/>
                <w:szCs w:val="22"/>
                <w:lang w:eastAsia="de-DE"/>
              </w:rPr>
              <w:t>*</w:t>
            </w:r>
          </w:p>
        </w:tc>
      </w:tr>
      <w:tr w:rsidR="00BE19DF" w:rsidRPr="00131A10" w14:paraId="208BC627" w14:textId="77777777" w:rsidTr="00DF21CE">
        <w:trPr>
          <w:trHeight w:val="575"/>
        </w:trPr>
        <w:tc>
          <w:tcPr>
            <w:tcW w:w="2627" w:type="pct"/>
            <w:vAlign w:val="center"/>
          </w:tcPr>
          <w:p w14:paraId="4947A3CC" w14:textId="16F978B5" w:rsidR="00CB4331" w:rsidRPr="00131A10" w:rsidRDefault="00CB4331" w:rsidP="0053790C">
            <w:pPr>
              <w:spacing w:line="240" w:lineRule="auto"/>
              <w:ind w:firstLine="0"/>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2</w:t>
            </w:r>
            <w:r w:rsidRPr="00131A10">
              <w:rPr>
                <w:rFonts w:ascii="Times New Roman" w:hAnsi="Times New Roman" w:cs="Times New Roman"/>
                <w:szCs w:val="22"/>
                <w:lang w:eastAsia="de-DE"/>
              </w:rPr>
              <w:t xml:space="preserve">) Fixation Number </w:t>
            </w:r>
            <w:r>
              <w:rPr>
                <w:rFonts w:ascii="Times New Roman" w:hAnsi="Times New Roman" w:cs="Times New Roman"/>
                <w:szCs w:val="22"/>
                <w:lang w:eastAsia="de-DE"/>
              </w:rPr>
              <w:t xml:space="preserve">Per Minute </w:t>
            </w:r>
            <w:r w:rsidRPr="00131A10">
              <w:rPr>
                <w:rFonts w:ascii="Times New Roman" w:hAnsi="Times New Roman" w:cs="Times New Roman"/>
                <w:szCs w:val="22"/>
                <w:lang w:eastAsia="de-DE"/>
              </w:rPr>
              <w:t xml:space="preserve">on AOI </w:t>
            </w:r>
            <w:r w:rsidRPr="00131A10">
              <w:rPr>
                <w:rFonts w:ascii="Times New Roman" w:hAnsi="Times New Roman" w:cs="Times New Roman"/>
                <w:i/>
                <w:iCs/>
                <w:szCs w:val="22"/>
                <w:lang w:eastAsia="de-DE"/>
              </w:rPr>
              <w:t>Students</w:t>
            </w:r>
          </w:p>
        </w:tc>
        <w:tc>
          <w:tcPr>
            <w:tcW w:w="406" w:type="pct"/>
            <w:vAlign w:val="center"/>
          </w:tcPr>
          <w:p w14:paraId="2792A130" w14:textId="77777777" w:rsidR="00CB4331" w:rsidRPr="00131A10" w:rsidRDefault="00CB4331" w:rsidP="0053790C">
            <w:pPr>
              <w:ind w:firstLine="0"/>
              <w:jc w:val="center"/>
              <w:rPr>
                <w:rFonts w:ascii="Times New Roman" w:hAnsi="Times New Roman" w:cs="Times New Roman"/>
                <w:szCs w:val="22"/>
                <w:lang w:eastAsia="de-DE"/>
              </w:rPr>
            </w:pPr>
            <w:r w:rsidRPr="00432340">
              <w:rPr>
                <w:rFonts w:ascii="Times New Roman" w:hAnsi="Times New Roman" w:cs="Times New Roman"/>
                <w:szCs w:val="22"/>
                <w:lang w:eastAsia="de-DE"/>
              </w:rPr>
              <w:t>–</w:t>
            </w:r>
          </w:p>
        </w:tc>
        <w:tc>
          <w:tcPr>
            <w:tcW w:w="406" w:type="pct"/>
            <w:vAlign w:val="center"/>
          </w:tcPr>
          <w:p w14:paraId="3F3E7253" w14:textId="2E4765F1"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Pr>
                <w:rFonts w:ascii="Times New Roman" w:hAnsi="Times New Roman" w:cs="Times New Roman"/>
                <w:szCs w:val="22"/>
                <w:lang w:eastAsia="de-DE"/>
              </w:rPr>
              <w:t>3</w:t>
            </w:r>
            <w:r w:rsidR="00240757">
              <w:rPr>
                <w:rFonts w:ascii="Times New Roman" w:hAnsi="Times New Roman" w:cs="Times New Roman"/>
                <w:szCs w:val="22"/>
                <w:lang w:eastAsia="de-DE"/>
              </w:rPr>
              <w:t>4</w:t>
            </w:r>
            <w:r>
              <w:rPr>
                <w:rFonts w:ascii="Times New Roman" w:hAnsi="Times New Roman" w:cs="Times New Roman"/>
                <w:szCs w:val="22"/>
                <w:lang w:eastAsia="de-DE"/>
              </w:rPr>
              <w:t>*</w:t>
            </w:r>
          </w:p>
        </w:tc>
        <w:tc>
          <w:tcPr>
            <w:tcW w:w="406" w:type="pct"/>
            <w:vAlign w:val="center"/>
          </w:tcPr>
          <w:p w14:paraId="59B4A35B" w14:textId="6354C9C7" w:rsidR="00CB4331" w:rsidRPr="00131A10" w:rsidRDefault="00240757"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0</w:t>
            </w:r>
          </w:p>
        </w:tc>
        <w:tc>
          <w:tcPr>
            <w:tcW w:w="406" w:type="pct"/>
            <w:vAlign w:val="center"/>
          </w:tcPr>
          <w:p w14:paraId="01EBC5A9" w14:textId="60BFDE81"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sidR="00240757">
              <w:rPr>
                <w:rFonts w:ascii="Times New Roman" w:hAnsi="Times New Roman" w:cs="Times New Roman"/>
                <w:szCs w:val="22"/>
                <w:lang w:eastAsia="de-DE"/>
              </w:rPr>
              <w:t>13</w:t>
            </w:r>
          </w:p>
        </w:tc>
        <w:tc>
          <w:tcPr>
            <w:tcW w:w="343" w:type="pct"/>
            <w:vAlign w:val="center"/>
          </w:tcPr>
          <w:p w14:paraId="4D0A9193" w14:textId="2B38CB43"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sidR="00AE14E6">
              <w:rPr>
                <w:rFonts w:ascii="Times New Roman" w:hAnsi="Times New Roman" w:cs="Times New Roman"/>
                <w:szCs w:val="22"/>
                <w:lang w:eastAsia="de-DE"/>
              </w:rPr>
              <w:t>06</w:t>
            </w:r>
          </w:p>
        </w:tc>
        <w:tc>
          <w:tcPr>
            <w:tcW w:w="406" w:type="pct"/>
            <w:vAlign w:val="center"/>
          </w:tcPr>
          <w:p w14:paraId="297FA28D" w14:textId="2629A1A2" w:rsidR="00CB4331" w:rsidRPr="00131A10" w:rsidRDefault="00CB4331"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.1</w:t>
            </w:r>
            <w:r w:rsidR="00AE14E6">
              <w:rPr>
                <w:rFonts w:ascii="Times New Roman" w:hAnsi="Times New Roman" w:cs="Times New Roman"/>
                <w:szCs w:val="22"/>
                <w:lang w:eastAsia="de-DE"/>
              </w:rPr>
              <w:t>6</w:t>
            </w:r>
          </w:p>
        </w:tc>
      </w:tr>
      <w:tr w:rsidR="00BE19DF" w:rsidRPr="00131A10" w14:paraId="2D9546E3" w14:textId="77777777" w:rsidTr="00DF21CE">
        <w:trPr>
          <w:trHeight w:val="869"/>
        </w:trPr>
        <w:tc>
          <w:tcPr>
            <w:tcW w:w="2627" w:type="pct"/>
            <w:vAlign w:val="center"/>
          </w:tcPr>
          <w:p w14:paraId="2E1F5632" w14:textId="2430BE43" w:rsidR="00CB4331" w:rsidRPr="00131A10" w:rsidRDefault="00CB4331" w:rsidP="0053790C">
            <w:pPr>
              <w:spacing w:line="240" w:lineRule="auto"/>
              <w:ind w:firstLine="0"/>
              <w:rPr>
                <w:rFonts w:ascii="Times New Roman" w:hAnsi="Times New Roman" w:cs="Times New Roman"/>
                <w:szCs w:val="22"/>
                <w:lang w:eastAsia="de-DE"/>
              </w:rPr>
            </w:pPr>
            <w:r w:rsidRPr="008460C3">
              <w:rPr>
                <w:rFonts w:ascii="Times New Roman" w:hAnsi="Times New Roman" w:cs="Times New Roman"/>
                <w:iCs/>
                <w:szCs w:val="22"/>
                <w:lang w:eastAsia="de-DE"/>
              </w:rPr>
              <w:t>(</w:t>
            </w:r>
            <w:r>
              <w:rPr>
                <w:rFonts w:ascii="Times New Roman" w:hAnsi="Times New Roman" w:cs="Times New Roman"/>
                <w:iCs/>
                <w:szCs w:val="22"/>
                <w:lang w:eastAsia="de-DE"/>
              </w:rPr>
              <w:t>3</w:t>
            </w:r>
            <w:r w:rsidRPr="008460C3">
              <w:rPr>
                <w:rFonts w:ascii="Times New Roman" w:hAnsi="Times New Roman" w:cs="Times New Roman"/>
                <w:iCs/>
                <w:szCs w:val="22"/>
                <w:lang w:eastAsia="de-DE"/>
              </w:rPr>
              <w:t xml:space="preserve">) TTFF (log) on AOI </w:t>
            </w:r>
            <w:r w:rsidRPr="008460C3">
              <w:rPr>
                <w:rFonts w:ascii="Times New Roman" w:hAnsi="Times New Roman" w:cs="Times New Roman"/>
                <w:i/>
                <w:szCs w:val="22"/>
                <w:lang w:eastAsia="de-DE"/>
              </w:rPr>
              <w:t>Disruptive Student</w:t>
            </w:r>
          </w:p>
        </w:tc>
        <w:tc>
          <w:tcPr>
            <w:tcW w:w="406" w:type="pct"/>
            <w:vAlign w:val="center"/>
          </w:tcPr>
          <w:p w14:paraId="3AC68F13" w14:textId="0193A5FA"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sidR="00724914">
              <w:rPr>
                <w:rFonts w:ascii="Times New Roman" w:hAnsi="Times New Roman" w:cs="Times New Roman"/>
                <w:szCs w:val="22"/>
                <w:lang w:eastAsia="de-DE"/>
              </w:rPr>
              <w:t>.34*</w:t>
            </w:r>
          </w:p>
        </w:tc>
        <w:tc>
          <w:tcPr>
            <w:tcW w:w="406" w:type="pct"/>
            <w:vAlign w:val="center"/>
          </w:tcPr>
          <w:p w14:paraId="6E6BA451" w14:textId="77777777" w:rsidR="00CB4331" w:rsidRPr="00131A10" w:rsidRDefault="00CB4331" w:rsidP="0053790C">
            <w:pPr>
              <w:ind w:firstLine="0"/>
              <w:jc w:val="center"/>
              <w:rPr>
                <w:rFonts w:ascii="Times New Roman" w:hAnsi="Times New Roman" w:cs="Times New Roman"/>
                <w:szCs w:val="22"/>
                <w:lang w:eastAsia="de-DE"/>
              </w:rPr>
            </w:pPr>
            <w:r w:rsidRPr="00432340">
              <w:rPr>
                <w:rFonts w:ascii="Times New Roman" w:hAnsi="Times New Roman" w:cs="Times New Roman"/>
                <w:szCs w:val="22"/>
                <w:lang w:eastAsia="de-DE"/>
              </w:rPr>
              <w:t>–</w:t>
            </w:r>
          </w:p>
        </w:tc>
        <w:tc>
          <w:tcPr>
            <w:tcW w:w="406" w:type="pct"/>
            <w:vAlign w:val="center"/>
          </w:tcPr>
          <w:p w14:paraId="328B9E27" w14:textId="63364663" w:rsidR="00CB4331" w:rsidRPr="00131A10" w:rsidRDefault="00EB4422" w:rsidP="0053790C">
            <w:pPr>
              <w:ind w:firstLine="0"/>
              <w:jc w:val="center"/>
              <w:rPr>
                <w:rFonts w:ascii="Times New Roman" w:hAnsi="Times New Roman" w:cs="Times New Roman"/>
                <w:szCs w:val="22"/>
                <w:lang w:eastAsia="de-DE"/>
              </w:rPr>
            </w:pPr>
            <w:r w:rsidRPr="00EB4422">
              <w:rPr>
                <w:rFonts w:ascii="Times New Roman" w:hAnsi="Times New Roman" w:cs="Times New Roman"/>
                <w:szCs w:val="22"/>
                <w:lang w:eastAsia="de-DE"/>
              </w:rPr>
              <w:t>–</w:t>
            </w:r>
            <w:r>
              <w:rPr>
                <w:rFonts w:ascii="Times New Roman" w:hAnsi="Times New Roman" w:cs="Times New Roman"/>
                <w:szCs w:val="22"/>
                <w:lang w:eastAsia="de-DE"/>
              </w:rPr>
              <w:t>.07</w:t>
            </w:r>
          </w:p>
        </w:tc>
        <w:tc>
          <w:tcPr>
            <w:tcW w:w="406" w:type="pct"/>
            <w:vAlign w:val="center"/>
          </w:tcPr>
          <w:p w14:paraId="313F1935" w14:textId="075A5DDD" w:rsidR="00CB4331" w:rsidRPr="00131A10" w:rsidRDefault="00EB4422"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.12</w:t>
            </w:r>
          </w:p>
        </w:tc>
        <w:tc>
          <w:tcPr>
            <w:tcW w:w="343" w:type="pct"/>
            <w:vAlign w:val="center"/>
          </w:tcPr>
          <w:p w14:paraId="5CB6D454" w14:textId="77777777"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Pr>
                <w:rFonts w:ascii="Times New Roman" w:hAnsi="Times New Roman" w:cs="Times New Roman"/>
                <w:szCs w:val="22"/>
                <w:lang w:eastAsia="de-DE"/>
              </w:rPr>
              <w:t>01</w:t>
            </w:r>
          </w:p>
        </w:tc>
        <w:tc>
          <w:tcPr>
            <w:tcW w:w="406" w:type="pct"/>
            <w:vAlign w:val="center"/>
          </w:tcPr>
          <w:p w14:paraId="6CFC7EB1" w14:textId="4AA80A48" w:rsidR="00CB4331" w:rsidRPr="00131A10" w:rsidRDefault="00EB4422" w:rsidP="0053790C">
            <w:pPr>
              <w:ind w:firstLine="0"/>
              <w:jc w:val="center"/>
              <w:rPr>
                <w:rFonts w:ascii="Times New Roman" w:hAnsi="Times New Roman" w:cs="Times New Roman"/>
                <w:szCs w:val="22"/>
                <w:lang w:eastAsia="de-DE"/>
              </w:rPr>
            </w:pPr>
            <w:r w:rsidRPr="00EB4422">
              <w:rPr>
                <w:rFonts w:ascii="Times New Roman" w:hAnsi="Times New Roman" w:cs="Times New Roman"/>
                <w:szCs w:val="22"/>
                <w:lang w:eastAsia="de-DE"/>
              </w:rPr>
              <w:t>–</w:t>
            </w:r>
            <w:r>
              <w:rPr>
                <w:rFonts w:ascii="Times New Roman" w:hAnsi="Times New Roman" w:cs="Times New Roman"/>
                <w:szCs w:val="22"/>
                <w:lang w:eastAsia="de-DE"/>
              </w:rPr>
              <w:t>.12</w:t>
            </w:r>
          </w:p>
        </w:tc>
      </w:tr>
      <w:tr w:rsidR="00BE19DF" w:rsidRPr="00131A10" w14:paraId="7DDACEF5" w14:textId="77777777" w:rsidTr="00DF21CE">
        <w:trPr>
          <w:trHeight w:val="585"/>
        </w:trPr>
        <w:tc>
          <w:tcPr>
            <w:tcW w:w="2627" w:type="pct"/>
            <w:vAlign w:val="center"/>
          </w:tcPr>
          <w:p w14:paraId="52CD2C3C" w14:textId="611F3428" w:rsidR="00CB4331" w:rsidRPr="00131A10" w:rsidRDefault="00CB4331" w:rsidP="0053790C">
            <w:pPr>
              <w:spacing w:line="240" w:lineRule="auto"/>
              <w:ind w:firstLine="0"/>
              <w:rPr>
                <w:rFonts w:ascii="Times New Roman" w:hAnsi="Times New Roman" w:cs="Times New Roman"/>
                <w:szCs w:val="22"/>
                <w:lang w:eastAsia="de-DE"/>
              </w:rPr>
            </w:pPr>
            <w:r w:rsidRPr="00131A10">
              <w:rPr>
                <w:rFonts w:ascii="Times New Roman" w:hAnsi="Times New Roman" w:cs="Times New Roman"/>
                <w:szCs w:val="22"/>
                <w:lang w:eastAsia="de-DE"/>
              </w:rPr>
              <w:t>(</w:t>
            </w:r>
            <w:r>
              <w:rPr>
                <w:rFonts w:ascii="Times New Roman" w:hAnsi="Times New Roman" w:cs="Times New Roman"/>
                <w:szCs w:val="22"/>
                <w:lang w:eastAsia="de-DE"/>
              </w:rPr>
              <w:t>4</w:t>
            </w:r>
            <w:r w:rsidRPr="00131A10">
              <w:rPr>
                <w:rFonts w:ascii="Times New Roman" w:hAnsi="Times New Roman" w:cs="Times New Roman"/>
                <w:szCs w:val="22"/>
                <w:lang w:eastAsia="de-DE"/>
              </w:rPr>
              <w:t xml:space="preserve">) </w:t>
            </w:r>
            <w:r w:rsidR="00EB4422">
              <w:rPr>
                <w:rFonts w:ascii="Times New Roman" w:hAnsi="Times New Roman" w:cs="Times New Roman"/>
                <w:szCs w:val="22"/>
                <w:lang w:eastAsia="de-DE"/>
              </w:rPr>
              <w:t>Disruptiveness</w:t>
            </w:r>
            <w:r>
              <w:rPr>
                <w:rFonts w:ascii="Times New Roman" w:hAnsi="Times New Roman" w:cs="Times New Roman"/>
                <w:szCs w:val="22"/>
                <w:lang w:eastAsia="de-DE"/>
              </w:rPr>
              <w:t xml:space="preserve"> Rating</w:t>
            </w:r>
          </w:p>
        </w:tc>
        <w:tc>
          <w:tcPr>
            <w:tcW w:w="406" w:type="pct"/>
            <w:vAlign w:val="center"/>
          </w:tcPr>
          <w:p w14:paraId="3F7AEA73" w14:textId="479481A6" w:rsidR="00CB4331" w:rsidRPr="00131A10" w:rsidRDefault="00C22A12"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0</w:t>
            </w:r>
          </w:p>
        </w:tc>
        <w:tc>
          <w:tcPr>
            <w:tcW w:w="406" w:type="pct"/>
            <w:vAlign w:val="center"/>
          </w:tcPr>
          <w:p w14:paraId="698110B9" w14:textId="1A99F35D" w:rsidR="00CB4331" w:rsidRPr="00131A10" w:rsidRDefault="001802D7" w:rsidP="0053790C">
            <w:pPr>
              <w:ind w:firstLine="0"/>
              <w:jc w:val="center"/>
              <w:rPr>
                <w:rFonts w:ascii="Times New Roman" w:hAnsi="Times New Roman" w:cs="Times New Roman"/>
                <w:szCs w:val="22"/>
                <w:lang w:eastAsia="de-DE"/>
              </w:rPr>
            </w:pPr>
            <w:r w:rsidRPr="001802D7">
              <w:rPr>
                <w:rFonts w:ascii="Times New Roman" w:hAnsi="Times New Roman" w:cs="Times New Roman"/>
                <w:szCs w:val="22"/>
                <w:lang w:eastAsia="de-DE"/>
              </w:rPr>
              <w:t>–</w:t>
            </w:r>
            <w:r>
              <w:rPr>
                <w:rFonts w:ascii="Times New Roman" w:hAnsi="Times New Roman" w:cs="Times New Roman"/>
                <w:szCs w:val="22"/>
                <w:lang w:eastAsia="de-DE"/>
              </w:rPr>
              <w:t>.07</w:t>
            </w:r>
          </w:p>
        </w:tc>
        <w:tc>
          <w:tcPr>
            <w:tcW w:w="406" w:type="pct"/>
            <w:vAlign w:val="center"/>
          </w:tcPr>
          <w:p w14:paraId="176B65F9" w14:textId="77777777" w:rsidR="00CB4331" w:rsidRPr="00131A10" w:rsidRDefault="00CB4331" w:rsidP="0053790C">
            <w:pPr>
              <w:ind w:firstLine="0"/>
              <w:jc w:val="center"/>
              <w:rPr>
                <w:rFonts w:ascii="Times New Roman" w:hAnsi="Times New Roman" w:cs="Times New Roman"/>
                <w:szCs w:val="22"/>
                <w:lang w:eastAsia="de-DE"/>
              </w:rPr>
            </w:pPr>
            <w:r w:rsidRPr="00432340">
              <w:rPr>
                <w:rFonts w:ascii="Times New Roman" w:hAnsi="Times New Roman" w:cs="Times New Roman"/>
                <w:szCs w:val="22"/>
                <w:lang w:eastAsia="de-DE"/>
              </w:rPr>
              <w:t>–</w:t>
            </w:r>
          </w:p>
        </w:tc>
        <w:tc>
          <w:tcPr>
            <w:tcW w:w="406" w:type="pct"/>
            <w:vAlign w:val="center"/>
          </w:tcPr>
          <w:p w14:paraId="0E33AFFE" w14:textId="2720BD9A" w:rsidR="00CB4331" w:rsidRPr="00131A10" w:rsidRDefault="001802D7" w:rsidP="0053790C">
            <w:pPr>
              <w:ind w:firstLine="0"/>
              <w:jc w:val="center"/>
              <w:rPr>
                <w:rFonts w:ascii="Times New Roman" w:hAnsi="Times New Roman" w:cs="Times New Roman"/>
                <w:szCs w:val="22"/>
                <w:lang w:eastAsia="de-DE"/>
              </w:rPr>
            </w:pPr>
            <w:r w:rsidRPr="001802D7">
              <w:rPr>
                <w:rFonts w:ascii="Times New Roman" w:hAnsi="Times New Roman" w:cs="Times New Roman"/>
                <w:szCs w:val="22"/>
                <w:lang w:eastAsia="de-DE"/>
              </w:rPr>
              <w:t>–</w:t>
            </w:r>
            <w:r>
              <w:rPr>
                <w:rFonts w:ascii="Times New Roman" w:hAnsi="Times New Roman" w:cs="Times New Roman"/>
                <w:szCs w:val="22"/>
                <w:lang w:eastAsia="de-DE"/>
              </w:rPr>
              <w:t>.36*</w:t>
            </w:r>
          </w:p>
        </w:tc>
        <w:tc>
          <w:tcPr>
            <w:tcW w:w="343" w:type="pct"/>
            <w:vAlign w:val="center"/>
          </w:tcPr>
          <w:p w14:paraId="6FF34F07" w14:textId="4C256E52" w:rsidR="00CB4331" w:rsidRPr="00131A10" w:rsidRDefault="006C5F92" w:rsidP="0053790C">
            <w:pPr>
              <w:ind w:firstLine="0"/>
              <w:jc w:val="center"/>
              <w:rPr>
                <w:rFonts w:ascii="Times New Roman" w:hAnsi="Times New Roman" w:cs="Times New Roman"/>
                <w:szCs w:val="22"/>
                <w:lang w:eastAsia="de-DE"/>
              </w:rPr>
            </w:pPr>
            <w:r w:rsidRPr="006C5F92">
              <w:rPr>
                <w:rFonts w:ascii="Times New Roman" w:hAnsi="Times New Roman" w:cs="Times New Roman"/>
                <w:szCs w:val="22"/>
                <w:lang w:eastAsia="de-DE"/>
              </w:rPr>
              <w:t>–</w:t>
            </w:r>
            <w:r>
              <w:rPr>
                <w:rFonts w:ascii="Times New Roman" w:hAnsi="Times New Roman" w:cs="Times New Roman"/>
                <w:szCs w:val="22"/>
                <w:lang w:eastAsia="de-DE"/>
              </w:rPr>
              <w:t>.13</w:t>
            </w:r>
          </w:p>
        </w:tc>
        <w:tc>
          <w:tcPr>
            <w:tcW w:w="406" w:type="pct"/>
            <w:vAlign w:val="center"/>
          </w:tcPr>
          <w:p w14:paraId="642BC2BE" w14:textId="3D504CB6" w:rsidR="00CB4331" w:rsidRPr="00131A10" w:rsidRDefault="006C5F92" w:rsidP="0053790C">
            <w:pPr>
              <w:ind w:firstLine="0"/>
              <w:jc w:val="center"/>
              <w:rPr>
                <w:rFonts w:ascii="Times New Roman" w:hAnsi="Times New Roman" w:cs="Times New Roman"/>
                <w:szCs w:val="22"/>
                <w:lang w:eastAsia="de-DE"/>
              </w:rPr>
            </w:pPr>
            <w:r w:rsidRPr="006C5F92">
              <w:rPr>
                <w:rFonts w:ascii="Times New Roman" w:hAnsi="Times New Roman" w:cs="Times New Roman"/>
                <w:szCs w:val="22"/>
                <w:lang w:eastAsia="de-DE"/>
              </w:rPr>
              <w:t>–</w:t>
            </w:r>
            <w:r>
              <w:rPr>
                <w:rFonts w:ascii="Times New Roman" w:hAnsi="Times New Roman" w:cs="Times New Roman"/>
                <w:szCs w:val="22"/>
                <w:lang w:eastAsia="de-DE"/>
              </w:rPr>
              <w:t>.03</w:t>
            </w:r>
          </w:p>
        </w:tc>
      </w:tr>
      <w:tr w:rsidR="00BE19DF" w:rsidRPr="00131A10" w14:paraId="301E8421" w14:textId="77777777" w:rsidTr="00DF21CE">
        <w:trPr>
          <w:trHeight w:val="575"/>
        </w:trPr>
        <w:tc>
          <w:tcPr>
            <w:tcW w:w="2627" w:type="pct"/>
            <w:vAlign w:val="center"/>
          </w:tcPr>
          <w:p w14:paraId="4E428856" w14:textId="60FB4729" w:rsidR="00CB4331" w:rsidRPr="00131A10" w:rsidRDefault="00CB4331" w:rsidP="0053790C">
            <w:pPr>
              <w:spacing w:line="240" w:lineRule="auto"/>
              <w:ind w:firstLine="0"/>
              <w:rPr>
                <w:rFonts w:ascii="Times New Roman" w:hAnsi="Times New Roman" w:cs="Times New Roman"/>
                <w:szCs w:val="22"/>
                <w:lang w:eastAsia="de-DE"/>
              </w:rPr>
            </w:pPr>
            <w:r>
              <w:rPr>
                <w:rFonts w:ascii="Times New Roman" w:hAnsi="Times New Roman" w:cs="Times New Roman"/>
                <w:szCs w:val="22"/>
                <w:lang w:eastAsia="de-DE"/>
              </w:rPr>
              <w:t>(5) Confidence Rating</w:t>
            </w:r>
          </w:p>
        </w:tc>
        <w:tc>
          <w:tcPr>
            <w:tcW w:w="406" w:type="pct"/>
            <w:vAlign w:val="center"/>
          </w:tcPr>
          <w:p w14:paraId="5C5BDB63" w14:textId="45AB947B" w:rsidR="00CB4331" w:rsidRPr="00131A10" w:rsidRDefault="006C5F92" w:rsidP="0053790C">
            <w:pPr>
              <w:ind w:firstLine="0"/>
              <w:jc w:val="center"/>
              <w:rPr>
                <w:rFonts w:ascii="Times New Roman" w:hAnsi="Times New Roman" w:cs="Times New Roman"/>
                <w:szCs w:val="22"/>
                <w:lang w:eastAsia="de-DE"/>
              </w:rPr>
            </w:pPr>
            <w:r w:rsidRPr="006C5F92">
              <w:rPr>
                <w:rFonts w:ascii="Times New Roman" w:hAnsi="Times New Roman" w:cs="Times New Roman"/>
                <w:szCs w:val="22"/>
                <w:lang w:eastAsia="de-DE"/>
              </w:rPr>
              <w:t>–</w:t>
            </w:r>
            <w:r>
              <w:rPr>
                <w:rFonts w:ascii="Times New Roman" w:hAnsi="Times New Roman" w:cs="Times New Roman"/>
                <w:szCs w:val="22"/>
                <w:lang w:eastAsia="de-DE"/>
              </w:rPr>
              <w:t>.13</w:t>
            </w:r>
          </w:p>
        </w:tc>
        <w:tc>
          <w:tcPr>
            <w:tcW w:w="406" w:type="pct"/>
            <w:vAlign w:val="center"/>
          </w:tcPr>
          <w:p w14:paraId="4AFC4CE4" w14:textId="31236609" w:rsidR="00CB4331" w:rsidRPr="00131A10" w:rsidRDefault="004D0813"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.12</w:t>
            </w:r>
          </w:p>
        </w:tc>
        <w:tc>
          <w:tcPr>
            <w:tcW w:w="406" w:type="pct"/>
            <w:vAlign w:val="center"/>
          </w:tcPr>
          <w:p w14:paraId="4C1E9E32" w14:textId="4471CC4E" w:rsidR="00CB4331" w:rsidRPr="00131A10" w:rsidRDefault="004D0813" w:rsidP="0053790C">
            <w:pPr>
              <w:ind w:firstLine="0"/>
              <w:jc w:val="center"/>
              <w:rPr>
                <w:rFonts w:ascii="Times New Roman" w:hAnsi="Times New Roman" w:cs="Times New Roman"/>
                <w:szCs w:val="22"/>
                <w:lang w:eastAsia="de-DE"/>
              </w:rPr>
            </w:pPr>
            <w:r w:rsidRPr="004D0813">
              <w:rPr>
                <w:rFonts w:ascii="Times New Roman" w:hAnsi="Times New Roman" w:cs="Times New Roman"/>
                <w:szCs w:val="22"/>
                <w:lang w:eastAsia="de-DE"/>
              </w:rPr>
              <w:t>–</w:t>
            </w:r>
            <w:r>
              <w:rPr>
                <w:rFonts w:ascii="Times New Roman" w:hAnsi="Times New Roman" w:cs="Times New Roman"/>
                <w:szCs w:val="22"/>
                <w:lang w:eastAsia="de-DE"/>
              </w:rPr>
              <w:t>.36*</w:t>
            </w:r>
          </w:p>
        </w:tc>
        <w:tc>
          <w:tcPr>
            <w:tcW w:w="406" w:type="pct"/>
            <w:vAlign w:val="center"/>
          </w:tcPr>
          <w:p w14:paraId="4DA7B60F" w14:textId="77777777" w:rsidR="00CB4331" w:rsidRPr="00131A10" w:rsidRDefault="00CB4331" w:rsidP="0053790C">
            <w:pPr>
              <w:ind w:firstLine="0"/>
              <w:jc w:val="center"/>
              <w:rPr>
                <w:rFonts w:ascii="Times New Roman" w:hAnsi="Times New Roman" w:cs="Times New Roman"/>
                <w:szCs w:val="22"/>
                <w:lang w:eastAsia="de-DE"/>
              </w:rPr>
            </w:pPr>
            <w:r w:rsidRPr="00432340">
              <w:rPr>
                <w:rFonts w:ascii="Times New Roman" w:hAnsi="Times New Roman" w:cs="Times New Roman"/>
                <w:szCs w:val="22"/>
                <w:lang w:eastAsia="de-DE"/>
              </w:rPr>
              <w:t>–</w:t>
            </w:r>
          </w:p>
        </w:tc>
        <w:tc>
          <w:tcPr>
            <w:tcW w:w="343" w:type="pct"/>
            <w:vAlign w:val="center"/>
          </w:tcPr>
          <w:p w14:paraId="36004BBF" w14:textId="09CE3C49" w:rsidR="00CB4331" w:rsidRPr="00131A10" w:rsidRDefault="00CB4331"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.4</w:t>
            </w:r>
            <w:r w:rsidR="004D0813">
              <w:rPr>
                <w:rFonts w:ascii="Times New Roman" w:hAnsi="Times New Roman" w:cs="Times New Roman"/>
                <w:szCs w:val="22"/>
                <w:lang w:eastAsia="de-DE"/>
              </w:rPr>
              <w:t>9</w:t>
            </w:r>
            <w:r>
              <w:rPr>
                <w:rFonts w:ascii="Times New Roman" w:hAnsi="Times New Roman" w:cs="Times New Roman"/>
                <w:szCs w:val="22"/>
                <w:lang w:eastAsia="de-DE"/>
              </w:rPr>
              <w:t>*</w:t>
            </w:r>
          </w:p>
        </w:tc>
        <w:tc>
          <w:tcPr>
            <w:tcW w:w="406" w:type="pct"/>
            <w:vAlign w:val="center"/>
          </w:tcPr>
          <w:p w14:paraId="4466A040" w14:textId="119990B2" w:rsidR="00CB4331" w:rsidRPr="00131A10" w:rsidRDefault="004D0813" w:rsidP="0053790C">
            <w:pPr>
              <w:ind w:firstLine="0"/>
              <w:jc w:val="center"/>
              <w:rPr>
                <w:rFonts w:ascii="Times New Roman" w:hAnsi="Times New Roman" w:cs="Times New Roman"/>
                <w:szCs w:val="22"/>
                <w:lang w:eastAsia="de-DE"/>
              </w:rPr>
            </w:pPr>
            <w:r w:rsidRPr="004D0813">
              <w:rPr>
                <w:rFonts w:ascii="Times New Roman" w:hAnsi="Times New Roman" w:cs="Times New Roman"/>
                <w:szCs w:val="22"/>
                <w:lang w:eastAsia="de-DE"/>
              </w:rPr>
              <w:t>–</w:t>
            </w:r>
            <w:r>
              <w:rPr>
                <w:rFonts w:ascii="Times New Roman" w:hAnsi="Times New Roman" w:cs="Times New Roman"/>
                <w:szCs w:val="22"/>
                <w:lang w:eastAsia="de-DE"/>
              </w:rPr>
              <w:t>.06</w:t>
            </w:r>
          </w:p>
        </w:tc>
      </w:tr>
      <w:tr w:rsidR="00BE19DF" w:rsidRPr="00131A10" w14:paraId="19DBDCCA" w14:textId="77777777" w:rsidTr="00D722C7">
        <w:trPr>
          <w:trHeight w:val="585"/>
        </w:trPr>
        <w:tc>
          <w:tcPr>
            <w:tcW w:w="2627" w:type="pct"/>
            <w:vAlign w:val="center"/>
          </w:tcPr>
          <w:p w14:paraId="1DBFA767" w14:textId="0536EBFA" w:rsidR="00CB4331" w:rsidRPr="00131A10" w:rsidRDefault="00CB4331" w:rsidP="0053790C">
            <w:pPr>
              <w:spacing w:line="240" w:lineRule="auto"/>
              <w:ind w:firstLine="0"/>
              <w:rPr>
                <w:rFonts w:ascii="Times New Roman" w:hAnsi="Times New Roman" w:cs="Times New Roman"/>
                <w:szCs w:val="22"/>
                <w:lang w:eastAsia="de-DE"/>
              </w:rPr>
            </w:pPr>
            <w:r>
              <w:rPr>
                <w:rFonts w:ascii="Times New Roman" w:hAnsi="Times New Roman" w:cs="Times New Roman"/>
                <w:szCs w:val="22"/>
                <w:lang w:eastAsia="de-DE"/>
              </w:rPr>
              <w:t>(6) Self-Evaluat</w:t>
            </w:r>
            <w:r w:rsidR="00EB4422">
              <w:rPr>
                <w:rFonts w:ascii="Times New Roman" w:hAnsi="Times New Roman" w:cs="Times New Roman"/>
                <w:szCs w:val="22"/>
                <w:lang w:eastAsia="de-DE"/>
              </w:rPr>
              <w:t>ed Classroom Management</w:t>
            </w:r>
          </w:p>
        </w:tc>
        <w:tc>
          <w:tcPr>
            <w:tcW w:w="406" w:type="pct"/>
            <w:vAlign w:val="center"/>
          </w:tcPr>
          <w:p w14:paraId="63BBF47B" w14:textId="22B1DF8A" w:rsidR="00CB4331" w:rsidRPr="00131A10" w:rsidRDefault="00FF5FDC" w:rsidP="0053790C">
            <w:pPr>
              <w:ind w:firstLine="0"/>
              <w:jc w:val="center"/>
              <w:rPr>
                <w:rFonts w:ascii="Times New Roman" w:hAnsi="Times New Roman" w:cs="Times New Roman"/>
                <w:szCs w:val="22"/>
                <w:lang w:eastAsia="de-DE"/>
              </w:rPr>
            </w:pPr>
            <w:r w:rsidRPr="00FF5FDC">
              <w:rPr>
                <w:rFonts w:ascii="Times New Roman" w:hAnsi="Times New Roman" w:cs="Times New Roman"/>
                <w:szCs w:val="22"/>
                <w:lang w:eastAsia="de-DE"/>
              </w:rPr>
              <w:t>–</w:t>
            </w:r>
            <w:r>
              <w:rPr>
                <w:rFonts w:ascii="Times New Roman" w:hAnsi="Times New Roman" w:cs="Times New Roman"/>
                <w:szCs w:val="22"/>
                <w:lang w:eastAsia="de-DE"/>
              </w:rPr>
              <w:t>.06</w:t>
            </w:r>
          </w:p>
        </w:tc>
        <w:tc>
          <w:tcPr>
            <w:tcW w:w="406" w:type="pct"/>
            <w:vAlign w:val="center"/>
          </w:tcPr>
          <w:p w14:paraId="3C9F08C5" w14:textId="0E0018BB" w:rsidR="00CB4331" w:rsidRPr="00131A10" w:rsidRDefault="00FF5FDC" w:rsidP="0053790C">
            <w:pPr>
              <w:ind w:firstLine="0"/>
              <w:jc w:val="center"/>
              <w:rPr>
                <w:rFonts w:ascii="Times New Roman" w:hAnsi="Times New Roman" w:cs="Times New Roman"/>
                <w:szCs w:val="22"/>
                <w:lang w:eastAsia="de-DE"/>
              </w:rPr>
            </w:pPr>
            <w:r w:rsidRPr="00FF5FDC">
              <w:rPr>
                <w:rFonts w:ascii="Times New Roman" w:hAnsi="Times New Roman" w:cs="Times New Roman"/>
                <w:szCs w:val="22"/>
                <w:lang w:eastAsia="de-DE"/>
              </w:rPr>
              <w:t>–</w:t>
            </w:r>
            <w:r>
              <w:rPr>
                <w:rFonts w:ascii="Times New Roman" w:hAnsi="Times New Roman" w:cs="Times New Roman"/>
                <w:szCs w:val="22"/>
                <w:lang w:eastAsia="de-DE"/>
              </w:rPr>
              <w:t>.10</w:t>
            </w:r>
          </w:p>
        </w:tc>
        <w:tc>
          <w:tcPr>
            <w:tcW w:w="406" w:type="pct"/>
            <w:vAlign w:val="center"/>
          </w:tcPr>
          <w:p w14:paraId="3C205199" w14:textId="466DBCE0"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Pr>
                <w:rFonts w:ascii="Times New Roman" w:hAnsi="Times New Roman" w:cs="Times New Roman"/>
                <w:szCs w:val="22"/>
                <w:lang w:eastAsia="de-DE"/>
              </w:rPr>
              <w:t>1</w:t>
            </w:r>
            <w:r w:rsidR="00565F6D">
              <w:rPr>
                <w:rFonts w:ascii="Times New Roman" w:hAnsi="Times New Roman" w:cs="Times New Roman"/>
                <w:szCs w:val="22"/>
                <w:lang w:eastAsia="de-DE"/>
              </w:rPr>
              <w:t>3</w:t>
            </w:r>
          </w:p>
        </w:tc>
        <w:tc>
          <w:tcPr>
            <w:tcW w:w="406" w:type="pct"/>
            <w:vAlign w:val="center"/>
          </w:tcPr>
          <w:p w14:paraId="3EE720DD" w14:textId="4894A852" w:rsidR="00CB4331" w:rsidRPr="00131A10" w:rsidRDefault="00565F6D"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.49*</w:t>
            </w:r>
          </w:p>
        </w:tc>
        <w:tc>
          <w:tcPr>
            <w:tcW w:w="343" w:type="pct"/>
            <w:vAlign w:val="center"/>
          </w:tcPr>
          <w:p w14:paraId="43E4A6A9" w14:textId="77777777" w:rsidR="00CB4331" w:rsidRPr="00131A10" w:rsidRDefault="00CB4331" w:rsidP="0053790C">
            <w:pPr>
              <w:ind w:firstLine="0"/>
              <w:jc w:val="center"/>
              <w:rPr>
                <w:rFonts w:ascii="Times New Roman" w:hAnsi="Times New Roman" w:cs="Times New Roman"/>
                <w:szCs w:val="22"/>
                <w:lang w:eastAsia="de-DE"/>
              </w:rPr>
            </w:pPr>
            <w:r w:rsidRPr="00432340">
              <w:rPr>
                <w:rFonts w:ascii="Times New Roman" w:hAnsi="Times New Roman" w:cs="Times New Roman"/>
                <w:szCs w:val="22"/>
                <w:lang w:eastAsia="de-DE"/>
              </w:rPr>
              <w:t>–</w:t>
            </w:r>
          </w:p>
        </w:tc>
        <w:tc>
          <w:tcPr>
            <w:tcW w:w="406" w:type="pct"/>
            <w:vAlign w:val="center"/>
          </w:tcPr>
          <w:p w14:paraId="35DA7C35" w14:textId="3B2B660A" w:rsidR="00CB4331" w:rsidRPr="00131A10" w:rsidRDefault="00565F6D" w:rsidP="0053790C">
            <w:pPr>
              <w:ind w:firstLine="0"/>
              <w:jc w:val="center"/>
              <w:rPr>
                <w:rFonts w:ascii="Times New Roman" w:hAnsi="Times New Roman" w:cs="Times New Roman"/>
                <w:szCs w:val="22"/>
                <w:lang w:eastAsia="de-DE"/>
              </w:rPr>
            </w:pPr>
            <w:r w:rsidRPr="00565F6D">
              <w:rPr>
                <w:rFonts w:ascii="Times New Roman" w:hAnsi="Times New Roman" w:cs="Times New Roman"/>
                <w:szCs w:val="22"/>
                <w:lang w:eastAsia="de-DE"/>
              </w:rPr>
              <w:t>–</w:t>
            </w:r>
            <w:r>
              <w:rPr>
                <w:rFonts w:ascii="Times New Roman" w:hAnsi="Times New Roman" w:cs="Times New Roman"/>
                <w:szCs w:val="22"/>
                <w:lang w:eastAsia="de-DE"/>
              </w:rPr>
              <w:t>.05</w:t>
            </w:r>
          </w:p>
        </w:tc>
      </w:tr>
      <w:tr w:rsidR="00BE19DF" w:rsidRPr="00131A10" w14:paraId="7B521615" w14:textId="77777777" w:rsidTr="00D722C7">
        <w:trPr>
          <w:trHeight w:val="575"/>
        </w:trPr>
        <w:tc>
          <w:tcPr>
            <w:tcW w:w="2627" w:type="pct"/>
            <w:tcBorders>
              <w:bottom w:val="single" w:sz="4" w:space="0" w:color="auto"/>
            </w:tcBorders>
            <w:vAlign w:val="center"/>
          </w:tcPr>
          <w:p w14:paraId="22B1FB90" w14:textId="17198726" w:rsidR="00CB4331" w:rsidRDefault="00CB4331" w:rsidP="0053790C">
            <w:pPr>
              <w:spacing w:line="240" w:lineRule="auto"/>
              <w:ind w:firstLine="0"/>
              <w:rPr>
                <w:rFonts w:ascii="Times New Roman" w:hAnsi="Times New Roman" w:cs="Times New Roman"/>
                <w:szCs w:val="22"/>
                <w:lang w:eastAsia="de-DE"/>
              </w:rPr>
            </w:pPr>
            <w:r>
              <w:rPr>
                <w:rFonts w:ascii="Times New Roman" w:hAnsi="Times New Roman" w:cs="Times New Roman"/>
                <w:szCs w:val="22"/>
                <w:lang w:eastAsia="de-DE"/>
              </w:rPr>
              <w:t xml:space="preserve">(7) </w:t>
            </w:r>
            <w:r w:rsidRPr="008460C3">
              <w:rPr>
                <w:rFonts w:ascii="Times New Roman" w:hAnsi="Times New Roman" w:cs="Times New Roman"/>
                <w:szCs w:val="22"/>
                <w:lang w:eastAsia="de-DE"/>
              </w:rPr>
              <w:t>Strategic Knowledge</w:t>
            </w:r>
          </w:p>
        </w:tc>
        <w:tc>
          <w:tcPr>
            <w:tcW w:w="406" w:type="pct"/>
            <w:tcBorders>
              <w:bottom w:val="single" w:sz="4" w:space="0" w:color="auto"/>
            </w:tcBorders>
            <w:vAlign w:val="center"/>
          </w:tcPr>
          <w:p w14:paraId="08839331" w14:textId="77777777" w:rsidR="00CB4331" w:rsidRPr="00131A10" w:rsidRDefault="00CB4331" w:rsidP="0053790C">
            <w:pPr>
              <w:ind w:firstLine="0"/>
              <w:jc w:val="center"/>
              <w:rPr>
                <w:rFonts w:ascii="Times New Roman" w:hAnsi="Times New Roman" w:cs="Times New Roman"/>
                <w:szCs w:val="22"/>
                <w:lang w:eastAsia="de-DE"/>
              </w:rPr>
            </w:pPr>
            <w:r>
              <w:rPr>
                <w:rFonts w:ascii="Times New Roman" w:hAnsi="Times New Roman" w:cs="Times New Roman"/>
                <w:szCs w:val="22"/>
                <w:lang w:eastAsia="de-DE"/>
              </w:rPr>
              <w:t>.16</w:t>
            </w:r>
          </w:p>
        </w:tc>
        <w:tc>
          <w:tcPr>
            <w:tcW w:w="406" w:type="pct"/>
            <w:tcBorders>
              <w:bottom w:val="single" w:sz="4" w:space="0" w:color="auto"/>
            </w:tcBorders>
            <w:vAlign w:val="center"/>
          </w:tcPr>
          <w:p w14:paraId="3AB27533" w14:textId="3E87CFDF"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sidR="006103C7">
              <w:rPr>
                <w:rFonts w:ascii="Times New Roman" w:hAnsi="Times New Roman" w:cs="Times New Roman"/>
                <w:szCs w:val="22"/>
                <w:lang w:eastAsia="de-DE"/>
              </w:rPr>
              <w:t>12</w:t>
            </w:r>
          </w:p>
        </w:tc>
        <w:tc>
          <w:tcPr>
            <w:tcW w:w="406" w:type="pct"/>
            <w:tcBorders>
              <w:bottom w:val="single" w:sz="4" w:space="0" w:color="auto"/>
            </w:tcBorders>
            <w:vAlign w:val="center"/>
          </w:tcPr>
          <w:p w14:paraId="6B46FA6B" w14:textId="2A79DCB3"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sidR="00654F93">
              <w:rPr>
                <w:rFonts w:ascii="Times New Roman" w:hAnsi="Times New Roman" w:cs="Times New Roman"/>
                <w:szCs w:val="22"/>
                <w:lang w:eastAsia="de-DE"/>
              </w:rPr>
              <w:t>.03</w:t>
            </w:r>
          </w:p>
        </w:tc>
        <w:tc>
          <w:tcPr>
            <w:tcW w:w="406" w:type="pct"/>
            <w:tcBorders>
              <w:bottom w:val="single" w:sz="4" w:space="0" w:color="auto"/>
            </w:tcBorders>
            <w:vAlign w:val="center"/>
          </w:tcPr>
          <w:p w14:paraId="1D01D35C" w14:textId="53A98A9D" w:rsidR="00CB4331" w:rsidRPr="00131A10" w:rsidRDefault="00CB4331" w:rsidP="0053790C">
            <w:pPr>
              <w:ind w:firstLine="0"/>
              <w:jc w:val="center"/>
              <w:rPr>
                <w:rFonts w:ascii="Times New Roman" w:hAnsi="Times New Roman" w:cs="Times New Roman"/>
                <w:szCs w:val="22"/>
                <w:lang w:eastAsia="de-DE"/>
              </w:rPr>
            </w:pPr>
            <w:r w:rsidRPr="005277EF">
              <w:rPr>
                <w:rFonts w:ascii="Times New Roman" w:hAnsi="Times New Roman" w:cs="Times New Roman"/>
                <w:szCs w:val="22"/>
                <w:lang w:eastAsia="de-DE"/>
              </w:rPr>
              <w:t>–.</w:t>
            </w:r>
            <w:r w:rsidR="00654F93">
              <w:rPr>
                <w:rFonts w:ascii="Times New Roman" w:hAnsi="Times New Roman" w:cs="Times New Roman"/>
                <w:szCs w:val="22"/>
                <w:lang w:eastAsia="de-DE"/>
              </w:rPr>
              <w:t>06</w:t>
            </w:r>
          </w:p>
        </w:tc>
        <w:tc>
          <w:tcPr>
            <w:tcW w:w="343" w:type="pct"/>
            <w:tcBorders>
              <w:bottom w:val="single" w:sz="4" w:space="0" w:color="auto"/>
            </w:tcBorders>
            <w:vAlign w:val="center"/>
          </w:tcPr>
          <w:p w14:paraId="6A1626E4" w14:textId="37D65B19" w:rsidR="00CB4331" w:rsidRPr="00131A10" w:rsidRDefault="00654F93" w:rsidP="0053790C">
            <w:pPr>
              <w:ind w:firstLine="0"/>
              <w:jc w:val="center"/>
              <w:rPr>
                <w:rFonts w:ascii="Times New Roman" w:hAnsi="Times New Roman" w:cs="Times New Roman"/>
                <w:szCs w:val="22"/>
                <w:lang w:eastAsia="de-DE"/>
              </w:rPr>
            </w:pPr>
            <w:r w:rsidRPr="00654F93">
              <w:rPr>
                <w:rFonts w:ascii="Times New Roman" w:hAnsi="Times New Roman" w:cs="Times New Roman"/>
                <w:szCs w:val="22"/>
                <w:lang w:eastAsia="de-DE"/>
              </w:rPr>
              <w:t>–</w:t>
            </w:r>
            <w:r>
              <w:rPr>
                <w:rFonts w:ascii="Times New Roman" w:hAnsi="Times New Roman" w:cs="Times New Roman"/>
                <w:szCs w:val="22"/>
                <w:lang w:eastAsia="de-DE"/>
              </w:rPr>
              <w:t>.05</w:t>
            </w:r>
          </w:p>
        </w:tc>
        <w:tc>
          <w:tcPr>
            <w:tcW w:w="406" w:type="pct"/>
            <w:tcBorders>
              <w:bottom w:val="single" w:sz="4" w:space="0" w:color="auto"/>
            </w:tcBorders>
            <w:vAlign w:val="center"/>
          </w:tcPr>
          <w:p w14:paraId="6EDEFB0D" w14:textId="77777777" w:rsidR="00CB4331" w:rsidRPr="00131A10" w:rsidRDefault="00CB4331" w:rsidP="0053790C">
            <w:pPr>
              <w:ind w:firstLine="0"/>
              <w:jc w:val="center"/>
              <w:rPr>
                <w:rFonts w:ascii="Times New Roman" w:hAnsi="Times New Roman" w:cs="Times New Roman"/>
                <w:szCs w:val="22"/>
                <w:lang w:eastAsia="de-DE"/>
              </w:rPr>
            </w:pPr>
            <w:r w:rsidRPr="00432340">
              <w:rPr>
                <w:rFonts w:ascii="Times New Roman" w:hAnsi="Times New Roman" w:cs="Times New Roman"/>
                <w:szCs w:val="22"/>
                <w:lang w:eastAsia="de-DE"/>
              </w:rPr>
              <w:t>–</w:t>
            </w:r>
          </w:p>
        </w:tc>
      </w:tr>
      <w:tr w:rsidR="00D722C7" w:rsidRPr="00D722C7" w14:paraId="3933035A" w14:textId="77777777" w:rsidTr="00D722C7">
        <w:trPr>
          <w:trHeight w:val="575"/>
        </w:trPr>
        <w:tc>
          <w:tcPr>
            <w:tcW w:w="5000" w:type="pct"/>
            <w:gridSpan w:val="7"/>
            <w:tcBorders>
              <w:top w:val="single" w:sz="4" w:space="0" w:color="auto"/>
            </w:tcBorders>
            <w:vAlign w:val="center"/>
          </w:tcPr>
          <w:p w14:paraId="45A72B40" w14:textId="16100F40" w:rsidR="00D722C7" w:rsidRPr="00D722C7" w:rsidRDefault="00D722C7" w:rsidP="00D722C7">
            <w:pPr>
              <w:spacing w:line="240" w:lineRule="auto"/>
              <w:ind w:firstLine="0"/>
              <w:rPr>
                <w:rFonts w:ascii="Times New Roman" w:hAnsi="Times New Roman" w:cs="Times New Roman"/>
                <w:sz w:val="20"/>
                <w:szCs w:val="20"/>
                <w:lang w:eastAsia="de-DE"/>
              </w:rPr>
            </w:pPr>
            <w:r w:rsidRPr="00D722C7">
              <w:rPr>
                <w:rFonts w:ascii="Times New Roman" w:hAnsi="Times New Roman" w:cs="Times New Roman"/>
                <w:i/>
                <w:iCs/>
                <w:sz w:val="20"/>
                <w:szCs w:val="20"/>
                <w:lang w:eastAsia="de-DE"/>
              </w:rPr>
              <w:t xml:space="preserve">Note. </w:t>
            </w:r>
            <w:r w:rsidR="00DF52AE" w:rsidRPr="00DF52AE">
              <w:rPr>
                <w:rFonts w:ascii="Times New Roman" w:hAnsi="Times New Roman" w:cs="Times New Roman"/>
                <w:sz w:val="20"/>
                <w:szCs w:val="20"/>
                <w:lang w:eastAsia="de-DE"/>
              </w:rPr>
              <w:t xml:space="preserve">The table presents Pearson correlation coefficients between gaze behavior measures (GRI = Gaze Relational Index, fixation number per minute on AOI </w:t>
            </w:r>
            <w:r w:rsidR="00DF52AE" w:rsidRPr="00DF52AE">
              <w:rPr>
                <w:rFonts w:ascii="Times New Roman" w:hAnsi="Times New Roman" w:cs="Times New Roman"/>
                <w:i/>
                <w:iCs/>
                <w:sz w:val="20"/>
                <w:szCs w:val="20"/>
                <w:lang w:eastAsia="de-DE"/>
              </w:rPr>
              <w:t>students</w:t>
            </w:r>
            <w:r w:rsidR="00DF52AE" w:rsidRPr="00DF52AE">
              <w:rPr>
                <w:rFonts w:ascii="Times New Roman" w:hAnsi="Times New Roman" w:cs="Times New Roman"/>
                <w:sz w:val="20"/>
                <w:szCs w:val="20"/>
                <w:lang w:eastAsia="de-DE"/>
              </w:rPr>
              <w:t xml:space="preserve">, and TTFF = log-transformed time to first fixation on AOI </w:t>
            </w:r>
            <w:r w:rsidR="00DF52AE" w:rsidRPr="00DF52AE">
              <w:rPr>
                <w:rFonts w:ascii="Times New Roman" w:hAnsi="Times New Roman" w:cs="Times New Roman"/>
                <w:i/>
                <w:iCs/>
                <w:sz w:val="20"/>
                <w:szCs w:val="20"/>
                <w:lang w:eastAsia="de-DE"/>
              </w:rPr>
              <w:t>disruptive student</w:t>
            </w:r>
            <w:r w:rsidR="00DF52AE" w:rsidRPr="00DF52AE">
              <w:rPr>
                <w:rFonts w:ascii="Times New Roman" w:hAnsi="Times New Roman" w:cs="Times New Roman"/>
                <w:sz w:val="20"/>
                <w:szCs w:val="20"/>
                <w:lang w:eastAsia="de-DE"/>
              </w:rPr>
              <w:t>) and classroom management measures (self-evaluated classroom management, disruptiveness and confidence ratings, and strategic knowledge)</w:t>
            </w:r>
            <w:r w:rsidR="00DF52AE">
              <w:rPr>
                <w:rFonts w:ascii="Times New Roman" w:hAnsi="Times New Roman" w:cs="Times New Roman"/>
                <w:sz w:val="20"/>
                <w:szCs w:val="20"/>
                <w:lang w:eastAsia="de-DE"/>
              </w:rPr>
              <w:t xml:space="preserve"> across all participants</w:t>
            </w:r>
            <w:r w:rsidR="00DF52AE" w:rsidRPr="00DF52AE">
              <w:rPr>
                <w:rFonts w:ascii="Times New Roman" w:hAnsi="Times New Roman" w:cs="Times New Roman"/>
                <w:sz w:val="20"/>
                <w:szCs w:val="20"/>
                <w:lang w:eastAsia="de-DE"/>
              </w:rPr>
              <w:t>. Lower GRI values indicate more efficient gaze behavior. Statistically significant correlations (</w:t>
            </w:r>
            <w:r w:rsidR="00DF52AE" w:rsidRPr="00DF52AE">
              <w:rPr>
                <w:rFonts w:ascii="Times New Roman" w:hAnsi="Times New Roman" w:cs="Times New Roman"/>
                <w:i/>
                <w:iCs/>
                <w:sz w:val="20"/>
                <w:szCs w:val="20"/>
                <w:lang w:eastAsia="de-DE"/>
              </w:rPr>
              <w:t>p</w:t>
            </w:r>
            <w:r w:rsidR="00DF52AE" w:rsidRPr="00DF52AE">
              <w:rPr>
                <w:rFonts w:ascii="Times New Roman" w:hAnsi="Times New Roman" w:cs="Times New Roman"/>
                <w:sz w:val="20"/>
                <w:szCs w:val="20"/>
                <w:lang w:eastAsia="de-DE"/>
              </w:rPr>
              <w:t xml:space="preserve"> &lt; .05) are marked with an asterisk (*).</w:t>
            </w:r>
          </w:p>
        </w:tc>
      </w:tr>
    </w:tbl>
    <w:p w14:paraId="6F054938" w14:textId="77777777" w:rsidR="00135116" w:rsidRPr="00B76258" w:rsidRDefault="00135116" w:rsidP="007C555E">
      <w:pPr>
        <w:ind w:firstLine="0"/>
        <w:rPr>
          <w:rFonts w:ascii="Times New Roman" w:hAnsi="Times New Roman" w:cs="Times New Roman"/>
          <w:color w:val="DBDBDB" w:themeColor="accent3" w:themeTint="66"/>
          <w:sz w:val="24"/>
          <w:szCs w:val="24"/>
        </w:rPr>
      </w:pPr>
    </w:p>
    <w:sectPr w:rsidR="00135116" w:rsidRPr="00B76258" w:rsidSect="00E23B06">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dy Klatt" w:date="2025-04-29T15:21:00Z" w:initials="MK">
    <w:p w14:paraId="03252367" w14:textId="77777777" w:rsidR="00A215F5" w:rsidRPr="00A215F5" w:rsidRDefault="00A215F5" w:rsidP="00A215F5">
      <w:pPr>
        <w:pStyle w:val="Kommentartext"/>
        <w:rPr>
          <w:lang w:val="de-DE"/>
        </w:rPr>
      </w:pPr>
      <w:r>
        <w:rPr>
          <w:rStyle w:val="Kommentarzeichen"/>
        </w:rPr>
        <w:annotationRef/>
      </w:r>
      <w:r w:rsidRPr="00A215F5">
        <w:rPr>
          <w:lang w:val="de-DE"/>
        </w:rPr>
        <w:t xml:space="preserve">Ist das zu viel, wenn wir hier ein neues Konzept mit aufnehmen? Prof. Vision und </w:t>
      </w:r>
      <w:proofErr w:type="spellStart"/>
      <w:r w:rsidRPr="00A215F5">
        <w:rPr>
          <w:lang w:val="de-DE"/>
        </w:rPr>
        <w:t>Sit</w:t>
      </w:r>
      <w:proofErr w:type="spellEnd"/>
      <w:r w:rsidRPr="00A215F5">
        <w:rPr>
          <w:lang w:val="de-DE"/>
        </w:rPr>
        <w:t xml:space="preserve">. Awareness sind sehr ähnliche Konzepte, wobei sich </w:t>
      </w:r>
      <w:proofErr w:type="spellStart"/>
      <w:r w:rsidRPr="00A215F5">
        <w:rPr>
          <w:lang w:val="de-DE"/>
        </w:rPr>
        <w:t>Sit</w:t>
      </w:r>
      <w:proofErr w:type="spellEnd"/>
      <w:r w:rsidRPr="00A215F5">
        <w:rPr>
          <w:lang w:val="de-DE"/>
        </w:rPr>
        <w:t xml:space="preserve">. </w:t>
      </w:r>
      <w:proofErr w:type="spellStart"/>
      <w:r w:rsidRPr="00A215F5">
        <w:rPr>
          <w:lang w:val="de-DE"/>
        </w:rPr>
        <w:t>Awar</w:t>
      </w:r>
      <w:proofErr w:type="spellEnd"/>
      <w:r w:rsidRPr="00A215F5">
        <w:rPr>
          <w:lang w:val="de-DE"/>
        </w:rPr>
        <w:t xml:space="preserve">. mehr auf Situationen in dynamischen Umwelten bezieht. Ist auf jeden Fall ein Term, der bereits verwendet wird in Literatur; kommt ursprünglich aus der Kognitionspsychologie und der Luftfahrt und geht auf </w:t>
      </w:r>
      <w:proofErr w:type="spellStart"/>
      <w:r w:rsidRPr="00A215F5">
        <w:rPr>
          <w:lang w:val="de-DE"/>
        </w:rPr>
        <w:t>Endsley</w:t>
      </w:r>
      <w:proofErr w:type="spellEnd"/>
      <w:r w:rsidRPr="00A215F5">
        <w:rPr>
          <w:lang w:val="de-DE"/>
        </w:rPr>
        <w:t xml:space="preserve"> (1995) zurück; Miller (2011) hat es auf den Unterrichtskontext übertragen: </w:t>
      </w:r>
      <w:hyperlink r:id="rId1" w:anchor="page=82" w:history="1">
        <w:r w:rsidRPr="00A215F5">
          <w:rPr>
            <w:rStyle w:val="Hyperlink"/>
            <w:lang w:val="de-DE"/>
          </w:rPr>
          <w:t>https://library.oapen.org/bitstream/handle/20.500.12657/93559/1/9781136838262.pdf#page=82</w:t>
        </w:r>
      </w:hyperlink>
    </w:p>
    <w:p w14:paraId="42CBCBE2" w14:textId="77777777" w:rsidR="00A215F5" w:rsidRPr="00A215F5" w:rsidRDefault="00A215F5" w:rsidP="00A215F5">
      <w:pPr>
        <w:pStyle w:val="Kommentartext"/>
        <w:rPr>
          <w:lang w:val="de-DE"/>
        </w:rPr>
      </w:pPr>
    </w:p>
    <w:p w14:paraId="62A05B7E" w14:textId="1F59700D" w:rsidR="00A215F5" w:rsidRPr="00A215F5" w:rsidRDefault="00A215F5" w:rsidP="00A215F5">
      <w:pPr>
        <w:pStyle w:val="Kommentartext"/>
        <w:rPr>
          <w:lang w:val="de-DE"/>
        </w:rPr>
      </w:pPr>
      <w:r w:rsidRPr="00A215F5">
        <w:rPr>
          <w:lang w:val="de-DE"/>
        </w:rPr>
        <w:t xml:space="preserve">Vielleicht sollten wir „nur“ von </w:t>
      </w:r>
      <w:proofErr w:type="spellStart"/>
      <w:r w:rsidRPr="00A215F5">
        <w:rPr>
          <w:lang w:val="de-DE"/>
        </w:rPr>
        <w:t>visual</w:t>
      </w:r>
      <w:proofErr w:type="spellEnd"/>
      <w:r w:rsidRPr="00A215F5">
        <w:rPr>
          <w:lang w:val="de-DE"/>
        </w:rPr>
        <w:t xml:space="preserve"> </w:t>
      </w:r>
      <w:proofErr w:type="spellStart"/>
      <w:r w:rsidRPr="00A215F5">
        <w:rPr>
          <w:lang w:val="de-DE"/>
        </w:rPr>
        <w:t>attention</w:t>
      </w:r>
      <w:proofErr w:type="spellEnd"/>
      <w:r w:rsidRPr="00A215F5">
        <w:rPr>
          <w:lang w:val="de-DE"/>
        </w:rPr>
        <w:t xml:space="preserve"> sprechen?</w:t>
      </w:r>
    </w:p>
  </w:comment>
  <w:comment w:id="1" w:author="Mandy Klatt" w:date="2025-04-29T15:52:00Z" w:initials="MK">
    <w:p w14:paraId="67DBDACB" w14:textId="06D3285C" w:rsidR="0016320D" w:rsidRPr="0016320D" w:rsidRDefault="0016320D">
      <w:pPr>
        <w:pStyle w:val="Kommentartext"/>
        <w:rPr>
          <w:lang w:val="de-DE"/>
        </w:rPr>
      </w:pPr>
      <w:r>
        <w:rPr>
          <w:rStyle w:val="Kommentarzeichen"/>
        </w:rPr>
        <w:annotationRef/>
      </w:r>
      <w:r w:rsidRPr="0016320D">
        <w:rPr>
          <w:lang w:val="de-DE"/>
        </w:rPr>
        <w:t>Ich finde es schwer, de</w:t>
      </w:r>
      <w:r>
        <w:rPr>
          <w:lang w:val="de-DE"/>
        </w:rPr>
        <w:t xml:space="preserve">n Term des </w:t>
      </w:r>
      <w:proofErr w:type="spellStart"/>
      <w:r>
        <w:rPr>
          <w:lang w:val="de-DE"/>
        </w:rPr>
        <w:t>Sit</w:t>
      </w:r>
      <w:proofErr w:type="spellEnd"/>
      <w:r>
        <w:rPr>
          <w:lang w:val="de-DE"/>
        </w:rPr>
        <w:t xml:space="preserve">. Awareness mit aufzunehmen. </w:t>
      </w:r>
      <w:proofErr w:type="spellStart"/>
      <w:r>
        <w:rPr>
          <w:lang w:val="de-DE"/>
        </w:rPr>
        <w:t>Konsistenterweise</w:t>
      </w:r>
      <w:proofErr w:type="spellEnd"/>
      <w:r>
        <w:rPr>
          <w:lang w:val="de-DE"/>
        </w:rPr>
        <w:t xml:space="preserve"> müsste er nun auch immer bei Prof. Vision mit fallen, siehe Modell unten. </w:t>
      </w:r>
    </w:p>
  </w:comment>
  <w:comment w:id="2" w:author="Deiglmayr, Anne" w:date="2025-04-01T12:21:00Z" w:initials="DA">
    <w:p w14:paraId="7375BDBC" w14:textId="2DAE34A1" w:rsidR="005E276B" w:rsidRDefault="005E276B">
      <w:pPr>
        <w:pStyle w:val="Kommentartext"/>
        <w:rPr>
          <w:lang w:val="de-DE"/>
        </w:rPr>
      </w:pPr>
      <w:r>
        <w:rPr>
          <w:rStyle w:val="Kommentarzeichen"/>
        </w:rPr>
        <w:annotationRef/>
      </w:r>
      <w:r w:rsidRPr="005E276B">
        <w:rPr>
          <w:lang w:val="de-DE"/>
        </w:rPr>
        <w:t>Finde ich schon viel besser,</w:t>
      </w:r>
      <w:r>
        <w:rPr>
          <w:lang w:val="de-DE"/>
        </w:rPr>
        <w:t xml:space="preserve"> nur noch ein paar Sachen: </w:t>
      </w:r>
      <w:proofErr w:type="spellStart"/>
      <w:r>
        <w:rPr>
          <w:lang w:val="de-DE"/>
        </w:rPr>
        <w:t>cognitive</w:t>
      </w:r>
      <w:proofErr w:type="spellEnd"/>
      <w:r>
        <w:rPr>
          <w:lang w:val="de-DE"/>
        </w:rPr>
        <w:t xml:space="preserve"> </w:t>
      </w:r>
      <w:proofErr w:type="spellStart"/>
      <w:r>
        <w:rPr>
          <w:lang w:val="de-DE"/>
        </w:rPr>
        <w:t>dispositions</w:t>
      </w:r>
      <w:proofErr w:type="spellEnd"/>
      <w:r>
        <w:rPr>
          <w:lang w:val="de-DE"/>
        </w:rPr>
        <w:t xml:space="preserve">: das soll so heißen, </w:t>
      </w:r>
      <w:proofErr w:type="spellStart"/>
      <w:r>
        <w:rPr>
          <w:lang w:val="de-DE"/>
        </w:rPr>
        <w:t>weiles</w:t>
      </w:r>
      <w:proofErr w:type="spellEnd"/>
      <w:r>
        <w:rPr>
          <w:lang w:val="de-DE"/>
        </w:rPr>
        <w:t xml:space="preserve"> bei Grub auch so heißt, oder? Ansonsten könnte man auch einfach nur von Knowledge sprechen</w:t>
      </w:r>
    </w:p>
    <w:p w14:paraId="787633B3" w14:textId="77777777" w:rsidR="005E276B" w:rsidRPr="00742DB8" w:rsidRDefault="005E276B">
      <w:pPr>
        <w:pStyle w:val="Kommentartext"/>
        <w:rPr>
          <w:lang w:val="de-DE"/>
        </w:rPr>
      </w:pPr>
      <w:r w:rsidRPr="00742DB8">
        <w:rPr>
          <w:lang w:val="de-DE"/>
        </w:rPr>
        <w:t xml:space="preserve">Gaze </w:t>
      </w:r>
      <w:proofErr w:type="spellStart"/>
      <w:r w:rsidRPr="00742DB8">
        <w:rPr>
          <w:lang w:val="de-DE"/>
        </w:rPr>
        <w:t>efficiency</w:t>
      </w:r>
      <w:proofErr w:type="spellEnd"/>
      <w:r w:rsidRPr="00742DB8">
        <w:rPr>
          <w:lang w:val="de-DE"/>
        </w:rPr>
        <w:t xml:space="preserve">: würde ich abändern zu </w:t>
      </w:r>
      <w:proofErr w:type="spellStart"/>
      <w:r w:rsidRPr="00742DB8">
        <w:rPr>
          <w:lang w:val="de-DE"/>
        </w:rPr>
        <w:t>visual</w:t>
      </w:r>
      <w:proofErr w:type="spellEnd"/>
      <w:r w:rsidRPr="00742DB8">
        <w:rPr>
          <w:lang w:val="de-DE"/>
        </w:rPr>
        <w:t xml:space="preserve"> </w:t>
      </w:r>
      <w:proofErr w:type="spellStart"/>
      <w:r w:rsidRPr="00742DB8">
        <w:rPr>
          <w:lang w:val="de-DE"/>
        </w:rPr>
        <w:t>scanning</w:t>
      </w:r>
      <w:proofErr w:type="spellEnd"/>
      <w:r w:rsidRPr="00742DB8">
        <w:rPr>
          <w:lang w:val="de-DE"/>
        </w:rPr>
        <w:t xml:space="preserve"> (</w:t>
      </w:r>
      <w:proofErr w:type="spellStart"/>
      <w:r w:rsidRPr="00742DB8">
        <w:rPr>
          <w:lang w:val="de-DE"/>
        </w:rPr>
        <w:t>gaze</w:t>
      </w:r>
      <w:proofErr w:type="spellEnd"/>
      <w:r w:rsidRPr="00742DB8">
        <w:rPr>
          <w:lang w:val="de-DE"/>
        </w:rPr>
        <w:t xml:space="preserve"> </w:t>
      </w:r>
      <w:proofErr w:type="spellStart"/>
      <w:r w:rsidRPr="00742DB8">
        <w:rPr>
          <w:lang w:val="de-DE"/>
        </w:rPr>
        <w:t>efficiency</w:t>
      </w:r>
      <w:proofErr w:type="spellEnd"/>
      <w:r w:rsidRPr="00742DB8">
        <w:rPr>
          <w:lang w:val="de-DE"/>
        </w:rPr>
        <w:t>)</w:t>
      </w:r>
    </w:p>
    <w:p w14:paraId="65895943" w14:textId="02A85E17" w:rsidR="005E276B" w:rsidRPr="005E276B" w:rsidRDefault="005E276B">
      <w:pPr>
        <w:pStyle w:val="Kommentartext"/>
        <w:rPr>
          <w:lang w:val="de-DE"/>
        </w:rPr>
      </w:pPr>
      <w:r w:rsidRPr="005E276B">
        <w:rPr>
          <w:lang w:val="de-DE"/>
        </w:rPr>
        <w:t xml:space="preserve">Managing </w:t>
      </w:r>
      <w:proofErr w:type="spellStart"/>
      <w:r w:rsidRPr="005E276B">
        <w:rPr>
          <w:lang w:val="de-DE"/>
        </w:rPr>
        <w:t>classroom</w:t>
      </w:r>
      <w:proofErr w:type="spellEnd"/>
      <w:r w:rsidRPr="005E276B">
        <w:rPr>
          <w:lang w:val="de-DE"/>
        </w:rPr>
        <w:t xml:space="preserve"> </w:t>
      </w:r>
      <w:proofErr w:type="spellStart"/>
      <w:r w:rsidRPr="005E276B">
        <w:rPr>
          <w:lang w:val="de-DE"/>
        </w:rPr>
        <w:t>disruotions</w:t>
      </w:r>
      <w:proofErr w:type="spellEnd"/>
      <w:r w:rsidRPr="005E276B">
        <w:rPr>
          <w:lang w:val="de-DE"/>
        </w:rPr>
        <w:t xml:space="preserve"> </w:t>
      </w:r>
      <w:r>
        <w:sym w:font="Wingdings" w:char="F0E0"/>
      </w:r>
      <w:r w:rsidRPr="005E276B">
        <w:rPr>
          <w:lang w:val="de-DE"/>
        </w:rPr>
        <w:t xml:space="preserve"> </w:t>
      </w:r>
      <w:proofErr w:type="spellStart"/>
      <w:r w:rsidRPr="005E276B">
        <w:rPr>
          <w:lang w:val="de-DE"/>
        </w:rPr>
        <w:t>reacting</w:t>
      </w:r>
      <w:proofErr w:type="spellEnd"/>
      <w:r w:rsidRPr="005E276B">
        <w:rPr>
          <w:lang w:val="de-DE"/>
        </w:rPr>
        <w:t xml:space="preserve"> to </w:t>
      </w:r>
      <w:proofErr w:type="spellStart"/>
      <w:r w:rsidRPr="005E276B">
        <w:rPr>
          <w:lang w:val="de-DE"/>
        </w:rPr>
        <w:t>classroom</w:t>
      </w:r>
      <w:proofErr w:type="spellEnd"/>
      <w:r w:rsidRPr="005E276B">
        <w:rPr>
          <w:lang w:val="de-DE"/>
        </w:rPr>
        <w:t xml:space="preserve"> </w:t>
      </w:r>
      <w:proofErr w:type="spellStart"/>
      <w:r w:rsidRPr="005E276B">
        <w:rPr>
          <w:lang w:val="de-DE"/>
        </w:rPr>
        <w:t>disruptions</w:t>
      </w:r>
      <w:proofErr w:type="spellEnd"/>
      <w:r w:rsidRPr="005E276B">
        <w:rPr>
          <w:lang w:val="de-DE"/>
        </w:rPr>
        <w:t xml:space="preserve"> </w:t>
      </w:r>
      <w:r>
        <w:rPr>
          <w:lang w:val="de-DE"/>
        </w:rPr>
        <w:t>(</w:t>
      </w:r>
      <w:r w:rsidRPr="005E276B">
        <w:rPr>
          <w:lang w:val="de-DE"/>
        </w:rPr>
        <w:t>denn wenn ich dich richtig verstehen, ist</w:t>
      </w:r>
      <w:r>
        <w:rPr>
          <w:lang w:val="de-DE"/>
        </w:rPr>
        <w:t xml:space="preserve"> Management ja der gesamt Prozess…)</w:t>
      </w:r>
    </w:p>
  </w:comment>
  <w:comment w:id="3" w:author="Mandy Klatt" w:date="2025-04-04T10:00:00Z" w:initials="MK">
    <w:p w14:paraId="0AB29212" w14:textId="643AEA71" w:rsidR="00EF51CD" w:rsidRDefault="00FB58DD">
      <w:pPr>
        <w:pStyle w:val="Kommentartext"/>
        <w:rPr>
          <w:lang w:val="de-DE"/>
        </w:rPr>
      </w:pPr>
      <w:r>
        <w:rPr>
          <w:rStyle w:val="Kommentarzeichen"/>
        </w:rPr>
        <w:annotationRef/>
      </w:r>
      <w:r w:rsidR="00EF51CD" w:rsidRPr="00AA7AAA">
        <w:rPr>
          <w:rStyle w:val="Kommentarzeichen"/>
          <w:lang w:val="de-DE"/>
        </w:rPr>
        <w:t>Student-</w:t>
      </w:r>
      <w:proofErr w:type="spellStart"/>
      <w:r w:rsidR="00EF51CD" w:rsidRPr="00AA7AAA">
        <w:rPr>
          <w:rStyle w:val="Kommentarzeichen"/>
          <w:lang w:val="de-DE"/>
        </w:rPr>
        <w:t>directed</w:t>
      </w:r>
      <w:proofErr w:type="spellEnd"/>
      <w:r w:rsidR="002624D3" w:rsidRPr="00EF51CD">
        <w:rPr>
          <w:lang w:val="de-DE"/>
        </w:rPr>
        <w:t xml:space="preserve"> </w:t>
      </w:r>
      <w:proofErr w:type="spellStart"/>
      <w:r w:rsidR="002624D3" w:rsidRPr="00EF51CD">
        <w:rPr>
          <w:lang w:val="de-DE"/>
        </w:rPr>
        <w:t>behavior</w:t>
      </w:r>
      <w:proofErr w:type="spellEnd"/>
      <w:r w:rsidR="002624D3" w:rsidRPr="00EF51CD">
        <w:rPr>
          <w:lang w:val="de-DE"/>
        </w:rPr>
        <w:t xml:space="preserve"> </w:t>
      </w:r>
    </w:p>
    <w:p w14:paraId="7866B6DA" w14:textId="539B5FAF" w:rsidR="00FB58DD" w:rsidRPr="00EF51CD" w:rsidRDefault="00EF51CD">
      <w:pPr>
        <w:pStyle w:val="Kommentartext"/>
        <w:rPr>
          <w:lang w:val="de-DE"/>
        </w:rPr>
      </w:pPr>
      <w:r w:rsidRPr="00EF51CD">
        <w:rPr>
          <w:lang w:val="de-DE"/>
        </w:rPr>
        <w:t>als Möglichkeit</w:t>
      </w:r>
      <w:r>
        <w:rPr>
          <w:lang w:val="de-DE"/>
        </w:rPr>
        <w:t xml:space="preserve"> für Observable </w:t>
      </w:r>
      <w:proofErr w:type="spellStart"/>
      <w:r>
        <w:rPr>
          <w:lang w:val="de-DE"/>
        </w:rPr>
        <w:t>behavior</w:t>
      </w:r>
      <w:proofErr w:type="spellEnd"/>
    </w:p>
  </w:comment>
  <w:comment w:id="4" w:author="Lotz, Christin" w:date="2025-04-15T17:27:00Z" w:initials="LC">
    <w:p w14:paraId="644E1E78" w14:textId="77777777" w:rsidR="00B417A9" w:rsidRDefault="00B417A9">
      <w:pPr>
        <w:pStyle w:val="Kommentartext"/>
        <w:rPr>
          <w:lang w:val="de-DE"/>
        </w:rPr>
      </w:pPr>
      <w:r>
        <w:rPr>
          <w:rStyle w:val="Kommentarzeichen"/>
        </w:rPr>
        <w:annotationRef/>
      </w:r>
      <w:r w:rsidRPr="00B417A9">
        <w:rPr>
          <w:lang w:val="de-DE"/>
        </w:rPr>
        <w:t>Nachdem i</w:t>
      </w:r>
      <w:r>
        <w:rPr>
          <w:lang w:val="de-DE"/>
        </w:rPr>
        <w:t xml:space="preserve">ch bis hier gelesen habe, bin ich umso mehr der Meinung, dass der Einstieg über </w:t>
      </w:r>
      <w:proofErr w:type="spellStart"/>
      <w:r>
        <w:rPr>
          <w:lang w:val="de-DE"/>
        </w:rPr>
        <w:t>dieess</w:t>
      </w:r>
      <w:proofErr w:type="spellEnd"/>
      <w:r>
        <w:rPr>
          <w:lang w:val="de-DE"/>
        </w:rPr>
        <w:t xml:space="preserve"> Model und prov. Vision erfolgen sollte.</w:t>
      </w:r>
    </w:p>
    <w:p w14:paraId="58C09F1D" w14:textId="77777777" w:rsidR="00B417A9" w:rsidRDefault="00B417A9">
      <w:pPr>
        <w:pStyle w:val="Kommentartext"/>
        <w:rPr>
          <w:lang w:val="de-DE"/>
        </w:rPr>
      </w:pPr>
    </w:p>
    <w:p w14:paraId="1A9A05FE" w14:textId="47DD84DC" w:rsidR="00B417A9" w:rsidRPr="00B417A9" w:rsidRDefault="00B417A9">
      <w:pPr>
        <w:pStyle w:val="Kommentartext"/>
        <w:rPr>
          <w:lang w:val="de-DE"/>
        </w:rPr>
      </w:pPr>
      <w:r>
        <w:rPr>
          <w:lang w:val="de-DE"/>
        </w:rPr>
        <w:t xml:space="preserve">Die Unterscheidung was es dann für </w:t>
      </w:r>
      <w:proofErr w:type="spellStart"/>
      <w:r>
        <w:rPr>
          <w:lang w:val="de-DE"/>
        </w:rPr>
        <w:t>disruptions</w:t>
      </w:r>
      <w:proofErr w:type="spellEnd"/>
      <w:r>
        <w:rPr>
          <w:lang w:val="de-DE"/>
        </w:rPr>
        <w:t xml:space="preserve"> gibt, kann danach immer noch kommen und spiegelt auch die untergeordnete Wichtigkeit dieser Unterscheidung </w:t>
      </w:r>
      <w:proofErr w:type="gramStart"/>
      <w:r>
        <w:rPr>
          <w:lang w:val="de-DE"/>
        </w:rPr>
        <w:t>wi</w:t>
      </w:r>
      <w:r w:rsidR="00B20A56">
        <w:rPr>
          <w:lang w:val="de-DE"/>
        </w:rPr>
        <w:t>eder</w:t>
      </w:r>
      <w:proofErr w:type="gramEnd"/>
      <w:r w:rsidR="00B20A56">
        <w:rPr>
          <w:lang w:val="de-DE"/>
        </w:rPr>
        <w:t>.</w:t>
      </w:r>
    </w:p>
  </w:comment>
  <w:comment w:id="5" w:author="Lotz, Christin" w:date="2025-04-15T17:29:00Z" w:initials="LC">
    <w:p w14:paraId="29F5D78C" w14:textId="77777777" w:rsidR="00B20A56" w:rsidRDefault="00B20A56">
      <w:pPr>
        <w:pStyle w:val="Kommentartext"/>
        <w:rPr>
          <w:lang w:val="de-DE"/>
        </w:rPr>
      </w:pPr>
      <w:r>
        <w:rPr>
          <w:rStyle w:val="Kommentarzeichen"/>
        </w:rPr>
        <w:annotationRef/>
      </w:r>
      <w:r w:rsidRPr="00B20A56">
        <w:rPr>
          <w:lang w:val="de-DE"/>
        </w:rPr>
        <w:t>Wie immer d</w:t>
      </w:r>
      <w:r>
        <w:rPr>
          <w:lang w:val="de-DE"/>
        </w:rPr>
        <w:t>er Kommentar gleiche Wörter für gleiche Konstrukte.</w:t>
      </w:r>
    </w:p>
    <w:p w14:paraId="2461E15D" w14:textId="00AF366E" w:rsidR="00B20A56" w:rsidRDefault="00B20A56">
      <w:pPr>
        <w:pStyle w:val="Kommentartext"/>
        <w:rPr>
          <w:lang w:val="de-DE"/>
        </w:rPr>
      </w:pPr>
      <w:r>
        <w:rPr>
          <w:lang w:val="de-DE"/>
        </w:rPr>
        <w:t xml:space="preserve">Hier müsste es Knowledge und </w:t>
      </w:r>
      <w:proofErr w:type="spellStart"/>
      <w:r>
        <w:rPr>
          <w:lang w:val="de-DE"/>
        </w:rPr>
        <w:t>student</w:t>
      </w:r>
      <w:proofErr w:type="spellEnd"/>
      <w:r>
        <w:rPr>
          <w:lang w:val="de-DE"/>
        </w:rPr>
        <w:t xml:space="preserve"> </w:t>
      </w:r>
      <w:proofErr w:type="spellStart"/>
      <w:r>
        <w:rPr>
          <w:lang w:val="de-DE"/>
        </w:rPr>
        <w:t>directed</w:t>
      </w:r>
      <w:proofErr w:type="spellEnd"/>
      <w:r>
        <w:rPr>
          <w:lang w:val="de-DE"/>
        </w:rPr>
        <w:t xml:space="preserve"> </w:t>
      </w:r>
      <w:proofErr w:type="spellStart"/>
      <w:r>
        <w:rPr>
          <w:lang w:val="de-DE"/>
        </w:rPr>
        <w:t>behavior</w:t>
      </w:r>
      <w:proofErr w:type="spellEnd"/>
      <w:r>
        <w:rPr>
          <w:lang w:val="de-DE"/>
        </w:rPr>
        <w:t xml:space="preserve"> sein, damit es zum Model in Fig 1 passt, oder?</w:t>
      </w:r>
    </w:p>
    <w:p w14:paraId="1C540BD9" w14:textId="77777777" w:rsidR="00B20A56" w:rsidRDefault="00B20A56">
      <w:pPr>
        <w:pStyle w:val="Kommentartext"/>
        <w:rPr>
          <w:lang w:val="de-DE"/>
        </w:rPr>
      </w:pPr>
    </w:p>
    <w:p w14:paraId="183EC5B0" w14:textId="78735D9D" w:rsidR="00B20A56" w:rsidRPr="00B20A56" w:rsidRDefault="00B20A56">
      <w:pPr>
        <w:pStyle w:val="Kommentartext"/>
        <w:rPr>
          <w:lang w:val="de-DE"/>
        </w:rPr>
      </w:pPr>
      <w:r>
        <w:rPr>
          <w:lang w:val="de-DE"/>
        </w:rPr>
        <w:t xml:space="preserve">Und bitte </w:t>
      </w:r>
      <w:proofErr w:type="spellStart"/>
      <w:r>
        <w:rPr>
          <w:lang w:val="de-DE"/>
        </w:rPr>
        <w:t>Ref</w:t>
      </w:r>
      <w:proofErr w:type="spellEnd"/>
      <w:r>
        <w:rPr>
          <w:lang w:val="de-DE"/>
        </w:rPr>
        <w:t xml:space="preserve"> einfügen bei dem Satz. :-)</w:t>
      </w:r>
    </w:p>
  </w:comment>
  <w:comment w:id="6" w:author="Deiglmayr, Anne" w:date="2025-04-01T12:31:00Z" w:initials="DA">
    <w:p w14:paraId="3106B015" w14:textId="675D25CD" w:rsidR="005E276B" w:rsidRPr="00742DB8" w:rsidRDefault="005E276B">
      <w:pPr>
        <w:pStyle w:val="Kommentartext"/>
        <w:rPr>
          <w:lang w:val="de-DE"/>
        </w:rPr>
      </w:pPr>
      <w:r>
        <w:rPr>
          <w:rStyle w:val="Kommentarzeichen"/>
        </w:rPr>
        <w:annotationRef/>
      </w:r>
      <w:r w:rsidRPr="00742DB8">
        <w:rPr>
          <w:lang w:val="de-DE"/>
        </w:rPr>
        <w:t>Beispiele wären hilfreich</w:t>
      </w:r>
    </w:p>
  </w:comment>
  <w:comment w:id="7" w:author="Lotz, Christin" w:date="2025-04-15T17:33:00Z" w:initials="LC">
    <w:p w14:paraId="148FC1DF" w14:textId="77777777" w:rsidR="00857ED1" w:rsidRPr="00B20A56" w:rsidRDefault="00857ED1" w:rsidP="00857ED1">
      <w:pPr>
        <w:pStyle w:val="Kommentartext"/>
        <w:rPr>
          <w:lang w:val="de-DE"/>
        </w:rPr>
      </w:pPr>
      <w:r>
        <w:rPr>
          <w:rStyle w:val="Kommentarzeichen"/>
        </w:rPr>
        <w:annotationRef/>
      </w:r>
      <w:r w:rsidRPr="00B20A56">
        <w:rPr>
          <w:lang w:val="de-DE"/>
        </w:rPr>
        <w:t>Kann m</w:t>
      </w:r>
      <w:r>
        <w:rPr>
          <w:lang w:val="de-DE"/>
        </w:rPr>
        <w:t xml:space="preserve">an die 3 </w:t>
      </w:r>
      <w:proofErr w:type="spellStart"/>
      <w:r>
        <w:rPr>
          <w:lang w:val="de-DE"/>
        </w:rPr>
        <w:t>Steps</w:t>
      </w:r>
      <w:proofErr w:type="spellEnd"/>
      <w:r>
        <w:rPr>
          <w:lang w:val="de-DE"/>
        </w:rPr>
        <w:t xml:space="preserve"> auch in ner Grafik darstellen? Oder noch besser in die Fig 1 integrieren?</w:t>
      </w:r>
    </w:p>
  </w:comment>
  <w:comment w:id="8" w:author="Mandy Klatt" w:date="2025-04-08T11:04:00Z" w:initials="MK">
    <w:p w14:paraId="4C50B840" w14:textId="189300A6" w:rsidR="00651B8E" w:rsidRPr="00651B8E" w:rsidRDefault="00651B8E">
      <w:pPr>
        <w:pStyle w:val="Kommentartext"/>
        <w:rPr>
          <w:lang w:val="de-DE"/>
        </w:rPr>
      </w:pPr>
      <w:r>
        <w:rPr>
          <w:rStyle w:val="Kommentarzeichen"/>
        </w:rPr>
        <w:annotationRef/>
      </w:r>
      <w:r w:rsidRPr="00651B8E">
        <w:rPr>
          <w:lang w:val="de-DE"/>
        </w:rPr>
        <w:t>Mehr auf reaktive Strategien eingehen</w:t>
      </w:r>
    </w:p>
    <w:p w14:paraId="166C85B6" w14:textId="5B2FBE41" w:rsidR="00651B8E" w:rsidRPr="00651B8E" w:rsidRDefault="00651B8E">
      <w:pPr>
        <w:pStyle w:val="Kommentartext"/>
        <w:rPr>
          <w:lang w:val="de-DE"/>
        </w:rPr>
      </w:pPr>
      <w:r w:rsidRPr="00651B8E">
        <w:rPr>
          <w:lang w:val="de-DE"/>
        </w:rPr>
        <w:t>Emotionsregulation + Selbstwirksamkeit, um Ratingskalen vorz</w:t>
      </w:r>
      <w:r>
        <w:rPr>
          <w:lang w:val="de-DE"/>
        </w:rPr>
        <w:t>ubereiten</w:t>
      </w:r>
    </w:p>
  </w:comment>
  <w:comment w:id="9" w:author="Lotz, Christin" w:date="2025-04-15T17:39:00Z" w:initials="LC">
    <w:p w14:paraId="6026E79D" w14:textId="162F847D" w:rsidR="00E00343" w:rsidRPr="00E00343" w:rsidRDefault="00E00343">
      <w:pPr>
        <w:pStyle w:val="Kommentartext"/>
        <w:rPr>
          <w:lang w:val="de-DE"/>
        </w:rPr>
      </w:pPr>
      <w:r>
        <w:rPr>
          <w:rStyle w:val="Kommentarzeichen"/>
        </w:rPr>
        <w:annotationRef/>
      </w:r>
      <w:r w:rsidRPr="00E00343">
        <w:rPr>
          <w:lang w:val="de-DE"/>
        </w:rPr>
        <w:t>Kann e</w:t>
      </w:r>
      <w:r>
        <w:rPr>
          <w:lang w:val="de-DE"/>
        </w:rPr>
        <w:t xml:space="preserve">ventuell weg. Es geht ja im Rest vom Paper auch gar nicht um die </w:t>
      </w:r>
      <w:proofErr w:type="spellStart"/>
      <w:r>
        <w:rPr>
          <w:lang w:val="de-DE"/>
        </w:rPr>
        <w:t>reactions</w:t>
      </w:r>
      <w:proofErr w:type="spellEnd"/>
      <w:r>
        <w:rPr>
          <w:lang w:val="de-DE"/>
        </w:rPr>
        <w:t>.</w:t>
      </w:r>
    </w:p>
  </w:comment>
  <w:comment w:id="10" w:author="Lotz, Christin" w:date="2025-04-15T17:44:00Z" w:initials="LC">
    <w:p w14:paraId="2DC4FC05" w14:textId="77777777" w:rsidR="00E00343" w:rsidRDefault="00E00343">
      <w:pPr>
        <w:pStyle w:val="Kommentartext"/>
        <w:rPr>
          <w:lang w:val="de-DE"/>
        </w:rPr>
      </w:pPr>
      <w:r>
        <w:rPr>
          <w:rStyle w:val="Kommentarzeichen"/>
        </w:rPr>
        <w:annotationRef/>
      </w:r>
      <w:r w:rsidRPr="00E00343">
        <w:rPr>
          <w:lang w:val="de-DE"/>
        </w:rPr>
        <w:t>Den ganzen Fokus auf d</w:t>
      </w:r>
      <w:r>
        <w:rPr>
          <w:lang w:val="de-DE"/>
        </w:rPr>
        <w:t>ie Intervention brauchen wir nicht. Eher darstellen, wie und warum die Vision in den Prozess wichtig ist.</w:t>
      </w:r>
    </w:p>
    <w:p w14:paraId="19516A94" w14:textId="6BEB99E9" w:rsidR="00E00343" w:rsidRPr="00E00343" w:rsidRDefault="00E00343">
      <w:pPr>
        <w:pStyle w:val="Kommentartext"/>
        <w:rPr>
          <w:lang w:val="de-DE"/>
        </w:rPr>
      </w:pPr>
      <w:r>
        <w:rPr>
          <w:lang w:val="de-DE"/>
        </w:rPr>
        <w:t xml:space="preserve">Und damit dann überleiten dazu, wie wichtig es ist, hier die Expertise </w:t>
      </w:r>
      <w:proofErr w:type="spellStart"/>
      <w:r>
        <w:rPr>
          <w:lang w:val="de-DE"/>
        </w:rPr>
        <w:t>unterschiede</w:t>
      </w:r>
      <w:proofErr w:type="spellEnd"/>
      <w:r>
        <w:rPr>
          <w:lang w:val="de-DE"/>
        </w:rPr>
        <w:t xml:space="preserve"> zu erforschen, damit man die prof. Vision gezielt boosten kann.</w:t>
      </w:r>
    </w:p>
  </w:comment>
  <w:comment w:id="12" w:author="Deiglmayr, Anne" w:date="2025-04-01T12:40:00Z" w:initials="DA">
    <w:p w14:paraId="37B3E6D8" w14:textId="0D720EC3" w:rsidR="0036594D" w:rsidRPr="0036594D" w:rsidRDefault="0036594D">
      <w:pPr>
        <w:pStyle w:val="Kommentartext"/>
        <w:rPr>
          <w:lang w:val="de-DE"/>
        </w:rPr>
      </w:pPr>
      <w:r>
        <w:rPr>
          <w:rStyle w:val="Kommentarzeichen"/>
        </w:rPr>
        <w:annotationRef/>
      </w:r>
      <w:r w:rsidRPr="0036594D">
        <w:rPr>
          <w:lang w:val="de-DE"/>
        </w:rPr>
        <w:t xml:space="preserve">Im Titel </w:t>
      </w:r>
      <w:r w:rsidR="002B34F3" w:rsidRPr="0036594D">
        <w:rPr>
          <w:lang w:val="de-DE"/>
        </w:rPr>
        <w:t>würde</w:t>
      </w:r>
      <w:r w:rsidRPr="0036594D">
        <w:rPr>
          <w:lang w:val="de-DE"/>
        </w:rPr>
        <w:t xml:space="preserve"> ich v</w:t>
      </w:r>
      <w:r>
        <w:rPr>
          <w:lang w:val="de-DE"/>
        </w:rPr>
        <w:t xml:space="preserve">on Classroom </w:t>
      </w:r>
      <w:proofErr w:type="spellStart"/>
      <w:r>
        <w:rPr>
          <w:lang w:val="de-DE"/>
        </w:rPr>
        <w:t>disru</w:t>
      </w:r>
      <w:r w:rsidR="002B34F3">
        <w:rPr>
          <w:lang w:val="de-DE"/>
        </w:rPr>
        <w:t>p</w:t>
      </w:r>
      <w:r>
        <w:rPr>
          <w:lang w:val="de-DE"/>
        </w:rPr>
        <w:t>tion</w:t>
      </w:r>
      <w:proofErr w:type="spellEnd"/>
      <w:r>
        <w:rPr>
          <w:lang w:val="de-DE"/>
        </w:rPr>
        <w:t xml:space="preserve"> </w:t>
      </w:r>
      <w:proofErr w:type="spellStart"/>
      <w:r>
        <w:rPr>
          <w:lang w:val="de-DE"/>
        </w:rPr>
        <w:t>mananagment</w:t>
      </w:r>
      <w:proofErr w:type="spellEnd"/>
      <w:r>
        <w:rPr>
          <w:lang w:val="de-DE"/>
        </w:rPr>
        <w:t xml:space="preserve"> sprechen, und im </w:t>
      </w:r>
      <w:r w:rsidR="002B34F3">
        <w:rPr>
          <w:lang w:val="de-DE"/>
        </w:rPr>
        <w:t>Text</w:t>
      </w:r>
      <w:r>
        <w:rPr>
          <w:lang w:val="de-DE"/>
        </w:rPr>
        <w:t xml:space="preserve"> </w:t>
      </w:r>
      <w:proofErr w:type="gramStart"/>
      <w:r>
        <w:rPr>
          <w:lang w:val="de-DE"/>
        </w:rPr>
        <w:t>dann</w:t>
      </w:r>
      <w:proofErr w:type="gramEnd"/>
      <w:r>
        <w:rPr>
          <w:lang w:val="de-DE"/>
        </w:rPr>
        <w:t xml:space="preserve"> wenn nötig den </w:t>
      </w:r>
      <w:r w:rsidR="002B34F3">
        <w:rPr>
          <w:lang w:val="de-DE"/>
        </w:rPr>
        <w:t>Bezug</w:t>
      </w:r>
      <w:r>
        <w:rPr>
          <w:lang w:val="de-DE"/>
        </w:rPr>
        <w:t xml:space="preserve"> klären (</w:t>
      </w:r>
      <w:r w:rsidR="002B34F3">
        <w:rPr>
          <w:lang w:val="de-DE"/>
        </w:rPr>
        <w:t>Teilaspekt</w:t>
      </w:r>
      <w:r>
        <w:rPr>
          <w:lang w:val="de-DE"/>
        </w:rPr>
        <w:t xml:space="preserve">, teilweise wird auch </w:t>
      </w:r>
      <w:r w:rsidR="002B34F3">
        <w:rPr>
          <w:lang w:val="de-DE"/>
        </w:rPr>
        <w:t>Forschung</w:t>
      </w:r>
      <w:r>
        <w:rPr>
          <w:lang w:val="de-DE"/>
        </w:rPr>
        <w:t xml:space="preserve"> zur übergeordneten Kompetenz berichtet…)</w:t>
      </w:r>
    </w:p>
  </w:comment>
  <w:comment w:id="11" w:author="Deiglmayr, Anne" w:date="2025-04-01T12:38:00Z" w:initials="DA">
    <w:p w14:paraId="23AA9143" w14:textId="28CE6D78" w:rsidR="0036594D" w:rsidRPr="0036594D" w:rsidRDefault="0036594D">
      <w:pPr>
        <w:pStyle w:val="Kommentartext"/>
        <w:rPr>
          <w:lang w:val="de-DE"/>
        </w:rPr>
      </w:pPr>
      <w:r>
        <w:rPr>
          <w:rStyle w:val="Kommentarzeichen"/>
        </w:rPr>
        <w:annotationRef/>
      </w:r>
      <w:r w:rsidRPr="0036594D">
        <w:rPr>
          <w:lang w:val="de-DE"/>
        </w:rPr>
        <w:t>Der Fokus sollte auf dem F</w:t>
      </w:r>
      <w:r>
        <w:rPr>
          <w:lang w:val="de-DE"/>
        </w:rPr>
        <w:t xml:space="preserve">orschungsstand zu </w:t>
      </w:r>
      <w:proofErr w:type="spellStart"/>
      <w:r>
        <w:rPr>
          <w:lang w:val="de-DE"/>
        </w:rPr>
        <w:t>Expertiseunterschieden</w:t>
      </w:r>
      <w:proofErr w:type="spellEnd"/>
      <w:r>
        <w:rPr>
          <w:lang w:val="de-DE"/>
        </w:rPr>
        <w:t xml:space="preserve"> liegen. So ist der Rest des Kapitels ja auch gegliedert. Das Assessment wird dann mitgeliefert, aber der Fokus deiner </w:t>
      </w:r>
      <w:r w:rsidR="00306574">
        <w:rPr>
          <w:lang w:val="de-DE"/>
        </w:rPr>
        <w:t>Studie</w:t>
      </w:r>
      <w:r>
        <w:rPr>
          <w:lang w:val="de-DE"/>
        </w:rPr>
        <w:t xml:space="preserve"> ist nicht s</w:t>
      </w:r>
      <w:r w:rsidR="001F20D7">
        <w:rPr>
          <w:lang w:val="de-DE"/>
        </w:rPr>
        <w:t>o</w:t>
      </w:r>
      <w:r>
        <w:rPr>
          <w:lang w:val="de-DE"/>
        </w:rPr>
        <w:t xml:space="preserve"> ehr methodi</w:t>
      </w:r>
      <w:r w:rsidR="00306574">
        <w:rPr>
          <w:lang w:val="de-DE"/>
        </w:rPr>
        <w:t>s</w:t>
      </w:r>
      <w:r>
        <w:rPr>
          <w:lang w:val="de-DE"/>
        </w:rPr>
        <w:t xml:space="preserve">ch, dass wir hier v.a. auf den Assessment </w:t>
      </w:r>
      <w:r w:rsidR="00306574">
        <w:rPr>
          <w:lang w:val="de-DE"/>
        </w:rPr>
        <w:t>Aspekt</w:t>
      </w:r>
      <w:r>
        <w:rPr>
          <w:lang w:val="de-DE"/>
        </w:rPr>
        <w:t xml:space="preserve"> </w:t>
      </w:r>
      <w:r w:rsidR="00306574">
        <w:rPr>
          <w:lang w:val="de-DE"/>
        </w:rPr>
        <w:t>eingehen</w:t>
      </w:r>
      <w:r>
        <w:rPr>
          <w:lang w:val="de-DE"/>
        </w:rPr>
        <w:t xml:space="preserve"> sollten.</w:t>
      </w:r>
    </w:p>
  </w:comment>
  <w:comment w:id="13" w:author="Deiglmayr, Anne" w:date="2025-04-01T13:24:00Z" w:initials="DA">
    <w:p w14:paraId="29E16238" w14:textId="5011F55F" w:rsidR="00497187" w:rsidRPr="00497187" w:rsidRDefault="00497187">
      <w:pPr>
        <w:pStyle w:val="Kommentartext"/>
        <w:rPr>
          <w:lang w:val="de-DE"/>
        </w:rPr>
      </w:pPr>
      <w:r>
        <w:rPr>
          <w:rStyle w:val="Kommentarzeichen"/>
        </w:rPr>
        <w:annotationRef/>
      </w:r>
      <w:r w:rsidRPr="00497187">
        <w:rPr>
          <w:lang w:val="de-DE"/>
        </w:rPr>
        <w:t>Das ist die einzige Überschrift,</w:t>
      </w:r>
      <w:r>
        <w:rPr>
          <w:lang w:val="de-DE"/>
        </w:rPr>
        <w:t xml:space="preserve"> die nicht den Kästchen der Fig. 1 entspricht. Ich fände es schön, wenn das konsistent wäre – ggf. doch in der Fig 1 „</w:t>
      </w:r>
      <w:proofErr w:type="spellStart"/>
      <w:r>
        <w:rPr>
          <w:lang w:val="de-DE"/>
        </w:rPr>
        <w:t>strategic</w:t>
      </w:r>
      <w:proofErr w:type="spellEnd"/>
      <w:r>
        <w:rPr>
          <w:lang w:val="de-DE"/>
        </w:rPr>
        <w:t xml:space="preserve"> </w:t>
      </w:r>
      <w:proofErr w:type="spellStart"/>
      <w:r>
        <w:rPr>
          <w:lang w:val="de-DE"/>
        </w:rPr>
        <w:t>knowledge</w:t>
      </w:r>
      <w:proofErr w:type="spellEnd"/>
      <w:r>
        <w:rPr>
          <w:lang w:val="de-DE"/>
        </w:rPr>
        <w:t xml:space="preserve">“ als Kästchenüberschrift? Oder hier erweitern zu </w:t>
      </w:r>
      <w:proofErr w:type="spellStart"/>
      <w:r>
        <w:rPr>
          <w:lang w:val="de-DE"/>
        </w:rPr>
        <w:t>cognitive</w:t>
      </w:r>
      <w:proofErr w:type="spellEnd"/>
      <w:r>
        <w:rPr>
          <w:lang w:val="de-DE"/>
        </w:rPr>
        <w:t xml:space="preserve"> </w:t>
      </w:r>
      <w:proofErr w:type="spellStart"/>
      <w:r>
        <w:rPr>
          <w:lang w:val="de-DE"/>
        </w:rPr>
        <w:t>dispositions</w:t>
      </w:r>
      <w:proofErr w:type="spellEnd"/>
      <w:r>
        <w:rPr>
          <w:lang w:val="de-DE"/>
        </w:rPr>
        <w:t>, und dann auch etwas zu früherer Einstellung und beliefs, inkl. Selbstwirksamkeit schreiben, damit könnte man ggf. die Ratings etwas vorbereiten…</w:t>
      </w:r>
    </w:p>
  </w:comment>
  <w:comment w:id="14" w:author="Mandy Klatt" w:date="2025-04-04T09:38:00Z" w:initials="MK">
    <w:p w14:paraId="4CAD5387" w14:textId="77777777" w:rsidR="00BE48E1" w:rsidRDefault="00BE48E1">
      <w:pPr>
        <w:pStyle w:val="Kommentartext"/>
        <w:rPr>
          <w:lang w:val="de-DE"/>
        </w:rPr>
      </w:pPr>
      <w:r>
        <w:rPr>
          <w:rStyle w:val="Kommentarzeichen"/>
        </w:rPr>
        <w:annotationRef/>
      </w:r>
      <w:r w:rsidR="00C57B61" w:rsidRPr="00C57B61">
        <w:rPr>
          <w:lang w:val="de-DE"/>
        </w:rPr>
        <w:t>Hier vorbereiten, das Wissen dazu</w:t>
      </w:r>
      <w:r w:rsidR="00C57B61">
        <w:rPr>
          <w:lang w:val="de-DE"/>
        </w:rPr>
        <w:t xml:space="preserve">gehört, was überhaupt eine Störung ist, um Scanning + </w:t>
      </w:r>
      <w:proofErr w:type="spellStart"/>
      <w:r w:rsidR="00C57B61">
        <w:rPr>
          <w:lang w:val="de-DE"/>
        </w:rPr>
        <w:t>Noticing</w:t>
      </w:r>
      <w:proofErr w:type="spellEnd"/>
      <w:r w:rsidR="00C57B61">
        <w:rPr>
          <w:lang w:val="de-DE"/>
        </w:rPr>
        <w:t xml:space="preserve"> </w:t>
      </w:r>
      <w:r w:rsidR="0044139D">
        <w:rPr>
          <w:lang w:val="de-DE"/>
        </w:rPr>
        <w:t>vorzubereiten</w:t>
      </w:r>
    </w:p>
    <w:p w14:paraId="562337A8" w14:textId="0540B7D0" w:rsidR="006E5350" w:rsidRPr="00C57B61" w:rsidRDefault="006E5350">
      <w:pPr>
        <w:pStyle w:val="Kommentartext"/>
        <w:rPr>
          <w:lang w:val="de-DE"/>
        </w:rPr>
      </w:pPr>
      <w:r>
        <w:rPr>
          <w:lang w:val="de-DE"/>
        </w:rPr>
        <w:t xml:space="preserve">Nicht nur, WAS ist eine Störung, sondern auch das Wissen, </w:t>
      </w:r>
      <w:r w:rsidR="00FD31E4">
        <w:rPr>
          <w:lang w:val="de-DE"/>
        </w:rPr>
        <w:t>was ist eine Strategie</w:t>
      </w:r>
      <w:r w:rsidR="00B931F1">
        <w:rPr>
          <w:lang w:val="de-DE"/>
        </w:rPr>
        <w:t xml:space="preserve"> (z.B. gehört Scannen bereits als </w:t>
      </w:r>
      <w:r w:rsidR="00A223BE">
        <w:rPr>
          <w:lang w:val="de-DE"/>
        </w:rPr>
        <w:t xml:space="preserve">Wissen dazu) </w:t>
      </w:r>
      <w:r w:rsidR="00A223BE" w:rsidRPr="00A223BE">
        <w:rPr>
          <w:lang w:val="de-DE"/>
        </w:rPr>
        <w:sym w:font="Wingdings" w:char="F0E0"/>
      </w:r>
      <w:r w:rsidR="00A223BE">
        <w:rPr>
          <w:lang w:val="de-DE"/>
        </w:rPr>
        <w:t xml:space="preserve"> </w:t>
      </w:r>
      <w:r w:rsidR="00DC4BD2">
        <w:rPr>
          <w:lang w:val="de-DE"/>
        </w:rPr>
        <w:t xml:space="preserve">das Wissen um </w:t>
      </w:r>
      <w:r w:rsidR="00A223BE">
        <w:rPr>
          <w:lang w:val="de-DE"/>
        </w:rPr>
        <w:t>günstige Aufmerksamkeitsverteilung</w:t>
      </w:r>
      <w:r w:rsidR="00DC4BD2">
        <w:rPr>
          <w:lang w:val="de-DE"/>
        </w:rPr>
        <w:t xml:space="preserve"> als strategischen Wissen</w:t>
      </w:r>
    </w:p>
  </w:comment>
  <w:comment w:id="15" w:author="Lotz, Christin" w:date="2025-04-15T18:03:00Z" w:initials="LC">
    <w:p w14:paraId="16038061" w14:textId="066F3D14" w:rsidR="005328EC" w:rsidRPr="005328EC" w:rsidRDefault="005328EC">
      <w:pPr>
        <w:pStyle w:val="Kommentartext"/>
        <w:rPr>
          <w:lang w:val="de-DE"/>
        </w:rPr>
      </w:pPr>
      <w:r>
        <w:rPr>
          <w:rStyle w:val="Kommentarzeichen"/>
        </w:rPr>
        <w:annotationRef/>
      </w:r>
      <w:r w:rsidRPr="005328EC">
        <w:rPr>
          <w:lang w:val="de-DE"/>
        </w:rPr>
        <w:t xml:space="preserve">Kann man die </w:t>
      </w:r>
      <w:proofErr w:type="spellStart"/>
      <w:r w:rsidRPr="005328EC">
        <w:rPr>
          <w:lang w:val="de-DE"/>
        </w:rPr>
        <w:t>iNfos</w:t>
      </w:r>
      <w:proofErr w:type="spellEnd"/>
      <w:r w:rsidRPr="005328EC">
        <w:rPr>
          <w:lang w:val="de-DE"/>
        </w:rPr>
        <w:t xml:space="preserve"> i</w:t>
      </w:r>
      <w:r>
        <w:rPr>
          <w:lang w:val="de-DE"/>
        </w:rPr>
        <w:t xml:space="preserve">n diesem Ansatz nicht in den vorherigen </w:t>
      </w:r>
      <w:proofErr w:type="spellStart"/>
      <w:r>
        <w:rPr>
          <w:lang w:val="de-DE"/>
        </w:rPr>
        <w:t>intergrieren</w:t>
      </w:r>
      <w:proofErr w:type="spellEnd"/>
      <w:r>
        <w:rPr>
          <w:lang w:val="de-DE"/>
        </w:rPr>
        <w:t>?</w:t>
      </w:r>
    </w:p>
  </w:comment>
  <w:comment w:id="16" w:author="Lotz, Christin" w:date="2025-04-15T18:05:00Z" w:initials="LC">
    <w:p w14:paraId="6EE0DD70" w14:textId="509EFB72" w:rsidR="00421074" w:rsidRPr="00421074" w:rsidRDefault="00421074">
      <w:pPr>
        <w:pStyle w:val="Kommentartext"/>
        <w:rPr>
          <w:lang w:val="de-DE"/>
        </w:rPr>
      </w:pPr>
      <w:r>
        <w:rPr>
          <w:rStyle w:val="Kommentarzeichen"/>
        </w:rPr>
        <w:annotationRef/>
      </w:r>
      <w:r w:rsidRPr="00421074">
        <w:rPr>
          <w:lang w:val="de-DE"/>
        </w:rPr>
        <w:t>Dieser Gap ist u</w:t>
      </w:r>
      <w:r>
        <w:rPr>
          <w:lang w:val="de-DE"/>
        </w:rPr>
        <w:t>ns egal. Daher gar nicht lange damit aufhalten.</w:t>
      </w:r>
    </w:p>
  </w:comment>
  <w:comment w:id="18" w:author="Lotz, Christin" w:date="2025-04-15T18:06:00Z" w:initials="LC">
    <w:p w14:paraId="37E4BF6F" w14:textId="6AA630A6" w:rsidR="00421074" w:rsidRPr="00421074" w:rsidRDefault="00421074">
      <w:pPr>
        <w:pStyle w:val="Kommentartext"/>
        <w:rPr>
          <w:lang w:val="de-DE"/>
        </w:rPr>
      </w:pPr>
      <w:r>
        <w:rPr>
          <w:rStyle w:val="Kommentarzeichen"/>
        </w:rPr>
        <w:annotationRef/>
      </w:r>
      <w:r w:rsidRPr="00421074">
        <w:rPr>
          <w:lang w:val="de-DE"/>
        </w:rPr>
        <w:t>Ist die Abkürzung schon ei</w:t>
      </w:r>
      <w:r>
        <w:rPr>
          <w:lang w:val="de-DE"/>
        </w:rPr>
        <w:t>ngeführt?</w:t>
      </w:r>
    </w:p>
  </w:comment>
  <w:comment w:id="17" w:author="Lotz, Christin" w:date="2025-04-15T18:07:00Z" w:initials="LC">
    <w:p w14:paraId="641FD48B" w14:textId="77777777" w:rsidR="00421074" w:rsidRDefault="00421074">
      <w:pPr>
        <w:pStyle w:val="Kommentartext"/>
        <w:rPr>
          <w:lang w:val="de-DE"/>
        </w:rPr>
      </w:pPr>
      <w:r>
        <w:rPr>
          <w:rStyle w:val="Kommentarzeichen"/>
        </w:rPr>
        <w:annotationRef/>
      </w:r>
      <w:r w:rsidRPr="00421074">
        <w:rPr>
          <w:lang w:val="de-DE"/>
        </w:rPr>
        <w:t>Brauchen wir auch nicht, o</w:t>
      </w:r>
      <w:r>
        <w:rPr>
          <w:lang w:val="de-DE"/>
        </w:rPr>
        <w:t>der?</w:t>
      </w:r>
    </w:p>
    <w:p w14:paraId="436E2814" w14:textId="77777777" w:rsidR="00421074" w:rsidRDefault="00421074">
      <w:pPr>
        <w:pStyle w:val="Kommentartext"/>
        <w:rPr>
          <w:lang w:val="de-DE"/>
        </w:rPr>
      </w:pPr>
    </w:p>
    <w:p w14:paraId="7E212658" w14:textId="5C4E1E08" w:rsidR="00421074" w:rsidRPr="00421074" w:rsidRDefault="00421074">
      <w:pPr>
        <w:pStyle w:val="Kommentartext"/>
        <w:rPr>
          <w:lang w:val="de-DE"/>
        </w:rPr>
      </w:pPr>
      <w:r>
        <w:rPr>
          <w:lang w:val="de-DE"/>
        </w:rPr>
        <w:t xml:space="preserve">Die ganze wichtige Info ist doch einfach nur: Es gibt diesen SJT mit dem man das </w:t>
      </w:r>
      <w:proofErr w:type="spellStart"/>
      <w:r>
        <w:rPr>
          <w:lang w:val="de-DE"/>
        </w:rPr>
        <w:t>knowledge</w:t>
      </w:r>
      <w:proofErr w:type="spellEnd"/>
      <w:r>
        <w:rPr>
          <w:lang w:val="de-DE"/>
        </w:rPr>
        <w:t xml:space="preserve"> erfassen kann, oder?</w:t>
      </w:r>
    </w:p>
  </w:comment>
  <w:comment w:id="19" w:author="Deiglmayr, Anne" w:date="2025-04-01T13:30:00Z" w:initials="DA">
    <w:p w14:paraId="3161A2E5" w14:textId="371A7296" w:rsidR="00497187" w:rsidRPr="00497187" w:rsidRDefault="00497187">
      <w:pPr>
        <w:pStyle w:val="Kommentartext"/>
        <w:rPr>
          <w:lang w:val="de-DE"/>
        </w:rPr>
      </w:pPr>
      <w:r>
        <w:rPr>
          <w:rStyle w:val="Kommentarzeichen"/>
        </w:rPr>
        <w:annotationRef/>
      </w:r>
      <w:r w:rsidRPr="00497187">
        <w:rPr>
          <w:lang w:val="de-DE"/>
        </w:rPr>
        <w:t>Da Fig. 1 drei Teilprozesse s</w:t>
      </w:r>
      <w:r>
        <w:rPr>
          <w:lang w:val="de-DE"/>
        </w:rPr>
        <w:t xml:space="preserve">pezifiziert, solltest du auch diesen Abschnitt nach den drei Teilprozessen aufbauen. Also nach </w:t>
      </w:r>
      <w:proofErr w:type="spellStart"/>
      <w:r>
        <w:rPr>
          <w:lang w:val="de-DE"/>
        </w:rPr>
        <w:t>skillfacette</w:t>
      </w:r>
      <w:proofErr w:type="spellEnd"/>
      <w:r>
        <w:rPr>
          <w:lang w:val="de-DE"/>
        </w:rPr>
        <w:t xml:space="preserve"> gliedern, nicht an </w:t>
      </w:r>
      <w:proofErr w:type="spellStart"/>
      <w:r>
        <w:rPr>
          <w:lang w:val="de-DE"/>
        </w:rPr>
        <w:t>eye</w:t>
      </w:r>
      <w:proofErr w:type="spellEnd"/>
      <w:r>
        <w:rPr>
          <w:lang w:val="de-DE"/>
        </w:rPr>
        <w:t xml:space="preserve">-tracking </w:t>
      </w:r>
      <w:proofErr w:type="spellStart"/>
      <w:r>
        <w:rPr>
          <w:lang w:val="de-DE"/>
        </w:rPr>
        <w:t>maeasure</w:t>
      </w:r>
      <w:proofErr w:type="spellEnd"/>
      <w:r>
        <w:rPr>
          <w:lang w:val="de-DE"/>
        </w:rPr>
        <w:t>.</w:t>
      </w:r>
    </w:p>
  </w:comment>
  <w:comment w:id="20" w:author="Mandy Klatt" w:date="2025-04-04T09:52:00Z" w:initials="MK">
    <w:p w14:paraId="330F2BDD" w14:textId="77777777" w:rsidR="0056725B" w:rsidRDefault="00505BFF">
      <w:pPr>
        <w:pStyle w:val="Kommentartext"/>
        <w:rPr>
          <w:lang w:val="de-DE"/>
        </w:rPr>
      </w:pPr>
      <w:r>
        <w:rPr>
          <w:rStyle w:val="Kommentarzeichen"/>
        </w:rPr>
        <w:annotationRef/>
      </w:r>
      <w:r w:rsidR="0056725B">
        <w:rPr>
          <w:lang w:val="de-DE"/>
        </w:rPr>
        <w:t xml:space="preserve">Operationalisierung: </w:t>
      </w:r>
    </w:p>
    <w:p w14:paraId="2EEF851E" w14:textId="4B952091" w:rsidR="00505BFF" w:rsidRDefault="00505BFF">
      <w:pPr>
        <w:pStyle w:val="Kommentartext"/>
        <w:rPr>
          <w:lang w:val="de-DE"/>
        </w:rPr>
      </w:pPr>
      <w:r w:rsidRPr="003E0DA1">
        <w:rPr>
          <w:lang w:val="de-DE"/>
        </w:rPr>
        <w:t xml:space="preserve">Visual </w:t>
      </w:r>
      <w:proofErr w:type="spellStart"/>
      <w:r w:rsidRPr="003E0DA1">
        <w:rPr>
          <w:lang w:val="de-DE"/>
        </w:rPr>
        <w:t>scanning</w:t>
      </w:r>
      <w:proofErr w:type="spellEnd"/>
      <w:r w:rsidRPr="003E0DA1">
        <w:rPr>
          <w:lang w:val="de-DE"/>
        </w:rPr>
        <w:t xml:space="preserve"> </w:t>
      </w:r>
      <w:r w:rsidR="003E0DA1">
        <w:rPr>
          <w:lang w:val="de-DE"/>
        </w:rPr>
        <w:t>(</w:t>
      </w:r>
      <w:r w:rsidR="003656AB">
        <w:rPr>
          <w:lang w:val="de-DE"/>
        </w:rPr>
        <w:t xml:space="preserve">GRI) </w:t>
      </w:r>
      <w:r w:rsidRPr="003E0DA1">
        <w:rPr>
          <w:lang w:val="de-DE"/>
        </w:rPr>
        <w:t xml:space="preserve">+ </w:t>
      </w:r>
      <w:proofErr w:type="spellStart"/>
      <w:r w:rsidRPr="003E0DA1">
        <w:rPr>
          <w:lang w:val="de-DE"/>
        </w:rPr>
        <w:t>noticing</w:t>
      </w:r>
      <w:proofErr w:type="spellEnd"/>
      <w:r w:rsidRPr="003E0DA1">
        <w:rPr>
          <w:lang w:val="de-DE"/>
        </w:rPr>
        <w:t xml:space="preserve"> </w:t>
      </w:r>
      <w:r w:rsidR="001A0997">
        <w:rPr>
          <w:lang w:val="de-DE"/>
        </w:rPr>
        <w:t>(</w:t>
      </w:r>
      <w:proofErr w:type="spellStart"/>
      <w:r w:rsidR="001A0997">
        <w:rPr>
          <w:lang w:val="de-DE"/>
        </w:rPr>
        <w:t>number</w:t>
      </w:r>
      <w:proofErr w:type="spellEnd"/>
      <w:r w:rsidR="001A0997">
        <w:rPr>
          <w:lang w:val="de-DE"/>
        </w:rPr>
        <w:t xml:space="preserve"> / </w:t>
      </w:r>
      <w:proofErr w:type="spellStart"/>
      <w:r w:rsidR="001A0997">
        <w:rPr>
          <w:lang w:val="de-DE"/>
        </w:rPr>
        <w:t>dur</w:t>
      </w:r>
      <w:proofErr w:type="spellEnd"/>
      <w:r w:rsidR="001A0997">
        <w:rPr>
          <w:lang w:val="de-DE"/>
        </w:rPr>
        <w:t xml:space="preserve">. fix. / TTFF) </w:t>
      </w:r>
      <w:r w:rsidRPr="003E0DA1">
        <w:rPr>
          <w:lang w:val="de-DE"/>
        </w:rPr>
        <w:t xml:space="preserve">wird in Forschung </w:t>
      </w:r>
      <w:r w:rsidR="003E0DA1" w:rsidRPr="003E0DA1">
        <w:rPr>
          <w:lang w:val="de-DE"/>
        </w:rPr>
        <w:t>mit E</w:t>
      </w:r>
      <w:r w:rsidR="003E0DA1">
        <w:rPr>
          <w:lang w:val="de-DE"/>
        </w:rPr>
        <w:t xml:space="preserve">T erhoben </w:t>
      </w:r>
    </w:p>
    <w:p w14:paraId="31C56E84" w14:textId="77777777" w:rsidR="0056725B" w:rsidRDefault="0056725B">
      <w:pPr>
        <w:pStyle w:val="Kommentartext"/>
        <w:rPr>
          <w:lang w:val="de-DE"/>
        </w:rPr>
      </w:pPr>
    </w:p>
    <w:p w14:paraId="272F1F78" w14:textId="39DEC201" w:rsidR="001A0997" w:rsidRDefault="007A64B3">
      <w:pPr>
        <w:pStyle w:val="Kommentartext"/>
        <w:rPr>
          <w:lang w:val="de-DE"/>
        </w:rPr>
      </w:pPr>
      <w:proofErr w:type="spellStart"/>
      <w:r>
        <w:rPr>
          <w:lang w:val="de-DE"/>
        </w:rPr>
        <w:t>Reasoning</w:t>
      </w:r>
      <w:proofErr w:type="spellEnd"/>
      <w:r>
        <w:rPr>
          <w:lang w:val="de-DE"/>
        </w:rPr>
        <w:t xml:space="preserve"> wird ursprünglich mit verbalen Daten erhoben, in meiner Studie eher mit </w:t>
      </w:r>
      <w:r w:rsidR="00D93D6B">
        <w:rPr>
          <w:lang w:val="de-DE"/>
        </w:rPr>
        <w:t xml:space="preserve">Ratingskalen </w:t>
      </w:r>
    </w:p>
    <w:p w14:paraId="6C8A071D" w14:textId="75468F2C" w:rsidR="003656AB" w:rsidRPr="003E0DA1" w:rsidRDefault="003656AB">
      <w:pPr>
        <w:pStyle w:val="Kommentartext"/>
        <w:rPr>
          <w:lang w:val="de-DE"/>
        </w:rPr>
      </w:pPr>
    </w:p>
  </w:comment>
  <w:comment w:id="21" w:author="Lotz, Christin" w:date="2025-04-15T18:28:00Z" w:initials="LC">
    <w:p w14:paraId="2AE872B8" w14:textId="77777777" w:rsidR="00414DE7" w:rsidRDefault="00414DE7">
      <w:pPr>
        <w:pStyle w:val="Kommentartext"/>
        <w:rPr>
          <w:lang w:val="de-DE"/>
        </w:rPr>
      </w:pPr>
      <w:r>
        <w:rPr>
          <w:rStyle w:val="Kommentarzeichen"/>
        </w:rPr>
        <w:annotationRef/>
      </w:r>
      <w:r w:rsidRPr="00414DE7">
        <w:rPr>
          <w:lang w:val="de-DE"/>
        </w:rPr>
        <w:t>Dieser ganze Part braucht e</w:t>
      </w:r>
      <w:r>
        <w:rPr>
          <w:lang w:val="de-DE"/>
        </w:rPr>
        <w:t>inen Absatz zur Gliederung, was darin jetzt alles kommt und warum man das braucht bzw. das gut ist.</w:t>
      </w:r>
    </w:p>
    <w:p w14:paraId="52AF5313" w14:textId="77777777" w:rsidR="00414DE7" w:rsidRDefault="00414DE7">
      <w:pPr>
        <w:pStyle w:val="Kommentartext"/>
        <w:rPr>
          <w:lang w:val="de-DE"/>
        </w:rPr>
      </w:pPr>
    </w:p>
    <w:p w14:paraId="143EA122" w14:textId="69BD9B15" w:rsidR="00414DE7" w:rsidRPr="00414DE7" w:rsidRDefault="00414DE7">
      <w:pPr>
        <w:pStyle w:val="Kommentartext"/>
        <w:rPr>
          <w:lang w:val="de-DE"/>
        </w:rPr>
      </w:pPr>
      <w:r>
        <w:rPr>
          <w:lang w:val="de-DE"/>
        </w:rPr>
        <w:t>Ich war hier ziemlich oft lost beim Lesen, was eigentlich dein Punkt ist und warum was dargestellt wird und dann immer verwirrt, wenn ein anders Maß kam.</w:t>
      </w:r>
    </w:p>
  </w:comment>
  <w:comment w:id="22" w:author="Deiglmayr, Anne" w:date="2025-04-01T13:27:00Z" w:initials="DA">
    <w:p w14:paraId="520B5B5C" w14:textId="7C013DB7" w:rsidR="002C1A1A" w:rsidRPr="00497187" w:rsidRDefault="002C1A1A" w:rsidP="002C1A1A">
      <w:pPr>
        <w:pStyle w:val="Kommentartext"/>
        <w:rPr>
          <w:lang w:val="de-DE"/>
        </w:rPr>
      </w:pPr>
      <w:r>
        <w:rPr>
          <w:rStyle w:val="Kommentarzeichen"/>
        </w:rPr>
        <w:annotationRef/>
      </w:r>
      <w:r w:rsidRPr="00497187">
        <w:rPr>
          <w:lang w:val="de-DE"/>
        </w:rPr>
        <w:t xml:space="preserve">Wenn möglich, </w:t>
      </w:r>
      <w:r w:rsidR="00B81FDB" w:rsidRPr="00497187">
        <w:rPr>
          <w:lang w:val="de-DE"/>
        </w:rPr>
        <w:t>hier</w:t>
      </w:r>
      <w:r w:rsidRPr="00497187">
        <w:rPr>
          <w:lang w:val="de-DE"/>
        </w:rPr>
        <w:t xml:space="preserve"> mit den </w:t>
      </w:r>
      <w:proofErr w:type="spellStart"/>
      <w:r w:rsidRPr="00497187">
        <w:rPr>
          <w:lang w:val="de-DE"/>
        </w:rPr>
        <w:t>E</w:t>
      </w:r>
      <w:r>
        <w:rPr>
          <w:lang w:val="de-DE"/>
        </w:rPr>
        <w:t>xpertiseunterschi</w:t>
      </w:r>
      <w:r w:rsidR="00B81FDB">
        <w:rPr>
          <w:lang w:val="de-DE"/>
        </w:rPr>
        <w:t>e</w:t>
      </w:r>
      <w:r>
        <w:rPr>
          <w:lang w:val="de-DE"/>
        </w:rPr>
        <w:t>den</w:t>
      </w:r>
      <w:proofErr w:type="spellEnd"/>
      <w:r>
        <w:rPr>
          <w:lang w:val="de-DE"/>
        </w:rPr>
        <w:t xml:space="preserve"> einsteigen, oder sonst so etwas wie: Researchers </w:t>
      </w:r>
      <w:proofErr w:type="spellStart"/>
      <w:r>
        <w:rPr>
          <w:lang w:val="de-DE"/>
        </w:rPr>
        <w:t>studying</w:t>
      </w:r>
      <w:proofErr w:type="spellEnd"/>
      <w:r>
        <w:rPr>
          <w:lang w:val="de-DE"/>
        </w:rPr>
        <w:t xml:space="preserve"> </w:t>
      </w:r>
      <w:proofErr w:type="spellStart"/>
      <w:r>
        <w:rPr>
          <w:lang w:val="de-DE"/>
        </w:rPr>
        <w:t>expertise</w:t>
      </w:r>
      <w:proofErr w:type="spellEnd"/>
      <w:r>
        <w:rPr>
          <w:lang w:val="de-DE"/>
        </w:rPr>
        <w:t xml:space="preserve"> in professional </w:t>
      </w:r>
      <w:proofErr w:type="spellStart"/>
      <w:r>
        <w:rPr>
          <w:lang w:val="de-DE"/>
        </w:rPr>
        <w:t>vision</w:t>
      </w:r>
      <w:proofErr w:type="spellEnd"/>
      <w:r>
        <w:rPr>
          <w:lang w:val="de-DE"/>
        </w:rPr>
        <w:t xml:space="preserve"> </w:t>
      </w:r>
      <w:proofErr w:type="spellStart"/>
      <w:r>
        <w:rPr>
          <w:lang w:val="de-DE"/>
        </w:rPr>
        <w:t>typically</w:t>
      </w:r>
      <w:proofErr w:type="spellEnd"/>
      <w:r>
        <w:rPr>
          <w:lang w:val="de-DE"/>
        </w:rPr>
        <w:t xml:space="preserve"> </w:t>
      </w:r>
      <w:proofErr w:type="spellStart"/>
      <w:r>
        <w:rPr>
          <w:lang w:val="de-DE"/>
        </w:rPr>
        <w:t>rely</w:t>
      </w:r>
      <w:proofErr w:type="spellEnd"/>
      <w:r>
        <w:rPr>
          <w:lang w:val="de-DE"/>
        </w:rPr>
        <w:t xml:space="preserve"> on </w:t>
      </w:r>
      <w:proofErr w:type="spellStart"/>
      <w:r>
        <w:rPr>
          <w:lang w:val="de-DE"/>
        </w:rPr>
        <w:t>eye</w:t>
      </w:r>
      <w:proofErr w:type="spellEnd"/>
      <w:r>
        <w:rPr>
          <w:lang w:val="de-DE"/>
        </w:rPr>
        <w:t xml:space="preserve">-tracking </w:t>
      </w:r>
      <w:proofErr w:type="spellStart"/>
      <w:proofErr w:type="gramStart"/>
      <w:r>
        <w:rPr>
          <w:lang w:val="de-DE"/>
        </w:rPr>
        <w:t>technology</w:t>
      </w:r>
      <w:proofErr w:type="spellEnd"/>
      <w:r>
        <w:rPr>
          <w:lang w:val="de-DE"/>
        </w:rPr>
        <w:t>,…</w:t>
      </w:r>
      <w:proofErr w:type="gramEnd"/>
      <w:r>
        <w:rPr>
          <w:lang w:val="de-DE"/>
        </w:rPr>
        <w:t>“ und dann beschreiben, wie das operationalisiert wird</w:t>
      </w:r>
    </w:p>
  </w:comment>
  <w:comment w:id="23" w:author="Lotz, Christin" w:date="2025-04-15T18:09:00Z" w:initials="LC">
    <w:p w14:paraId="3BE2FF09" w14:textId="183A3FB5" w:rsidR="00421074" w:rsidRPr="00421074" w:rsidRDefault="00421074">
      <w:pPr>
        <w:pStyle w:val="Kommentartext"/>
        <w:rPr>
          <w:lang w:val="de-DE"/>
        </w:rPr>
      </w:pPr>
      <w:r>
        <w:rPr>
          <w:rStyle w:val="Kommentarzeichen"/>
        </w:rPr>
        <w:annotationRef/>
      </w:r>
      <w:r w:rsidRPr="00421074">
        <w:rPr>
          <w:lang w:val="de-DE"/>
        </w:rPr>
        <w:t>Hier b</w:t>
      </w:r>
      <w:r>
        <w:rPr>
          <w:lang w:val="de-DE"/>
        </w:rPr>
        <w:t xml:space="preserve">raucht es einen Übergang. </w:t>
      </w:r>
    </w:p>
  </w:comment>
  <w:comment w:id="38" w:author="Lotz, Christin" w:date="2025-04-15T18:15:00Z" w:initials="LC">
    <w:p w14:paraId="0A195391" w14:textId="3C8204C5" w:rsidR="00F332A4" w:rsidRPr="00F332A4" w:rsidRDefault="00F332A4">
      <w:pPr>
        <w:pStyle w:val="Kommentartext"/>
        <w:rPr>
          <w:lang w:val="de-DE"/>
        </w:rPr>
      </w:pPr>
      <w:r>
        <w:rPr>
          <w:rStyle w:val="Kommentarzeichen"/>
        </w:rPr>
        <w:annotationRef/>
      </w:r>
      <w:r w:rsidRPr="00F332A4">
        <w:rPr>
          <w:lang w:val="de-DE"/>
        </w:rPr>
        <w:t>Den Part finde i</w:t>
      </w:r>
      <w:r>
        <w:rPr>
          <w:lang w:val="de-DE"/>
        </w:rPr>
        <w:t xml:space="preserve">ch gut gelungen. </w:t>
      </w:r>
    </w:p>
  </w:comment>
  <w:comment w:id="44" w:author="Mandy Klatt" w:date="2025-04-10T10:31:00Z" w:initials="MK">
    <w:p w14:paraId="351E0ED3" w14:textId="2CE24F86" w:rsidR="001B19BE" w:rsidRPr="001B19BE" w:rsidRDefault="001B19BE">
      <w:pPr>
        <w:pStyle w:val="Kommentartext"/>
        <w:rPr>
          <w:lang w:val="de-DE"/>
        </w:rPr>
      </w:pPr>
      <w:r>
        <w:rPr>
          <w:rStyle w:val="Kommentarzeichen"/>
        </w:rPr>
        <w:annotationRef/>
      </w:r>
      <w:r w:rsidRPr="001B19BE">
        <w:rPr>
          <w:lang w:val="de-DE"/>
        </w:rPr>
        <w:t>U</w:t>
      </w:r>
      <w:r>
        <w:rPr>
          <w:lang w:val="de-DE"/>
        </w:rPr>
        <w:t>nwichtig für unsere Studie?</w:t>
      </w:r>
    </w:p>
  </w:comment>
  <w:comment w:id="45" w:author="Lotz, Christin" w:date="2025-04-15T18:16:00Z" w:initials="LC">
    <w:p w14:paraId="40BF067E" w14:textId="77777777" w:rsidR="00F332A4" w:rsidRDefault="00F332A4">
      <w:pPr>
        <w:pStyle w:val="Kommentartext"/>
        <w:rPr>
          <w:lang w:val="de-DE"/>
        </w:rPr>
      </w:pPr>
      <w:r>
        <w:rPr>
          <w:rStyle w:val="Kommentarzeichen"/>
        </w:rPr>
        <w:annotationRef/>
      </w:r>
      <w:r w:rsidRPr="00F332A4">
        <w:rPr>
          <w:lang w:val="de-DE"/>
        </w:rPr>
        <w:t xml:space="preserve">Irgendwo </w:t>
      </w:r>
      <w:r>
        <w:rPr>
          <w:lang w:val="de-DE"/>
        </w:rPr>
        <w:t xml:space="preserve">oben bei Grub </w:t>
      </w:r>
      <w:r w:rsidRPr="00F332A4">
        <w:rPr>
          <w:lang w:val="de-DE"/>
        </w:rPr>
        <w:t>die R</w:t>
      </w:r>
      <w:r>
        <w:rPr>
          <w:lang w:val="de-DE"/>
        </w:rPr>
        <w:t>eferenz mit droppen, dass die halt mit dabei ist, aber nicht die komplette Studie darstellen.</w:t>
      </w:r>
    </w:p>
    <w:p w14:paraId="00309C3B" w14:textId="77777777" w:rsidR="00F332A4" w:rsidRDefault="00F332A4">
      <w:pPr>
        <w:pStyle w:val="Kommentartext"/>
        <w:rPr>
          <w:lang w:val="de-DE"/>
        </w:rPr>
      </w:pPr>
    </w:p>
    <w:p w14:paraId="7BDA619E" w14:textId="77777777" w:rsidR="00F332A4" w:rsidRPr="008D5753" w:rsidRDefault="00F332A4">
      <w:pPr>
        <w:pStyle w:val="Kommentartext"/>
      </w:pPr>
      <w:r w:rsidRPr="008D5753">
        <w:t xml:space="preserve">Z.B. </w:t>
      </w:r>
      <w:proofErr w:type="spellStart"/>
      <w:r w:rsidRPr="008D5753">
        <w:t>Sowas</w:t>
      </w:r>
      <w:proofErr w:type="spellEnd"/>
      <w:r w:rsidRPr="008D5753">
        <w:t xml:space="preserve"> </w:t>
      </w:r>
      <w:proofErr w:type="spellStart"/>
      <w:r w:rsidRPr="008D5753">
        <w:t>wie</w:t>
      </w:r>
      <w:proofErr w:type="spellEnd"/>
    </w:p>
    <w:p w14:paraId="62FDDFD7" w14:textId="0FD2AC1A" w:rsidR="00F332A4" w:rsidRPr="008D5753" w:rsidRDefault="00F332A4">
      <w:pPr>
        <w:pStyle w:val="Kommentartext"/>
        <w:rPr>
          <w:lang w:val="de-DE"/>
        </w:rPr>
      </w:pPr>
      <w:r w:rsidRPr="00F332A4">
        <w:t xml:space="preserve">The finding of Grub </w:t>
      </w:r>
      <w:proofErr w:type="gramStart"/>
      <w:r w:rsidRPr="00F332A4">
        <w:t>w</w:t>
      </w:r>
      <w:r>
        <w:t>ere</w:t>
      </w:r>
      <w:proofErr w:type="gramEnd"/>
      <w:r>
        <w:t xml:space="preserve"> paralleled by Gabel, indicating </w:t>
      </w:r>
      <w:r w:rsidRPr="006D66AB">
        <w:rPr>
          <w:rFonts w:ascii="Times New Roman" w:hAnsi="Times New Roman" w:cs="Times New Roman"/>
          <w:sz w:val="24"/>
          <w:szCs w:val="22"/>
        </w:rPr>
        <w:t>the need for more immersive environments to fully capture expertise-related effects​.</w:t>
      </w:r>
      <w:r>
        <w:rPr>
          <w:rStyle w:val="Kommentarzeichen"/>
        </w:rPr>
        <w:annotationRef/>
      </w:r>
      <w:r>
        <w:rPr>
          <w:rStyle w:val="Kommentarzeichen"/>
        </w:rPr>
        <w:annotationRef/>
      </w:r>
      <w:r>
        <w:rPr>
          <w:rStyle w:val="Kommentarzeichen"/>
        </w:rPr>
        <w:annotationRef/>
      </w:r>
      <w:r>
        <w:rPr>
          <w:rFonts w:ascii="Times New Roman" w:hAnsi="Times New Roman" w:cs="Times New Roman"/>
          <w:sz w:val="24"/>
          <w:szCs w:val="22"/>
        </w:rPr>
        <w:t xml:space="preserve"> </w:t>
      </w:r>
      <w:r w:rsidRPr="00E95E7C">
        <w:rPr>
          <w:rFonts w:ascii="Times New Roman" w:hAnsi="Times New Roman" w:cs="Times New Roman"/>
          <w:sz w:val="24"/>
          <w:szCs w:val="22"/>
          <w:lang w:val="de-DE"/>
        </w:rPr>
        <w:t xml:space="preserve">Und dann kommt Kosel. </w:t>
      </w:r>
      <w:r w:rsidRPr="008D5753">
        <w:rPr>
          <w:rFonts w:ascii="Times New Roman" w:hAnsi="Times New Roman" w:cs="Times New Roman"/>
          <w:sz w:val="24"/>
          <w:szCs w:val="22"/>
          <w:lang w:val="de-DE"/>
        </w:rPr>
        <w:t>Fertig.</w:t>
      </w:r>
    </w:p>
  </w:comment>
  <w:comment w:id="46" w:author="Lotz, Christin" w:date="2025-04-15T18:17:00Z" w:initials="LC">
    <w:p w14:paraId="45760796" w14:textId="5E3054B3" w:rsidR="00F332A4" w:rsidRPr="00F332A4" w:rsidRDefault="00F332A4">
      <w:pPr>
        <w:pStyle w:val="Kommentartext"/>
        <w:rPr>
          <w:lang w:val="de-DE"/>
        </w:rPr>
      </w:pPr>
      <w:r>
        <w:rPr>
          <w:rStyle w:val="Kommentarzeichen"/>
        </w:rPr>
        <w:annotationRef/>
      </w:r>
      <w:r w:rsidRPr="00F332A4">
        <w:rPr>
          <w:lang w:val="de-DE"/>
        </w:rPr>
        <w:t>Aber der Satz s</w:t>
      </w:r>
      <w:r>
        <w:rPr>
          <w:lang w:val="de-DE"/>
        </w:rPr>
        <w:t>cheint mir wichtig.</w:t>
      </w:r>
    </w:p>
  </w:comment>
  <w:comment w:id="47" w:author="Mandy Klatt" w:date="2025-04-14T15:23:00Z" w:initials="MK">
    <w:p w14:paraId="3B577F8C" w14:textId="3F541FF7" w:rsidR="00E73115" w:rsidRPr="00F642F8" w:rsidRDefault="00E73115">
      <w:pPr>
        <w:pStyle w:val="Kommentartext"/>
        <w:rPr>
          <w:lang w:val="de-DE"/>
        </w:rPr>
      </w:pPr>
      <w:r>
        <w:rPr>
          <w:rStyle w:val="Kommentarzeichen"/>
        </w:rPr>
        <w:annotationRef/>
      </w:r>
      <w:r w:rsidRPr="00F642F8">
        <w:rPr>
          <w:lang w:val="de-DE"/>
        </w:rPr>
        <w:t>Redundant, weg?</w:t>
      </w:r>
    </w:p>
  </w:comment>
  <w:comment w:id="51" w:author="Lotz, Christin" w:date="2025-04-15T18:22:00Z" w:initials="LC">
    <w:p w14:paraId="6F914751" w14:textId="3D7C8204" w:rsidR="00F332A4" w:rsidRPr="00F332A4" w:rsidRDefault="00F332A4">
      <w:pPr>
        <w:pStyle w:val="Kommentartext"/>
        <w:rPr>
          <w:lang w:val="de-DE"/>
        </w:rPr>
      </w:pPr>
      <w:r>
        <w:rPr>
          <w:rStyle w:val="Kommentarzeichen"/>
        </w:rPr>
        <w:annotationRef/>
      </w:r>
      <w:r w:rsidRPr="00F332A4">
        <w:rPr>
          <w:lang w:val="de-DE"/>
        </w:rPr>
        <w:t>Versuch mal die Ab</w:t>
      </w:r>
      <w:r>
        <w:rPr>
          <w:lang w:val="de-DE"/>
        </w:rPr>
        <w:t xml:space="preserve">sätze nicht immer gleich mit dem Autorenteam beginnen zu lassen </w:t>
      </w:r>
      <w:proofErr w:type="spellStart"/>
      <w:r>
        <w:rPr>
          <w:lang w:val="de-DE"/>
        </w:rPr>
        <w:t>sonder</w:t>
      </w:r>
      <w:proofErr w:type="spellEnd"/>
      <w:r>
        <w:rPr>
          <w:lang w:val="de-DE"/>
        </w:rPr>
        <w:t xml:space="preserve"> auch mal die Studien mehr miteinander zu verknüpfen, </w:t>
      </w:r>
      <w:proofErr w:type="spellStart"/>
      <w:r>
        <w:rPr>
          <w:lang w:val="de-DE"/>
        </w:rPr>
        <w:t>al´nstatt</w:t>
      </w:r>
      <w:proofErr w:type="spellEnd"/>
      <w:r>
        <w:rPr>
          <w:lang w:val="de-DE"/>
        </w:rPr>
        <w:t xml:space="preserve"> sie nur nacheinander zu </w:t>
      </w:r>
      <w:proofErr w:type="spellStart"/>
      <w:r>
        <w:rPr>
          <w:lang w:val="de-DE"/>
        </w:rPr>
        <w:t>breschreiben</w:t>
      </w:r>
      <w:proofErr w:type="spellEnd"/>
      <w:r>
        <w:rPr>
          <w:lang w:val="de-DE"/>
        </w:rPr>
        <w:t>.</w:t>
      </w:r>
    </w:p>
  </w:comment>
  <w:comment w:id="52" w:author="Lotz, Christin" w:date="2025-04-15T18:26:00Z" w:initials="LC">
    <w:p w14:paraId="6725B7F6" w14:textId="5D9C2035" w:rsidR="00414DE7" w:rsidRPr="00414DE7" w:rsidRDefault="00414DE7">
      <w:pPr>
        <w:pStyle w:val="Kommentartext"/>
        <w:rPr>
          <w:lang w:val="de-DE"/>
        </w:rPr>
      </w:pPr>
      <w:r>
        <w:rPr>
          <w:rStyle w:val="Kommentarzeichen"/>
        </w:rPr>
        <w:annotationRef/>
      </w:r>
      <w:r w:rsidRPr="00414DE7">
        <w:rPr>
          <w:lang w:val="de-DE"/>
        </w:rPr>
        <w:t xml:space="preserve">Eventuell </w:t>
      </w:r>
      <w:proofErr w:type="spellStart"/>
      <w:r w:rsidRPr="00414DE7">
        <w:rPr>
          <w:lang w:val="de-DE"/>
        </w:rPr>
        <w:t>kan</w:t>
      </w:r>
      <w:proofErr w:type="spellEnd"/>
      <w:r w:rsidRPr="00414DE7">
        <w:rPr>
          <w:lang w:val="de-DE"/>
        </w:rPr>
        <w:t xml:space="preserve"> die raus.</w:t>
      </w:r>
    </w:p>
  </w:comment>
  <w:comment w:id="53" w:author="Lotz, Christin" w:date="2025-04-15T18:27:00Z" w:initials="LC">
    <w:p w14:paraId="498C8ADD" w14:textId="0A5C5BE9" w:rsidR="00414DE7" w:rsidRPr="00414DE7" w:rsidRDefault="00414DE7">
      <w:pPr>
        <w:pStyle w:val="Kommentartext"/>
        <w:rPr>
          <w:lang w:val="de-DE"/>
        </w:rPr>
      </w:pPr>
      <w:r>
        <w:rPr>
          <w:rStyle w:val="Kommentarzeichen"/>
        </w:rPr>
        <w:annotationRef/>
      </w:r>
      <w:r w:rsidRPr="00414DE7">
        <w:rPr>
          <w:lang w:val="de-DE"/>
        </w:rPr>
        <w:t xml:space="preserve">Der Absatz </w:t>
      </w:r>
      <w:proofErr w:type="spellStart"/>
      <w:r>
        <w:rPr>
          <w:lang w:val="de-DE"/>
        </w:rPr>
        <w:t>apsst</w:t>
      </w:r>
      <w:proofErr w:type="spellEnd"/>
      <w:r>
        <w:rPr>
          <w:lang w:val="de-DE"/>
        </w:rPr>
        <w:t xml:space="preserve"> hier irgendwie nicht hin. Nach dem letzten Satz vom </w:t>
      </w:r>
      <w:proofErr w:type="spellStart"/>
      <w:r>
        <w:rPr>
          <w:lang w:val="de-DE"/>
        </w:rPr>
        <w:t>Asatz</w:t>
      </w:r>
      <w:proofErr w:type="spellEnd"/>
      <w:r>
        <w:rPr>
          <w:lang w:val="de-DE"/>
        </w:rPr>
        <w:t xml:space="preserve"> davor hätte ich erwartet, dass </w:t>
      </w:r>
      <w:proofErr w:type="spellStart"/>
      <w:r>
        <w:rPr>
          <w:lang w:val="de-DE"/>
        </w:rPr>
        <w:t>hjetzt</w:t>
      </w:r>
      <w:proofErr w:type="spellEnd"/>
      <w:r>
        <w:rPr>
          <w:lang w:val="de-DE"/>
        </w:rPr>
        <w:t xml:space="preserve"> was zu </w:t>
      </w:r>
      <w:proofErr w:type="spellStart"/>
      <w:r w:rsidRPr="00414DE7">
        <w:rPr>
          <w:rFonts w:ascii="Times New Roman" w:hAnsi="Times New Roman" w:cs="Times New Roman"/>
          <w:sz w:val="24"/>
          <w:szCs w:val="22"/>
          <w:lang w:val="de-DE"/>
        </w:rPr>
        <w:t>fixation</w:t>
      </w:r>
      <w:proofErr w:type="spellEnd"/>
      <w:r w:rsidRPr="00414DE7">
        <w:rPr>
          <w:rFonts w:ascii="Times New Roman" w:hAnsi="Times New Roman" w:cs="Times New Roman"/>
          <w:sz w:val="24"/>
          <w:szCs w:val="22"/>
          <w:lang w:val="de-DE"/>
        </w:rPr>
        <w:t xml:space="preserve"> </w:t>
      </w:r>
      <w:proofErr w:type="spellStart"/>
      <w:r w:rsidRPr="00414DE7">
        <w:rPr>
          <w:rFonts w:ascii="Times New Roman" w:hAnsi="Times New Roman" w:cs="Times New Roman"/>
          <w:sz w:val="24"/>
          <w:szCs w:val="22"/>
          <w:lang w:val="de-DE"/>
        </w:rPr>
        <w:t>frequency</w:t>
      </w:r>
      <w:proofErr w:type="spellEnd"/>
      <w:r w:rsidRPr="00414DE7">
        <w:rPr>
          <w:rFonts w:ascii="Times New Roman" w:hAnsi="Times New Roman" w:cs="Times New Roman"/>
          <w:sz w:val="24"/>
          <w:szCs w:val="22"/>
          <w:lang w:val="de-DE"/>
        </w:rPr>
        <w:t xml:space="preserve"> and </w:t>
      </w:r>
      <w:proofErr w:type="spellStart"/>
      <w:r w:rsidRPr="00414DE7">
        <w:rPr>
          <w:rFonts w:ascii="Times New Roman" w:hAnsi="Times New Roman" w:cs="Times New Roman"/>
          <w:sz w:val="24"/>
          <w:szCs w:val="22"/>
          <w:lang w:val="de-DE"/>
        </w:rPr>
        <w:t>distribution</w:t>
      </w:r>
      <w:proofErr w:type="spellEnd"/>
      <w:r>
        <w:rPr>
          <w:rFonts w:ascii="Times New Roman" w:hAnsi="Times New Roman" w:cs="Times New Roman"/>
          <w:sz w:val="24"/>
          <w:szCs w:val="22"/>
          <w:lang w:val="de-DE"/>
        </w:rPr>
        <w:t xml:space="preserve"> kommt.</w:t>
      </w:r>
    </w:p>
  </w:comment>
  <w:comment w:id="54" w:author="Mandy Klatt" w:date="2025-04-04T10:09:00Z" w:initials="MK">
    <w:p w14:paraId="1BFB2A4C" w14:textId="77777777" w:rsidR="009B34C6" w:rsidRPr="00673D84" w:rsidRDefault="009B34C6" w:rsidP="009B34C6">
      <w:pPr>
        <w:pStyle w:val="Kommentartext"/>
        <w:rPr>
          <w:lang w:val="de-DE"/>
        </w:rPr>
      </w:pPr>
      <w:r>
        <w:rPr>
          <w:rStyle w:val="Kommentarzeichen"/>
        </w:rPr>
        <w:annotationRef/>
      </w:r>
      <w:proofErr w:type="spellStart"/>
      <w:r w:rsidRPr="00673D84">
        <w:rPr>
          <w:lang w:val="de-DE"/>
        </w:rPr>
        <w:t>Reasoning</w:t>
      </w:r>
      <w:proofErr w:type="spellEnd"/>
      <w:r w:rsidRPr="00673D84">
        <w:rPr>
          <w:lang w:val="de-DE"/>
        </w:rPr>
        <w:t xml:space="preserve"> aufführen (</w:t>
      </w:r>
      <w:proofErr w:type="spellStart"/>
      <w:r w:rsidRPr="00673D84">
        <w:rPr>
          <w:lang w:val="de-DE"/>
        </w:rPr>
        <w:t>interpretation</w:t>
      </w:r>
      <w:proofErr w:type="spellEnd"/>
      <w:r w:rsidRPr="00673D84">
        <w:rPr>
          <w:lang w:val="de-DE"/>
        </w:rPr>
        <w:t xml:space="preserve">, </w:t>
      </w:r>
      <w:proofErr w:type="spellStart"/>
      <w:r w:rsidRPr="00673D84">
        <w:rPr>
          <w:lang w:val="de-DE"/>
        </w:rPr>
        <w:t>decision-making</w:t>
      </w:r>
      <w:proofErr w:type="spellEnd"/>
      <w:r w:rsidRPr="00673D84">
        <w:rPr>
          <w:lang w:val="de-DE"/>
        </w:rPr>
        <w:t xml:space="preserve">) </w:t>
      </w:r>
      <w:r>
        <w:sym w:font="Wingdings" w:char="F0E0"/>
      </w:r>
      <w:r w:rsidRPr="00673D84">
        <w:rPr>
          <w:lang w:val="de-DE"/>
        </w:rPr>
        <w:t xml:space="preserve"> auf Blömeke verweis</w:t>
      </w:r>
      <w:r>
        <w:rPr>
          <w:lang w:val="de-DE"/>
        </w:rPr>
        <w:t>en</w:t>
      </w:r>
    </w:p>
  </w:comment>
  <w:comment w:id="55" w:author="Lotz, Christin" w:date="2025-04-15T18:31:00Z" w:initials="LC">
    <w:p w14:paraId="29F36F23" w14:textId="28D2C68C" w:rsidR="00414DE7" w:rsidRPr="00414DE7" w:rsidRDefault="00414DE7">
      <w:pPr>
        <w:pStyle w:val="Kommentartext"/>
        <w:rPr>
          <w:lang w:val="de-DE"/>
        </w:rPr>
      </w:pPr>
      <w:r>
        <w:rPr>
          <w:rStyle w:val="Kommentarzeichen"/>
        </w:rPr>
        <w:annotationRef/>
      </w:r>
      <w:r w:rsidRPr="00414DE7">
        <w:rPr>
          <w:lang w:val="de-DE"/>
        </w:rPr>
        <w:t xml:space="preserve">Ist </w:t>
      </w:r>
      <w:proofErr w:type="spellStart"/>
      <w:r w:rsidRPr="00414DE7">
        <w:rPr>
          <w:lang w:val="de-DE"/>
        </w:rPr>
        <w:t>interpretation</w:t>
      </w:r>
      <w:proofErr w:type="spellEnd"/>
      <w:r w:rsidRPr="00414DE7">
        <w:rPr>
          <w:lang w:val="de-DE"/>
        </w:rPr>
        <w:t xml:space="preserve"> jetzt das g</w:t>
      </w:r>
      <w:r>
        <w:rPr>
          <w:lang w:val="de-DE"/>
        </w:rPr>
        <w:t xml:space="preserve">leiche wie </w:t>
      </w:r>
      <w:proofErr w:type="spellStart"/>
      <w:r>
        <w:rPr>
          <w:lang w:val="de-DE"/>
        </w:rPr>
        <w:t>kn-based</w:t>
      </w:r>
      <w:proofErr w:type="spellEnd"/>
      <w:r>
        <w:rPr>
          <w:lang w:val="de-DE"/>
        </w:rPr>
        <w:t xml:space="preserve"> </w:t>
      </w:r>
      <w:proofErr w:type="spellStart"/>
      <w:r>
        <w:rPr>
          <w:lang w:val="de-DE"/>
        </w:rPr>
        <w:t>reasoning</w:t>
      </w:r>
      <w:proofErr w:type="spellEnd"/>
      <w:r>
        <w:rPr>
          <w:lang w:val="de-DE"/>
        </w:rPr>
        <w:t xml:space="preserve"> oder wieder was anders?</w:t>
      </w:r>
    </w:p>
  </w:comment>
  <w:comment w:id="56" w:author="Mandy Klatt" w:date="2025-04-14T16:53:00Z" w:initials="MK">
    <w:p w14:paraId="59BFF31B" w14:textId="79DF9F0B" w:rsidR="007D6437" w:rsidRPr="007D6437" w:rsidRDefault="007D6437">
      <w:pPr>
        <w:pStyle w:val="Kommentartext"/>
        <w:rPr>
          <w:lang w:val="de-DE"/>
        </w:rPr>
      </w:pPr>
      <w:r>
        <w:rPr>
          <w:rStyle w:val="Kommentarzeichen"/>
        </w:rPr>
        <w:annotationRef/>
      </w:r>
      <w:r w:rsidRPr="007D6437">
        <w:rPr>
          <w:lang w:val="de-DE"/>
        </w:rPr>
        <w:t xml:space="preserve">Ich habe versucht, </w:t>
      </w:r>
      <w:r>
        <w:rPr>
          <w:lang w:val="de-DE"/>
        </w:rPr>
        <w:t>mit diesem Abschnitt die Ratingskalen vorzubereiten</w:t>
      </w:r>
      <w:r w:rsidR="00CA4BFC">
        <w:rPr>
          <w:lang w:val="de-DE"/>
        </w:rPr>
        <w:t xml:space="preserve"> und speziell das </w:t>
      </w:r>
      <w:proofErr w:type="spellStart"/>
      <w:r w:rsidR="00CA4BFC">
        <w:rPr>
          <w:lang w:val="de-DE"/>
        </w:rPr>
        <w:t>Reasoning</w:t>
      </w:r>
      <w:proofErr w:type="spellEnd"/>
      <w:r w:rsidR="00CA4BFC">
        <w:rPr>
          <w:lang w:val="de-DE"/>
        </w:rPr>
        <w:t xml:space="preserve"> auf die </w:t>
      </w:r>
      <w:proofErr w:type="spellStart"/>
      <w:r w:rsidR="00CA4BFC">
        <w:rPr>
          <w:lang w:val="de-DE"/>
        </w:rPr>
        <w:t>Disruptiveness</w:t>
      </w:r>
      <w:proofErr w:type="spellEnd"/>
      <w:r w:rsidR="00CA4BFC">
        <w:rPr>
          <w:lang w:val="de-DE"/>
        </w:rPr>
        <w:t xml:space="preserve"> und das Confidence bei Störungen zuzuspitzen</w:t>
      </w:r>
      <w:r>
        <w:rPr>
          <w:lang w:val="de-DE"/>
        </w:rPr>
        <w:t>….</w:t>
      </w:r>
    </w:p>
  </w:comment>
  <w:comment w:id="57" w:author="Lotz, Christin" w:date="2025-04-15T18:34:00Z" w:initials="LC">
    <w:p w14:paraId="1FE295B0" w14:textId="1D7F6DDC" w:rsidR="00414DE7" w:rsidRDefault="00414DE7">
      <w:pPr>
        <w:pStyle w:val="Kommentartext"/>
        <w:rPr>
          <w:lang w:val="de-DE"/>
        </w:rPr>
      </w:pPr>
      <w:r>
        <w:rPr>
          <w:rStyle w:val="Kommentarzeichen"/>
        </w:rPr>
        <w:annotationRef/>
      </w:r>
      <w:proofErr w:type="spellStart"/>
      <w:r w:rsidRPr="00414DE7">
        <w:rPr>
          <w:lang w:val="de-DE"/>
        </w:rPr>
        <w:t>Puhhhh</w:t>
      </w:r>
      <w:proofErr w:type="spellEnd"/>
      <w:r w:rsidRPr="00414DE7">
        <w:rPr>
          <w:lang w:val="de-DE"/>
        </w:rPr>
        <w:t xml:space="preserve">, also ganz </w:t>
      </w:r>
      <w:proofErr w:type="spellStart"/>
      <w:r w:rsidRPr="00414DE7">
        <w:rPr>
          <w:lang w:val="de-DE"/>
        </w:rPr>
        <w:t>Ehrlich</w:t>
      </w:r>
      <w:proofErr w:type="spellEnd"/>
      <w:r w:rsidRPr="00414DE7">
        <w:rPr>
          <w:lang w:val="de-DE"/>
        </w:rPr>
        <w:t>, d</w:t>
      </w:r>
      <w:r>
        <w:rPr>
          <w:lang w:val="de-DE"/>
        </w:rPr>
        <w:t xml:space="preserve">as </w:t>
      </w:r>
      <w:proofErr w:type="gramStart"/>
      <w:r>
        <w:rPr>
          <w:lang w:val="de-DE"/>
        </w:rPr>
        <w:t>hab</w:t>
      </w:r>
      <w:proofErr w:type="gramEnd"/>
      <w:r>
        <w:rPr>
          <w:lang w:val="de-DE"/>
        </w:rPr>
        <w:t xml:space="preserve"> ich aus dem Text davor nicht rausgelesen</w:t>
      </w:r>
      <w:r w:rsidR="00C32B0C">
        <w:rPr>
          <w:lang w:val="de-DE"/>
        </w:rPr>
        <w:t xml:space="preserve">, wenn du es jetzt nicht gesagt hättest. Versuch mal, das </w:t>
      </w:r>
      <w:proofErr w:type="spellStart"/>
      <w:r w:rsidR="00C32B0C">
        <w:rPr>
          <w:lang w:val="de-DE"/>
        </w:rPr>
        <w:t>ganze</w:t>
      </w:r>
      <w:proofErr w:type="spellEnd"/>
      <w:r w:rsidR="00C32B0C">
        <w:rPr>
          <w:lang w:val="de-DE"/>
        </w:rPr>
        <w:t xml:space="preserve"> noch stärker auf die </w:t>
      </w:r>
      <w:proofErr w:type="spellStart"/>
      <w:r w:rsidR="00C32B0C">
        <w:rPr>
          <w:lang w:val="de-DE"/>
        </w:rPr>
        <w:t>message</w:t>
      </w:r>
      <w:proofErr w:type="spellEnd"/>
      <w:r w:rsidR="00C32B0C">
        <w:rPr>
          <w:lang w:val="de-DE"/>
        </w:rPr>
        <w:t xml:space="preserve"> zuzuschneiden, die du </w:t>
      </w:r>
      <w:proofErr w:type="spellStart"/>
      <w:r w:rsidR="00C32B0C">
        <w:rPr>
          <w:lang w:val="de-DE"/>
        </w:rPr>
        <w:t>du</w:t>
      </w:r>
      <w:proofErr w:type="spellEnd"/>
      <w:r w:rsidR="00C32B0C">
        <w:rPr>
          <w:lang w:val="de-DE"/>
        </w:rPr>
        <w:t xml:space="preserve"> am Ende sagen willst.</w:t>
      </w:r>
    </w:p>
    <w:p w14:paraId="3917A6D3" w14:textId="1A6019D8" w:rsidR="00C32B0C" w:rsidRPr="00414DE7" w:rsidRDefault="00C32B0C">
      <w:pPr>
        <w:pStyle w:val="Kommentartext"/>
        <w:rPr>
          <w:lang w:val="de-DE"/>
        </w:rPr>
      </w:pPr>
      <w:proofErr w:type="spellStart"/>
      <w:r>
        <w:rPr>
          <w:lang w:val="de-DE"/>
        </w:rPr>
        <w:t>Msanchmla</w:t>
      </w:r>
      <w:proofErr w:type="spellEnd"/>
      <w:r>
        <w:rPr>
          <w:lang w:val="de-DE"/>
        </w:rPr>
        <w:t xml:space="preserve"> hilft es auch, schon am Anfang </w:t>
      </w:r>
      <w:proofErr w:type="spellStart"/>
      <w:r>
        <w:rPr>
          <w:lang w:val="de-DE"/>
        </w:rPr>
        <w:t>dier</w:t>
      </w:r>
      <w:proofErr w:type="spellEnd"/>
      <w:r>
        <w:rPr>
          <w:lang w:val="de-DE"/>
        </w:rPr>
        <w:t xml:space="preserve"> Message zu sagen und dann </w:t>
      </w:r>
      <w:proofErr w:type="spellStart"/>
      <w:r>
        <w:rPr>
          <w:lang w:val="de-DE"/>
        </w:rPr>
        <w:t>est</w:t>
      </w:r>
      <w:proofErr w:type="spellEnd"/>
      <w:r>
        <w:rPr>
          <w:lang w:val="de-DE"/>
        </w:rPr>
        <w:t xml:space="preserve"> die Studien zu bringen, um den Leser nicht zu verlieren.</w:t>
      </w:r>
    </w:p>
  </w:comment>
  <w:comment w:id="58" w:author="Deiglmayr, Anne" w:date="2025-04-01T13:36:00Z" w:initials="DA">
    <w:p w14:paraId="6B3EA9E5" w14:textId="71236B7B" w:rsidR="00D94381" w:rsidRPr="00D94381" w:rsidRDefault="00D94381">
      <w:pPr>
        <w:pStyle w:val="Kommentartext"/>
        <w:rPr>
          <w:lang w:val="de-DE"/>
        </w:rPr>
      </w:pPr>
      <w:r>
        <w:rPr>
          <w:rStyle w:val="Kommentarzeichen"/>
        </w:rPr>
        <w:annotationRef/>
      </w:r>
      <w:r w:rsidRPr="00D94381">
        <w:rPr>
          <w:lang w:val="de-DE"/>
        </w:rPr>
        <w:t>Hier vielleicht nochmal betonen, wie w</w:t>
      </w:r>
      <w:r>
        <w:rPr>
          <w:lang w:val="de-DE"/>
        </w:rPr>
        <w:t>ichtig die anderen beiden Prozesse sind, um schnell und effektiv / der Störung angemessen reagieren zu können… Hier vielleicht auch darauf eingehen, dass unterschiedliche Störungen unterschiedliche Reaktionen erfordern, und dass z.B. wenig saliente Störungen für Novizen ggf. noch weniger als solche erkennbar sind und sie daher zu wenig darauf reagieren…</w:t>
      </w:r>
    </w:p>
  </w:comment>
  <w:comment w:id="59" w:author="Mandy Klatt" w:date="2025-04-04T09:58:00Z" w:initials="MK">
    <w:p w14:paraId="2779B5BC" w14:textId="73E18A10" w:rsidR="00D93D6B" w:rsidRPr="00F059ED" w:rsidRDefault="00D93D6B">
      <w:pPr>
        <w:pStyle w:val="Kommentartext"/>
        <w:rPr>
          <w:lang w:val="de-DE"/>
        </w:rPr>
      </w:pPr>
      <w:r>
        <w:rPr>
          <w:rStyle w:val="Kommentarzeichen"/>
        </w:rPr>
        <w:annotationRef/>
      </w:r>
      <w:r w:rsidR="00F059ED" w:rsidRPr="00F059ED">
        <w:rPr>
          <w:lang w:val="de-DE"/>
        </w:rPr>
        <w:t>Selbsteingeschätzte</w:t>
      </w:r>
      <w:r w:rsidR="00F059ED">
        <w:rPr>
          <w:lang w:val="de-DE"/>
        </w:rPr>
        <w:t xml:space="preserve"> Kompetenzen </w:t>
      </w:r>
      <w:r w:rsidR="004B3D74">
        <w:rPr>
          <w:lang w:val="de-DE"/>
        </w:rPr>
        <w:t xml:space="preserve">zum Umgang mit Störungen </w:t>
      </w:r>
    </w:p>
  </w:comment>
  <w:comment w:id="60" w:author="Lotz, Christin" w:date="2025-04-15T18:41:00Z" w:initials="LC">
    <w:p w14:paraId="3CA64BBE" w14:textId="475D5639" w:rsidR="00C32B0C" w:rsidRPr="00C32B0C" w:rsidRDefault="00C32B0C">
      <w:pPr>
        <w:pStyle w:val="Kommentartext"/>
        <w:rPr>
          <w:lang w:val="de-DE"/>
        </w:rPr>
      </w:pPr>
      <w:r>
        <w:rPr>
          <w:rStyle w:val="Kommentarzeichen"/>
        </w:rPr>
        <w:annotationRef/>
      </w:r>
      <w:r w:rsidRPr="00C32B0C">
        <w:rPr>
          <w:lang w:val="de-DE"/>
        </w:rPr>
        <w:t>Wozu brauchen wir das al</w:t>
      </w:r>
      <w:r>
        <w:rPr>
          <w:lang w:val="de-DE"/>
        </w:rPr>
        <w:t xml:space="preserve">les? Check </w:t>
      </w:r>
      <w:proofErr w:type="spellStart"/>
      <w:r>
        <w:rPr>
          <w:lang w:val="de-DE"/>
        </w:rPr>
        <w:t>ichs</w:t>
      </w:r>
      <w:proofErr w:type="spellEnd"/>
      <w:r>
        <w:rPr>
          <w:lang w:val="de-DE"/>
        </w:rPr>
        <w:t xml:space="preserve"> grad nur nicht? Es geht doch dann gar nicht mehr um die </w:t>
      </w:r>
      <w:proofErr w:type="spellStart"/>
      <w:r>
        <w:rPr>
          <w:lang w:val="de-DE"/>
        </w:rPr>
        <w:t>reactions</w:t>
      </w:r>
      <w:proofErr w:type="spellEnd"/>
      <w:r>
        <w:rPr>
          <w:lang w:val="de-DE"/>
        </w:rPr>
        <w:t xml:space="preserve"> in der Studie. </w:t>
      </w:r>
    </w:p>
  </w:comment>
  <w:comment w:id="61" w:author="Lotz, Christin" w:date="2025-04-15T18:42:00Z" w:initials="LC">
    <w:p w14:paraId="28BA3D70" w14:textId="77777777" w:rsidR="00AF3547" w:rsidRDefault="00C32B0C">
      <w:pPr>
        <w:pStyle w:val="Kommentartext"/>
        <w:rPr>
          <w:lang w:val="de-DE"/>
        </w:rPr>
      </w:pPr>
      <w:r>
        <w:rPr>
          <w:rStyle w:val="Kommentarzeichen"/>
        </w:rPr>
        <w:annotationRef/>
      </w:r>
      <w:r w:rsidRPr="00C32B0C">
        <w:rPr>
          <w:lang w:val="de-DE"/>
        </w:rPr>
        <w:t>Also der braucht noch g</w:t>
      </w:r>
      <w:r>
        <w:rPr>
          <w:lang w:val="de-DE"/>
        </w:rPr>
        <w:t>anz viel mehr Liebe und Aufmerksamkeit, um herausgearbeitet zu werden.</w:t>
      </w:r>
    </w:p>
    <w:p w14:paraId="538D95BF" w14:textId="77777777" w:rsidR="00AF3547" w:rsidRDefault="00AF3547">
      <w:pPr>
        <w:pStyle w:val="Kommentartext"/>
        <w:rPr>
          <w:lang w:val="de-DE"/>
        </w:rPr>
      </w:pPr>
    </w:p>
    <w:p w14:paraId="662A31E9" w14:textId="74B6B190" w:rsidR="00C32B0C" w:rsidRDefault="00AF3547">
      <w:pPr>
        <w:pStyle w:val="Kommentartext"/>
        <w:rPr>
          <w:lang w:val="de-DE"/>
        </w:rPr>
      </w:pPr>
      <w:r>
        <w:rPr>
          <w:lang w:val="de-DE"/>
        </w:rPr>
        <w:t xml:space="preserve">Ich habe bis hier ungefähr 2 Stunden zum Lesen und Kommentieren gebraucht und obwohl ich mir viele Mühe gegeben </w:t>
      </w:r>
      <w:proofErr w:type="spellStart"/>
      <w:r>
        <w:rPr>
          <w:lang w:val="de-DE"/>
        </w:rPr>
        <w:t>ahbe</w:t>
      </w:r>
      <w:proofErr w:type="spellEnd"/>
      <w:r>
        <w:rPr>
          <w:lang w:val="de-DE"/>
        </w:rPr>
        <w:t xml:space="preserve">, den roten Faden zu finden, war ich echt sehr häufig </w:t>
      </w:r>
      <w:proofErr w:type="spellStart"/>
      <w:r>
        <w:rPr>
          <w:lang w:val="de-DE"/>
        </w:rPr>
        <w:t>totally</w:t>
      </w:r>
      <w:proofErr w:type="spellEnd"/>
      <w:r>
        <w:rPr>
          <w:lang w:val="de-DE"/>
        </w:rPr>
        <w:t xml:space="preserve"> lost, was nun genau der Punkt ist, den du </w:t>
      </w:r>
      <w:proofErr w:type="gramStart"/>
      <w:r>
        <w:rPr>
          <w:lang w:val="de-DE"/>
        </w:rPr>
        <w:t>rüber bringen</w:t>
      </w:r>
      <w:proofErr w:type="gramEnd"/>
      <w:r>
        <w:rPr>
          <w:lang w:val="de-DE"/>
        </w:rPr>
        <w:t xml:space="preserve"> willst und was das mit der Studie zu tun hat.</w:t>
      </w:r>
    </w:p>
    <w:p w14:paraId="4229D513" w14:textId="77777777" w:rsidR="00AF3547" w:rsidRDefault="00AF3547">
      <w:pPr>
        <w:pStyle w:val="Kommentartext"/>
        <w:rPr>
          <w:lang w:val="de-DE"/>
        </w:rPr>
      </w:pPr>
      <w:r>
        <w:rPr>
          <w:lang w:val="de-DE"/>
        </w:rPr>
        <w:t xml:space="preserve">Daher meine Empfehlung: Alles noch viel klarer und radikaler auf die </w:t>
      </w:r>
      <w:proofErr w:type="spellStart"/>
      <w:r>
        <w:rPr>
          <w:lang w:val="de-DE"/>
        </w:rPr>
        <w:t>Frasgestellungen</w:t>
      </w:r>
      <w:proofErr w:type="spellEnd"/>
      <w:r>
        <w:rPr>
          <w:lang w:val="de-DE"/>
        </w:rPr>
        <w:t xml:space="preserve"> der Studie zuschneiden und viel stärker darauf hinschreiben, die Fragestellungen bzw. </w:t>
      </w:r>
      <w:proofErr w:type="spellStart"/>
      <w:r>
        <w:rPr>
          <w:lang w:val="de-DE"/>
        </w:rPr>
        <w:t>research</w:t>
      </w:r>
      <w:proofErr w:type="spellEnd"/>
      <w:r>
        <w:rPr>
          <w:lang w:val="de-DE"/>
        </w:rPr>
        <w:t xml:space="preserve"> </w:t>
      </w:r>
      <w:proofErr w:type="spellStart"/>
      <w:r>
        <w:rPr>
          <w:lang w:val="de-DE"/>
        </w:rPr>
        <w:t>gap</w:t>
      </w:r>
      <w:proofErr w:type="spellEnd"/>
      <w:r>
        <w:rPr>
          <w:lang w:val="de-DE"/>
        </w:rPr>
        <w:t xml:space="preserve"> rauszuarbeiten.</w:t>
      </w:r>
    </w:p>
    <w:p w14:paraId="024B89C1" w14:textId="77777777" w:rsidR="00AF3547" w:rsidRDefault="00AF3547">
      <w:pPr>
        <w:pStyle w:val="Kommentartext"/>
        <w:rPr>
          <w:lang w:val="de-DE"/>
        </w:rPr>
      </w:pPr>
    </w:p>
    <w:p w14:paraId="62C1ACA9" w14:textId="46CF89DA" w:rsidR="00AF3547" w:rsidRPr="00C32B0C" w:rsidRDefault="00AF3547">
      <w:pPr>
        <w:pStyle w:val="Kommentartext"/>
        <w:rPr>
          <w:lang w:val="de-DE"/>
        </w:rPr>
      </w:pPr>
      <w:r>
        <w:rPr>
          <w:lang w:val="de-DE"/>
        </w:rPr>
        <w:t xml:space="preserve">Und mehr Gliederungs- und Metasätze einbauen. </w:t>
      </w:r>
      <w:proofErr w:type="gramStart"/>
      <w:r>
        <w:rPr>
          <w:lang w:val="de-DE"/>
        </w:rPr>
        <w:t>Was  ist</w:t>
      </w:r>
      <w:proofErr w:type="gramEnd"/>
      <w:r>
        <w:rPr>
          <w:lang w:val="de-DE"/>
        </w:rPr>
        <w:t xml:space="preserve"> wie unterteilt und was gehört da alles dazu. Und warum ist das wichtig.</w:t>
      </w:r>
    </w:p>
  </w:comment>
  <w:comment w:id="62" w:author="Lotz, Christin" w:date="2025-04-15T18:53:00Z" w:initials="LC">
    <w:p w14:paraId="53A311CE" w14:textId="10813BED" w:rsidR="00AF3547" w:rsidRPr="00AF3547" w:rsidRDefault="00AF3547">
      <w:pPr>
        <w:pStyle w:val="Kommentartext"/>
        <w:rPr>
          <w:lang w:val="de-DE"/>
        </w:rPr>
      </w:pPr>
      <w:r>
        <w:rPr>
          <w:rStyle w:val="Kommentarzeichen"/>
        </w:rPr>
        <w:annotationRef/>
      </w:r>
      <w:r w:rsidRPr="00AF3547">
        <w:rPr>
          <w:lang w:val="de-DE"/>
        </w:rPr>
        <w:t xml:space="preserve">Es ist schwierig die 5 </w:t>
      </w:r>
      <w:proofErr w:type="spellStart"/>
      <w:r w:rsidRPr="00AF3547">
        <w:rPr>
          <w:lang w:val="de-DE"/>
        </w:rPr>
        <w:t>a</w:t>
      </w:r>
      <w:r>
        <w:rPr>
          <w:lang w:val="de-DE"/>
        </w:rPr>
        <w:t>ims</w:t>
      </w:r>
      <w:proofErr w:type="spellEnd"/>
      <w:r>
        <w:rPr>
          <w:lang w:val="de-DE"/>
        </w:rPr>
        <w:t xml:space="preserve"> zu </w:t>
      </w:r>
      <w:proofErr w:type="gramStart"/>
      <w:r>
        <w:rPr>
          <w:lang w:val="de-DE"/>
        </w:rPr>
        <w:t>finden</w:t>
      </w:r>
      <w:proofErr w:type="gramEnd"/>
      <w:r>
        <w:rPr>
          <w:lang w:val="de-DE"/>
        </w:rPr>
        <w:t xml:space="preserve"> wenn nur 3 davon eine Nummerierung haben. Da war ich auch erstmal wieder lost. Hier sollte das besser korrespondieren.</w:t>
      </w:r>
    </w:p>
  </w:comment>
  <w:comment w:id="63" w:author="Mandy Klatt" w:date="2025-04-28T17:40:00Z" w:initials="MK">
    <w:p w14:paraId="6FE606C1" w14:textId="2390FB8E" w:rsidR="00641F9E" w:rsidRPr="00641F9E" w:rsidRDefault="00641F9E">
      <w:pPr>
        <w:pStyle w:val="Kommentartext"/>
        <w:rPr>
          <w:lang w:val="de-DE"/>
        </w:rPr>
      </w:pPr>
      <w:r>
        <w:rPr>
          <w:rStyle w:val="Kommentarzeichen"/>
        </w:rPr>
        <w:annotationRef/>
      </w:r>
      <w:r w:rsidRPr="00641F9E">
        <w:rPr>
          <w:lang w:val="de-DE"/>
        </w:rPr>
        <w:t>Ist es jetz</w:t>
      </w:r>
      <w:r>
        <w:rPr>
          <w:lang w:val="de-DE"/>
        </w:rPr>
        <w:t xml:space="preserve">t nicht verwirrend, wenn die </w:t>
      </w:r>
      <w:proofErr w:type="spellStart"/>
      <w:r>
        <w:rPr>
          <w:lang w:val="de-DE"/>
        </w:rPr>
        <w:t>Aims</w:t>
      </w:r>
      <w:proofErr w:type="spellEnd"/>
      <w:r>
        <w:rPr>
          <w:lang w:val="de-DE"/>
        </w:rPr>
        <w:t xml:space="preserve"> nummeriert sind und das zweite </w:t>
      </w:r>
      <w:proofErr w:type="spellStart"/>
      <w:r>
        <w:rPr>
          <w:lang w:val="de-DE"/>
        </w:rPr>
        <w:t>Aim</w:t>
      </w:r>
      <w:proofErr w:type="spellEnd"/>
      <w:r>
        <w:rPr>
          <w:lang w:val="de-DE"/>
        </w:rPr>
        <w:t xml:space="preserve"> </w:t>
      </w:r>
      <w:proofErr w:type="spellStart"/>
      <w:r>
        <w:rPr>
          <w:lang w:val="de-DE"/>
        </w:rPr>
        <w:t>Hypo</w:t>
      </w:r>
      <w:proofErr w:type="spellEnd"/>
      <w:r>
        <w:rPr>
          <w:lang w:val="de-DE"/>
        </w:rPr>
        <w:t>. 1a, 1b, usw. ist?</w:t>
      </w:r>
    </w:p>
  </w:comment>
  <w:comment w:id="64" w:author="Lotz, Christin" w:date="2025-04-15T18:50:00Z" w:initials="LC">
    <w:p w14:paraId="22E84F35" w14:textId="15FEED52" w:rsidR="00AF3547" w:rsidRPr="00AF3547" w:rsidRDefault="00AF3547">
      <w:pPr>
        <w:pStyle w:val="Kommentartext"/>
        <w:rPr>
          <w:lang w:val="de-DE"/>
        </w:rPr>
      </w:pPr>
      <w:r>
        <w:rPr>
          <w:rStyle w:val="Kommentarzeichen"/>
        </w:rPr>
        <w:annotationRef/>
      </w:r>
      <w:r w:rsidRPr="00AF3547">
        <w:rPr>
          <w:lang w:val="de-DE"/>
        </w:rPr>
        <w:t>Warum gehts hier noch n</w:t>
      </w:r>
      <w:r>
        <w:rPr>
          <w:lang w:val="de-DE"/>
        </w:rPr>
        <w:t xml:space="preserve">icht um den </w:t>
      </w:r>
      <w:proofErr w:type="spellStart"/>
      <w:r>
        <w:rPr>
          <w:lang w:val="de-DE"/>
        </w:rPr>
        <w:t>Exertiseunzterschied</w:t>
      </w:r>
      <w:proofErr w:type="spellEnd"/>
      <w:r>
        <w:rPr>
          <w:lang w:val="de-DE"/>
        </w:rPr>
        <w:t xml:space="preserve">? Ich bin verwirrt. Ist das aus Versehen oder mit Absicht? Wenn mit Absicht, dann verstehe ich (und jeder andere Leser) den Grund nicht, nachdem ja nun das Halbe Paper die ganze Zeit </w:t>
      </w:r>
      <w:proofErr w:type="spellStart"/>
      <w:r>
        <w:rPr>
          <w:lang w:val="de-DE"/>
        </w:rPr>
        <w:t>Expertiseunterschiede</w:t>
      </w:r>
      <w:proofErr w:type="spellEnd"/>
      <w:r>
        <w:rPr>
          <w:lang w:val="de-DE"/>
        </w:rPr>
        <w:t xml:space="preserve"> dargestellt hat, kommt es inkonsistent rüber, dass die hier nicht betrachtet werden.</w:t>
      </w:r>
    </w:p>
  </w:comment>
  <w:comment w:id="65" w:author="Mandy Klatt" w:date="2025-04-28T17:34:00Z" w:initials="MK">
    <w:p w14:paraId="5372B61D" w14:textId="4AD2B1DC" w:rsidR="00366A12" w:rsidRDefault="00366A12">
      <w:pPr>
        <w:pStyle w:val="Kommentartext"/>
      </w:pPr>
      <w:r>
        <w:rPr>
          <w:rStyle w:val="Kommentarzeichen"/>
        </w:rPr>
        <w:annotationRef/>
      </w:r>
      <w:r w:rsidR="007B157D">
        <w:rPr>
          <w:noProof/>
        </w:rPr>
        <w:drawing>
          <wp:inline distT="0" distB="0" distL="0" distR="0" wp14:anchorId="0FFE14B9" wp14:editId="2717C48A">
            <wp:extent cx="5943600" cy="349440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943600" cy="3494405"/>
                    </a:xfrm>
                    <a:prstGeom prst="rect">
                      <a:avLst/>
                    </a:prstGeom>
                  </pic:spPr>
                </pic:pic>
              </a:graphicData>
            </a:graphic>
          </wp:inline>
        </w:drawing>
      </w:r>
    </w:p>
  </w:comment>
  <w:comment w:id="66" w:author="Mandy Klatt" w:date="2025-04-28T17:35:00Z" w:initials="MK">
    <w:p w14:paraId="0F176BCF" w14:textId="0EB7AE14" w:rsidR="009070EA" w:rsidRPr="009070EA" w:rsidRDefault="009070EA">
      <w:pPr>
        <w:pStyle w:val="Kommentartext"/>
        <w:rPr>
          <w:lang w:val="de-DE"/>
        </w:rPr>
      </w:pPr>
      <w:r>
        <w:rPr>
          <w:rStyle w:val="Kommentarzeichen"/>
        </w:rPr>
        <w:annotationRef/>
      </w:r>
      <w:proofErr w:type="gramStart"/>
      <w:r>
        <w:rPr>
          <w:lang w:val="de-DE"/>
        </w:rPr>
        <w:t>…</w:t>
      </w:r>
      <w:proofErr w:type="gramEnd"/>
      <w:r>
        <w:rPr>
          <w:lang w:val="de-DE"/>
        </w:rPr>
        <w:t xml:space="preserve"> weil wir gesagt hatten, dass wir in </w:t>
      </w:r>
      <w:proofErr w:type="spellStart"/>
      <w:r>
        <w:rPr>
          <w:lang w:val="de-DE"/>
        </w:rPr>
        <w:t>Aim</w:t>
      </w:r>
      <w:proofErr w:type="spellEnd"/>
      <w:r>
        <w:rPr>
          <w:lang w:val="de-DE"/>
        </w:rPr>
        <w:t xml:space="preserve"> 1 uns explorativ die allgemeine Blickverteilung anschauen… (siehe Screenshot)</w:t>
      </w:r>
    </w:p>
  </w:comment>
  <w:comment w:id="67" w:author="Lotz, Christin" w:date="2025-04-15T18:52:00Z" w:initials="LC">
    <w:p w14:paraId="66805F82" w14:textId="77777777" w:rsidR="00AF3547" w:rsidRDefault="00AF3547">
      <w:pPr>
        <w:pStyle w:val="Kommentartext"/>
        <w:rPr>
          <w:lang w:val="de-DE"/>
        </w:rPr>
      </w:pPr>
      <w:r>
        <w:rPr>
          <w:rStyle w:val="Kommentarzeichen"/>
        </w:rPr>
        <w:annotationRef/>
      </w:r>
      <w:r w:rsidRPr="00AF3547">
        <w:rPr>
          <w:lang w:val="de-DE"/>
        </w:rPr>
        <w:t>Die ganzen technischen Marker d</w:t>
      </w:r>
      <w:r>
        <w:rPr>
          <w:lang w:val="de-DE"/>
        </w:rPr>
        <w:t>afür sind doch schon eingeführt. Da kann man auch sagen, was genau man erwartet.</w:t>
      </w:r>
    </w:p>
    <w:p w14:paraId="5C58FBAE" w14:textId="77777777" w:rsidR="00AF3547" w:rsidRPr="008D5753" w:rsidRDefault="00AF3547">
      <w:pPr>
        <w:pStyle w:val="Kommentartext"/>
        <w:rPr>
          <w:lang w:val="de-DE"/>
        </w:rPr>
      </w:pPr>
      <w:proofErr w:type="spellStart"/>
      <w:r w:rsidRPr="008D5753">
        <w:rPr>
          <w:lang w:val="de-DE"/>
        </w:rPr>
        <w:t>SAlso</w:t>
      </w:r>
      <w:proofErr w:type="spellEnd"/>
      <w:r w:rsidRPr="008D5753">
        <w:rPr>
          <w:lang w:val="de-DE"/>
        </w:rPr>
        <w:t xml:space="preserve"> sowas wie: </w:t>
      </w:r>
      <w:proofErr w:type="spellStart"/>
      <w:r w:rsidRPr="008D5753">
        <w:rPr>
          <w:lang w:val="de-DE"/>
        </w:rPr>
        <w:t>as</w:t>
      </w:r>
      <w:proofErr w:type="spellEnd"/>
      <w:r w:rsidRPr="008D5753">
        <w:rPr>
          <w:lang w:val="de-DE"/>
        </w:rPr>
        <w:t xml:space="preserve"> </w:t>
      </w:r>
      <w:proofErr w:type="spellStart"/>
      <w:r w:rsidRPr="008D5753">
        <w:rPr>
          <w:lang w:val="de-DE"/>
        </w:rPr>
        <w:t>indicated</w:t>
      </w:r>
      <w:proofErr w:type="spellEnd"/>
      <w:r w:rsidRPr="008D5753">
        <w:rPr>
          <w:lang w:val="de-DE"/>
        </w:rPr>
        <w:t xml:space="preserve"> </w:t>
      </w:r>
      <w:proofErr w:type="spellStart"/>
      <w:r w:rsidRPr="008D5753">
        <w:rPr>
          <w:lang w:val="de-DE"/>
        </w:rPr>
        <w:t>by</w:t>
      </w:r>
      <w:proofErr w:type="spellEnd"/>
      <w:r w:rsidRPr="008D5753">
        <w:rPr>
          <w:lang w:val="de-DE"/>
        </w:rPr>
        <w:t xml:space="preserve"> a </w:t>
      </w:r>
      <w:proofErr w:type="spellStart"/>
      <w:r w:rsidRPr="008D5753">
        <w:rPr>
          <w:lang w:val="de-DE"/>
        </w:rPr>
        <w:t>lower</w:t>
      </w:r>
      <w:proofErr w:type="spellEnd"/>
      <w:r w:rsidRPr="008D5753">
        <w:rPr>
          <w:lang w:val="de-DE"/>
        </w:rPr>
        <w:t xml:space="preserve"> GRI</w:t>
      </w:r>
    </w:p>
    <w:p w14:paraId="6FE314C3" w14:textId="1AFC144A" w:rsidR="00AF3547" w:rsidRPr="00AF3547" w:rsidRDefault="00AF3547">
      <w:pPr>
        <w:pStyle w:val="Kommentartext"/>
      </w:pPr>
      <w:r>
        <w:t>Oder as indicated by faster TTFF.</w:t>
      </w:r>
    </w:p>
  </w:comment>
  <w:comment w:id="68" w:author="Mandy Klatt" w:date="2025-04-28T17:37:00Z" w:initials="MK">
    <w:p w14:paraId="705CF0F9" w14:textId="0A9EDB2B" w:rsidR="00180430" w:rsidRDefault="00180430">
      <w:pPr>
        <w:pStyle w:val="Kommentartext"/>
      </w:pPr>
      <w:r>
        <w:rPr>
          <w:rStyle w:val="Kommentarzeichen"/>
        </w:rPr>
        <w:annotationRef/>
      </w:r>
      <w:r>
        <w:rPr>
          <w:noProof/>
        </w:rPr>
        <w:drawing>
          <wp:inline distT="0" distB="0" distL="0" distR="0" wp14:anchorId="0B4ABD9E" wp14:editId="7301AC31">
            <wp:extent cx="5943600" cy="1724660"/>
            <wp:effectExtent l="0" t="0" r="0" b="889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5943600" cy="1724660"/>
                    </a:xfrm>
                    <a:prstGeom prst="rect">
                      <a:avLst/>
                    </a:prstGeom>
                  </pic:spPr>
                </pic:pic>
              </a:graphicData>
            </a:graphic>
          </wp:inline>
        </w:drawing>
      </w:r>
    </w:p>
  </w:comment>
  <w:comment w:id="69" w:author="Mandy Klatt" w:date="2025-04-28T17:38:00Z" w:initials="MK">
    <w:p w14:paraId="2237C3E5" w14:textId="60E8D81C" w:rsidR="00180430" w:rsidRPr="00180430" w:rsidRDefault="00180430">
      <w:pPr>
        <w:pStyle w:val="Kommentartext"/>
        <w:rPr>
          <w:lang w:val="de-DE"/>
        </w:rPr>
      </w:pPr>
      <w:r>
        <w:rPr>
          <w:rStyle w:val="Kommentarzeichen"/>
        </w:rPr>
        <w:annotationRef/>
      </w:r>
      <w:r>
        <w:rPr>
          <w:lang w:val="de-DE"/>
        </w:rPr>
        <w:t xml:space="preserve">Hatte ich erst auch so, aber siehe </w:t>
      </w:r>
      <w:r w:rsidRPr="00180430">
        <w:rPr>
          <w:lang w:val="de-DE"/>
        </w:rPr>
        <w:t>Be</w:t>
      </w:r>
      <w:r>
        <w:rPr>
          <w:lang w:val="de-DE"/>
        </w:rPr>
        <w:t>sprechung vom 13.02. letzter Stichpunkt</w:t>
      </w:r>
    </w:p>
  </w:comment>
  <w:comment w:id="70" w:author="Lotz, Christin" w:date="2025-04-15T18:58:00Z" w:initials="LC">
    <w:p w14:paraId="017BFFDA" w14:textId="7EBCE863" w:rsidR="00041FB5" w:rsidRPr="00041FB5" w:rsidRDefault="00041FB5">
      <w:pPr>
        <w:pStyle w:val="Kommentartext"/>
        <w:rPr>
          <w:lang w:val="de-DE"/>
        </w:rPr>
      </w:pPr>
      <w:r>
        <w:rPr>
          <w:rStyle w:val="Kommentarzeichen"/>
        </w:rPr>
        <w:annotationRef/>
      </w:r>
      <w:r w:rsidRPr="00041FB5">
        <w:rPr>
          <w:lang w:val="de-DE"/>
        </w:rPr>
        <w:t>Bisher stehen die Fragestellungen s</w:t>
      </w:r>
      <w:r>
        <w:rPr>
          <w:lang w:val="de-DE"/>
        </w:rPr>
        <w:t xml:space="preserve">ehr „nebeneinander“. Hier wäre es schön, dafür einen Rahmen zu haben, in dem die zusammen eingebettet sind, um mehr </w:t>
      </w:r>
      <w:proofErr w:type="spellStart"/>
      <w:r>
        <w:rPr>
          <w:lang w:val="de-DE"/>
        </w:rPr>
        <w:t>Koherenz</w:t>
      </w:r>
      <w:proofErr w:type="spellEnd"/>
      <w:r>
        <w:rPr>
          <w:lang w:val="de-DE"/>
        </w:rPr>
        <w:t xml:space="preserve"> auch zur </w:t>
      </w:r>
      <w:proofErr w:type="spellStart"/>
      <w:r>
        <w:rPr>
          <w:lang w:val="de-DE"/>
        </w:rPr>
        <w:t>overall</w:t>
      </w:r>
      <w:proofErr w:type="spellEnd"/>
      <w:r>
        <w:rPr>
          <w:lang w:val="de-DE"/>
        </w:rPr>
        <w:t xml:space="preserve"> </w:t>
      </w:r>
      <w:proofErr w:type="spellStart"/>
      <w:r>
        <w:rPr>
          <w:lang w:val="de-DE"/>
        </w:rPr>
        <w:t>story</w:t>
      </w:r>
      <w:proofErr w:type="spellEnd"/>
      <w:r>
        <w:rPr>
          <w:lang w:val="de-DE"/>
        </w:rPr>
        <w:t xml:space="preserve"> des Papers herzustellen.</w:t>
      </w:r>
    </w:p>
  </w:comment>
  <w:comment w:id="71" w:author="Lotz, Christin" w:date="2025-04-15T19:02:00Z" w:initials="LC">
    <w:p w14:paraId="30C60822" w14:textId="5DD8CA98" w:rsidR="00837969" w:rsidRPr="00837969" w:rsidRDefault="00837969">
      <w:pPr>
        <w:pStyle w:val="Kommentartext"/>
        <w:rPr>
          <w:lang w:val="de-DE"/>
        </w:rPr>
      </w:pPr>
      <w:r>
        <w:rPr>
          <w:rStyle w:val="Kommentarzeichen"/>
        </w:rPr>
        <w:annotationRef/>
      </w:r>
      <w:r w:rsidRPr="00837969">
        <w:rPr>
          <w:lang w:val="de-DE"/>
        </w:rPr>
        <w:t>Alles ab hier schaffe i</w:t>
      </w:r>
      <w:r>
        <w:rPr>
          <w:lang w:val="de-DE"/>
        </w:rPr>
        <w:t>ch heute nicht mehr.</w:t>
      </w:r>
    </w:p>
  </w:comment>
  <w:comment w:id="75" w:author="Mandy Klatt" w:date="2025-04-04T09:44:00Z" w:initials="MK">
    <w:p w14:paraId="5AE87F10" w14:textId="686C35B8" w:rsidR="00502D2B" w:rsidRPr="00B212A4" w:rsidRDefault="00502D2B">
      <w:pPr>
        <w:pStyle w:val="Kommentartext"/>
        <w:rPr>
          <w:lang w:val="de-DE"/>
        </w:rPr>
      </w:pPr>
      <w:r>
        <w:rPr>
          <w:rStyle w:val="Kommentarzeichen"/>
        </w:rPr>
        <w:annotationRef/>
      </w:r>
      <w:r w:rsidR="00B212A4" w:rsidRPr="00B212A4">
        <w:rPr>
          <w:lang w:val="de-DE"/>
        </w:rPr>
        <w:t xml:space="preserve">M, SD, usw. Tabelle in den </w:t>
      </w:r>
      <w:r w:rsidR="0047458D">
        <w:rPr>
          <w:lang w:val="de-DE"/>
        </w:rPr>
        <w:t>Text</w:t>
      </w:r>
      <w:r w:rsidR="00B212A4">
        <w:rPr>
          <w:lang w:val="de-DE"/>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A05B7E" w15:done="0"/>
  <w15:commentEx w15:paraId="67DBDACB" w15:done="0"/>
  <w15:commentEx w15:paraId="65895943" w15:done="1"/>
  <w15:commentEx w15:paraId="7866B6DA" w15:paraIdParent="65895943" w15:done="1"/>
  <w15:commentEx w15:paraId="1A9A05FE" w15:done="1"/>
  <w15:commentEx w15:paraId="183EC5B0" w15:done="1"/>
  <w15:commentEx w15:paraId="3106B015" w15:done="1"/>
  <w15:commentEx w15:paraId="148FC1DF" w15:done="1"/>
  <w15:commentEx w15:paraId="166C85B6" w15:done="1"/>
  <w15:commentEx w15:paraId="6026E79D" w15:done="1"/>
  <w15:commentEx w15:paraId="19516A94" w15:done="1"/>
  <w15:commentEx w15:paraId="37B3E6D8" w15:done="1"/>
  <w15:commentEx w15:paraId="23AA9143" w15:done="1"/>
  <w15:commentEx w15:paraId="29E16238" w15:done="1"/>
  <w15:commentEx w15:paraId="562337A8" w15:done="1"/>
  <w15:commentEx w15:paraId="16038061" w15:done="0"/>
  <w15:commentEx w15:paraId="6EE0DD70" w15:done="0"/>
  <w15:commentEx w15:paraId="37E4BF6F" w15:done="0"/>
  <w15:commentEx w15:paraId="7E212658" w15:done="0"/>
  <w15:commentEx w15:paraId="3161A2E5" w15:done="1"/>
  <w15:commentEx w15:paraId="6C8A071D" w15:done="1"/>
  <w15:commentEx w15:paraId="143EA122" w15:done="0"/>
  <w15:commentEx w15:paraId="520B5B5C" w15:done="1"/>
  <w15:commentEx w15:paraId="3BE2FF09" w15:done="0"/>
  <w15:commentEx w15:paraId="0A195391" w15:done="0"/>
  <w15:commentEx w15:paraId="351E0ED3" w15:done="0"/>
  <w15:commentEx w15:paraId="62FDDFD7" w15:paraIdParent="351E0ED3" w15:done="0"/>
  <w15:commentEx w15:paraId="45760796" w15:done="0"/>
  <w15:commentEx w15:paraId="3B577F8C" w15:done="0"/>
  <w15:commentEx w15:paraId="6F914751" w15:done="0"/>
  <w15:commentEx w15:paraId="6725B7F6" w15:done="0"/>
  <w15:commentEx w15:paraId="498C8ADD" w15:done="0"/>
  <w15:commentEx w15:paraId="1BFB2A4C" w15:done="1"/>
  <w15:commentEx w15:paraId="29F36F23" w15:done="0"/>
  <w15:commentEx w15:paraId="59BFF31B" w15:done="0"/>
  <w15:commentEx w15:paraId="3917A6D3" w15:done="0"/>
  <w15:commentEx w15:paraId="6B3EA9E5" w15:done="1"/>
  <w15:commentEx w15:paraId="2779B5BC" w15:paraIdParent="6B3EA9E5" w15:done="1"/>
  <w15:commentEx w15:paraId="3CA64BBE" w15:done="0"/>
  <w15:commentEx w15:paraId="62C1ACA9" w15:done="0"/>
  <w15:commentEx w15:paraId="53A311CE" w15:done="0"/>
  <w15:commentEx w15:paraId="6FE606C1" w15:paraIdParent="53A311CE" w15:done="0"/>
  <w15:commentEx w15:paraId="22E84F35" w15:done="0"/>
  <w15:commentEx w15:paraId="5372B61D" w15:paraIdParent="22E84F35" w15:done="0"/>
  <w15:commentEx w15:paraId="0F176BCF" w15:paraIdParent="22E84F35" w15:done="0"/>
  <w15:commentEx w15:paraId="6FE314C3" w15:done="0"/>
  <w15:commentEx w15:paraId="705CF0F9" w15:paraIdParent="6FE314C3" w15:done="0"/>
  <w15:commentEx w15:paraId="2237C3E5" w15:paraIdParent="6FE314C3" w15:done="0"/>
  <w15:commentEx w15:paraId="017BFFDA" w15:done="0"/>
  <w15:commentEx w15:paraId="30C60822" w15:done="1"/>
  <w15:commentEx w15:paraId="5AE87F1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BB6CFC" w16cex:dateUtc="2025-04-29T13:21:00Z"/>
  <w16cex:commentExtensible w16cex:durableId="2BBB743A" w16cex:dateUtc="2025-04-29T13:52:00Z"/>
  <w16cex:commentExtensible w16cex:durableId="2B9658CC" w16cex:dateUtc="2025-04-01T10:21:00Z"/>
  <w16cex:commentExtensible w16cex:durableId="2B9A2C3F" w16cex:dateUtc="2025-04-04T08:00:00Z"/>
  <w16cex:commentExtensible w16cex:durableId="2BA9156D" w16cex:dateUtc="2025-04-15T15:27:00Z"/>
  <w16cex:commentExtensible w16cex:durableId="2BA915F4" w16cex:dateUtc="2025-04-15T15:29:00Z"/>
  <w16cex:commentExtensible w16cex:durableId="2B965B1D" w16cex:dateUtc="2025-04-01T10:31:00Z"/>
  <w16cex:commentExtensible w16cex:durableId="2BA916DC" w16cex:dateUtc="2025-04-15T15:33:00Z"/>
  <w16cex:commentExtensible w16cex:durableId="2B9F8146" w16cex:dateUtc="2025-04-08T09:04:00Z"/>
  <w16cex:commentExtensible w16cex:durableId="2BA9183D" w16cex:dateUtc="2025-04-15T15:39:00Z"/>
  <w16cex:commentExtensible w16cex:durableId="2BA91968" w16cex:dateUtc="2025-04-15T15:44:00Z"/>
  <w16cex:commentExtensible w16cex:durableId="2B965D58" w16cex:dateUtc="2025-04-01T10:40:00Z"/>
  <w16cex:commentExtensible w16cex:durableId="2B965CB1" w16cex:dateUtc="2025-04-01T10:38:00Z"/>
  <w16cex:commentExtensible w16cex:durableId="2B966775" w16cex:dateUtc="2025-04-01T11:24:00Z"/>
  <w16cex:commentExtensible w16cex:durableId="2B9A26FE" w16cex:dateUtc="2025-04-04T07:38:00Z"/>
  <w16cex:commentExtensible w16cex:durableId="2BA91E00" w16cex:dateUtc="2025-04-15T16:03:00Z"/>
  <w16cex:commentExtensible w16cex:durableId="2BA91E53" w16cex:dateUtc="2025-04-15T16:05:00Z"/>
  <w16cex:commentExtensible w16cex:durableId="2BA91E89" w16cex:dateUtc="2025-04-15T16:06:00Z"/>
  <w16cex:commentExtensible w16cex:durableId="2BA91ECB" w16cex:dateUtc="2025-04-15T16:07:00Z"/>
  <w16cex:commentExtensible w16cex:durableId="2B96690A" w16cex:dateUtc="2025-04-01T11:30:00Z"/>
  <w16cex:commentExtensible w16cex:durableId="2B9A2A71" w16cex:dateUtc="2025-04-04T07:52:00Z"/>
  <w16cex:commentExtensible w16cex:durableId="2BA923D9" w16cex:dateUtc="2025-04-15T16:28:00Z"/>
  <w16cex:commentExtensible w16cex:durableId="2B966854" w16cex:dateUtc="2025-04-01T11:27:00Z"/>
  <w16cex:commentExtensible w16cex:durableId="2BA91F69" w16cex:dateUtc="2025-04-15T16:09:00Z"/>
  <w16cex:commentExtensible w16cex:durableId="2BA920C8" w16cex:dateUtc="2025-04-15T16:15:00Z"/>
  <w16cex:commentExtensible w16cex:durableId="2BA21C65" w16cex:dateUtc="2025-04-10T08:31:00Z"/>
  <w16cex:commentExtensible w16cex:durableId="2BA920F7" w16cex:dateUtc="2025-04-15T16:16:00Z"/>
  <w16cex:commentExtensible w16cex:durableId="2BA92135" w16cex:dateUtc="2025-04-15T16:17:00Z"/>
  <w16cex:commentExtensible w16cex:durableId="2BA7A6E6" w16cex:dateUtc="2025-04-14T13:23:00Z"/>
  <w16cex:commentExtensible w16cex:durableId="2BA9226C" w16cex:dateUtc="2025-04-15T16:22:00Z"/>
  <w16cex:commentExtensible w16cex:durableId="2BA92349" w16cex:dateUtc="2025-04-15T16:26:00Z"/>
  <w16cex:commentExtensible w16cex:durableId="2BA923A3" w16cex:dateUtc="2025-04-15T16:27:00Z"/>
  <w16cex:commentExtensible w16cex:durableId="2B9A2E70" w16cex:dateUtc="2025-04-04T08:09:00Z"/>
  <w16cex:commentExtensible w16cex:durableId="2BA92496" w16cex:dateUtc="2025-04-15T16:31:00Z"/>
  <w16cex:commentExtensible w16cex:durableId="2BA7BC05" w16cex:dateUtc="2025-04-14T14:53:00Z"/>
  <w16cex:commentExtensible w16cex:durableId="2BA92533" w16cex:dateUtc="2025-04-15T16:34:00Z"/>
  <w16cex:commentExtensible w16cex:durableId="2B966A63" w16cex:dateUtc="2025-04-01T11:36:00Z"/>
  <w16cex:commentExtensible w16cex:durableId="2B9A2BBA" w16cex:dateUtc="2025-04-04T07:58:00Z"/>
  <w16cex:commentExtensible w16cex:durableId="2BA926CA" w16cex:dateUtc="2025-04-15T16:41:00Z"/>
  <w16cex:commentExtensible w16cex:durableId="2BA92716" w16cex:dateUtc="2025-04-15T16:42:00Z"/>
  <w16cex:commentExtensible w16cex:durableId="2BA929C6" w16cex:dateUtc="2025-04-15T16:53:00Z"/>
  <w16cex:commentExtensible w16cex:durableId="2BBA3BFB" w16cex:dateUtc="2025-04-28T15:40:00Z"/>
  <w16cex:commentExtensible w16cex:durableId="2BA928E5" w16cex:dateUtc="2025-04-15T16:50:00Z"/>
  <w16cex:commentExtensible w16cex:durableId="2BBA3AAF" w16cex:dateUtc="2025-04-28T15:34:00Z"/>
  <w16cex:commentExtensible w16cex:durableId="2BBA3AF6" w16cex:dateUtc="2025-04-28T15:35:00Z"/>
  <w16cex:commentExtensible w16cex:durableId="2BA92982" w16cex:dateUtc="2025-04-15T16:52:00Z"/>
  <w16cex:commentExtensible w16cex:durableId="2BBA3B74" w16cex:dateUtc="2025-04-28T15:37:00Z"/>
  <w16cex:commentExtensible w16cex:durableId="2BBA3B79" w16cex:dateUtc="2025-04-28T15:38:00Z"/>
  <w16cex:commentExtensible w16cex:durableId="2BA92AD7" w16cex:dateUtc="2025-04-15T16:58:00Z"/>
  <w16cex:commentExtensible w16cex:durableId="2BA92BD2" w16cex:dateUtc="2025-04-15T17:02:00Z"/>
  <w16cex:commentExtensible w16cex:durableId="2B9A287D" w16cex:dateUtc="2025-04-04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A05B7E" w16cid:durableId="2BBB6CFC"/>
  <w16cid:commentId w16cid:paraId="67DBDACB" w16cid:durableId="2BBB743A"/>
  <w16cid:commentId w16cid:paraId="65895943" w16cid:durableId="2B9658CC"/>
  <w16cid:commentId w16cid:paraId="7866B6DA" w16cid:durableId="2B9A2C3F"/>
  <w16cid:commentId w16cid:paraId="1A9A05FE" w16cid:durableId="2BA9156D"/>
  <w16cid:commentId w16cid:paraId="183EC5B0" w16cid:durableId="2BA915F4"/>
  <w16cid:commentId w16cid:paraId="3106B015" w16cid:durableId="2B965B1D"/>
  <w16cid:commentId w16cid:paraId="148FC1DF" w16cid:durableId="2BA916DC"/>
  <w16cid:commentId w16cid:paraId="166C85B6" w16cid:durableId="2B9F8146"/>
  <w16cid:commentId w16cid:paraId="6026E79D" w16cid:durableId="2BA9183D"/>
  <w16cid:commentId w16cid:paraId="19516A94" w16cid:durableId="2BA91968"/>
  <w16cid:commentId w16cid:paraId="37B3E6D8" w16cid:durableId="2B965D58"/>
  <w16cid:commentId w16cid:paraId="23AA9143" w16cid:durableId="2B965CB1"/>
  <w16cid:commentId w16cid:paraId="29E16238" w16cid:durableId="2B966775"/>
  <w16cid:commentId w16cid:paraId="562337A8" w16cid:durableId="2B9A26FE"/>
  <w16cid:commentId w16cid:paraId="16038061" w16cid:durableId="2BA91E00"/>
  <w16cid:commentId w16cid:paraId="6EE0DD70" w16cid:durableId="2BA91E53"/>
  <w16cid:commentId w16cid:paraId="37E4BF6F" w16cid:durableId="2BA91E89"/>
  <w16cid:commentId w16cid:paraId="7E212658" w16cid:durableId="2BA91ECB"/>
  <w16cid:commentId w16cid:paraId="3161A2E5" w16cid:durableId="2B96690A"/>
  <w16cid:commentId w16cid:paraId="6C8A071D" w16cid:durableId="2B9A2A71"/>
  <w16cid:commentId w16cid:paraId="143EA122" w16cid:durableId="2BA923D9"/>
  <w16cid:commentId w16cid:paraId="520B5B5C" w16cid:durableId="2B966854"/>
  <w16cid:commentId w16cid:paraId="3BE2FF09" w16cid:durableId="2BA91F69"/>
  <w16cid:commentId w16cid:paraId="0A195391" w16cid:durableId="2BA920C8"/>
  <w16cid:commentId w16cid:paraId="351E0ED3" w16cid:durableId="2BA21C65"/>
  <w16cid:commentId w16cid:paraId="62FDDFD7" w16cid:durableId="2BA920F7"/>
  <w16cid:commentId w16cid:paraId="45760796" w16cid:durableId="2BA92135"/>
  <w16cid:commentId w16cid:paraId="3B577F8C" w16cid:durableId="2BA7A6E6"/>
  <w16cid:commentId w16cid:paraId="6F914751" w16cid:durableId="2BA9226C"/>
  <w16cid:commentId w16cid:paraId="6725B7F6" w16cid:durableId="2BA92349"/>
  <w16cid:commentId w16cid:paraId="498C8ADD" w16cid:durableId="2BA923A3"/>
  <w16cid:commentId w16cid:paraId="1BFB2A4C" w16cid:durableId="2B9A2E70"/>
  <w16cid:commentId w16cid:paraId="29F36F23" w16cid:durableId="2BA92496"/>
  <w16cid:commentId w16cid:paraId="59BFF31B" w16cid:durableId="2BA7BC05"/>
  <w16cid:commentId w16cid:paraId="3917A6D3" w16cid:durableId="2BA92533"/>
  <w16cid:commentId w16cid:paraId="6B3EA9E5" w16cid:durableId="2B966A63"/>
  <w16cid:commentId w16cid:paraId="2779B5BC" w16cid:durableId="2B9A2BBA"/>
  <w16cid:commentId w16cid:paraId="3CA64BBE" w16cid:durableId="2BA926CA"/>
  <w16cid:commentId w16cid:paraId="62C1ACA9" w16cid:durableId="2BA92716"/>
  <w16cid:commentId w16cid:paraId="53A311CE" w16cid:durableId="2BA929C6"/>
  <w16cid:commentId w16cid:paraId="6FE606C1" w16cid:durableId="2BBA3BFB"/>
  <w16cid:commentId w16cid:paraId="22E84F35" w16cid:durableId="2BA928E5"/>
  <w16cid:commentId w16cid:paraId="5372B61D" w16cid:durableId="2BBA3AAF"/>
  <w16cid:commentId w16cid:paraId="0F176BCF" w16cid:durableId="2BBA3AF6"/>
  <w16cid:commentId w16cid:paraId="6FE314C3" w16cid:durableId="2BA92982"/>
  <w16cid:commentId w16cid:paraId="705CF0F9" w16cid:durableId="2BBA3B74"/>
  <w16cid:commentId w16cid:paraId="2237C3E5" w16cid:durableId="2BBA3B79"/>
  <w16cid:commentId w16cid:paraId="017BFFDA" w16cid:durableId="2BA92AD7"/>
  <w16cid:commentId w16cid:paraId="30C60822" w16cid:durableId="2BA92BD2"/>
  <w16cid:commentId w16cid:paraId="5AE87F10" w16cid:durableId="2B9A28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8A629" w14:textId="77777777" w:rsidR="00AE52B3" w:rsidRDefault="00AE52B3" w:rsidP="00E102C3">
      <w:r>
        <w:separator/>
      </w:r>
    </w:p>
    <w:p w14:paraId="3CBB234C" w14:textId="77777777" w:rsidR="00AE52B3" w:rsidRDefault="00AE52B3" w:rsidP="00E102C3"/>
  </w:endnote>
  <w:endnote w:type="continuationSeparator" w:id="0">
    <w:p w14:paraId="02B3DAF3" w14:textId="77777777" w:rsidR="00AE52B3" w:rsidRDefault="00AE52B3" w:rsidP="00E102C3">
      <w:r>
        <w:continuationSeparator/>
      </w:r>
    </w:p>
    <w:p w14:paraId="48E35B24" w14:textId="77777777" w:rsidR="00AE52B3" w:rsidRDefault="00AE52B3" w:rsidP="00E102C3"/>
  </w:endnote>
  <w:endnote w:type="continuationNotice" w:id="1">
    <w:p w14:paraId="21FD9ECC" w14:textId="77777777" w:rsidR="00AE52B3" w:rsidRDefault="00AE52B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D41279A" w14:paraId="16C95B3E" w14:textId="77777777" w:rsidTr="7D41279A">
      <w:trPr>
        <w:trHeight w:val="300"/>
      </w:trPr>
      <w:tc>
        <w:tcPr>
          <w:tcW w:w="3120" w:type="dxa"/>
        </w:tcPr>
        <w:p w14:paraId="081EFFAA" w14:textId="5323AFB3" w:rsidR="7D41279A" w:rsidRDefault="7D41279A" w:rsidP="7D41279A">
          <w:pPr>
            <w:pStyle w:val="Kopfzeile"/>
            <w:ind w:left="-115"/>
          </w:pPr>
        </w:p>
      </w:tc>
      <w:tc>
        <w:tcPr>
          <w:tcW w:w="3120" w:type="dxa"/>
        </w:tcPr>
        <w:p w14:paraId="040F6534" w14:textId="4946AF57" w:rsidR="7D41279A" w:rsidRDefault="7D41279A" w:rsidP="7D41279A">
          <w:pPr>
            <w:pStyle w:val="Kopfzeile"/>
            <w:jc w:val="center"/>
          </w:pPr>
        </w:p>
      </w:tc>
      <w:tc>
        <w:tcPr>
          <w:tcW w:w="3120" w:type="dxa"/>
        </w:tcPr>
        <w:p w14:paraId="15A71D40" w14:textId="3286DCC4" w:rsidR="7D41279A" w:rsidRDefault="7D41279A" w:rsidP="7D41279A">
          <w:pPr>
            <w:pStyle w:val="Kopfzeile"/>
            <w:ind w:right="-115"/>
            <w:jc w:val="right"/>
          </w:pPr>
        </w:p>
      </w:tc>
    </w:tr>
  </w:tbl>
  <w:p w14:paraId="27573963" w14:textId="3C870CFC" w:rsidR="007F3347" w:rsidRDefault="007F33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9A852" w14:textId="77777777" w:rsidR="00AE52B3" w:rsidRDefault="00AE52B3" w:rsidP="00E102C3">
      <w:r>
        <w:separator/>
      </w:r>
    </w:p>
    <w:p w14:paraId="2D6B38BE" w14:textId="77777777" w:rsidR="00AE52B3" w:rsidRDefault="00AE52B3" w:rsidP="00E102C3"/>
  </w:footnote>
  <w:footnote w:type="continuationSeparator" w:id="0">
    <w:p w14:paraId="32710E27" w14:textId="77777777" w:rsidR="00AE52B3" w:rsidRDefault="00AE52B3" w:rsidP="00E102C3">
      <w:r>
        <w:continuationSeparator/>
      </w:r>
    </w:p>
    <w:p w14:paraId="3638B13B" w14:textId="77777777" w:rsidR="00AE52B3" w:rsidRDefault="00AE52B3" w:rsidP="00E102C3"/>
  </w:footnote>
  <w:footnote w:type="continuationNotice" w:id="1">
    <w:p w14:paraId="23F351AF" w14:textId="77777777" w:rsidR="00AE52B3" w:rsidRDefault="00AE52B3">
      <w:pPr>
        <w:spacing w:line="240" w:lineRule="auto"/>
      </w:pPr>
    </w:p>
  </w:footnote>
  <w:footnote w:id="2">
    <w:p w14:paraId="7C44E54B" w14:textId="77777777" w:rsidR="00212824" w:rsidRPr="00C423D6" w:rsidRDefault="00212824" w:rsidP="00212824">
      <w:pPr>
        <w:pStyle w:val="Funotentext"/>
        <w:rPr>
          <w:rFonts w:ascii="Times New Roman" w:hAnsi="Times New Roman" w:cs="Times New Roman"/>
        </w:rPr>
      </w:pPr>
      <w:r w:rsidRPr="004512FF">
        <w:rPr>
          <w:rStyle w:val="Funotenzeichen"/>
        </w:rPr>
        <w:footnoteRef/>
      </w:r>
      <w:r w:rsidRPr="00C423D6">
        <w:rPr>
          <w:rFonts w:ascii="Times New Roman" w:hAnsi="Times New Roman" w:cs="Times New Roman"/>
        </w:rPr>
        <w:t xml:space="preserve"> As our focus was on gaze behavior directed toward the disruptive </w:t>
      </w:r>
      <w:r>
        <w:rPr>
          <w:rFonts w:ascii="Times New Roman" w:hAnsi="Times New Roman" w:cs="Times New Roman"/>
        </w:rPr>
        <w:t>student</w:t>
      </w:r>
      <w:r w:rsidRPr="00C423D6">
        <w:rPr>
          <w:rFonts w:ascii="Times New Roman" w:hAnsi="Times New Roman" w:cs="Times New Roman"/>
        </w:rPr>
        <w:t xml:space="preserve">, instances where the gaze was already fixated on the disruptive </w:t>
      </w:r>
      <w:r>
        <w:rPr>
          <w:rFonts w:ascii="Times New Roman" w:hAnsi="Times New Roman" w:cs="Times New Roman"/>
        </w:rPr>
        <w:t>student, when the event started,</w:t>
      </w:r>
      <w:r w:rsidRPr="00C423D6">
        <w:rPr>
          <w:rFonts w:ascii="Times New Roman" w:hAnsi="Times New Roman" w:cs="Times New Roman"/>
        </w:rPr>
        <w:t xml:space="preserve"> were excluded from the analysis.</w:t>
      </w:r>
    </w:p>
  </w:footnote>
  <w:footnote w:id="3">
    <w:p w14:paraId="61284FFF" w14:textId="77777777" w:rsidR="00212824" w:rsidRPr="00C423D6" w:rsidRDefault="00212824" w:rsidP="00212824">
      <w:pPr>
        <w:pStyle w:val="Funotentext"/>
      </w:pPr>
      <w:r w:rsidRPr="004512FF">
        <w:rPr>
          <w:rStyle w:val="Funotenzeichen"/>
        </w:rPr>
        <w:footnoteRef/>
      </w:r>
      <w:r w:rsidRPr="00C423D6">
        <w:rPr>
          <w:rFonts w:ascii="Times New Roman" w:hAnsi="Times New Roman" w:cs="Times New Roman"/>
        </w:rPr>
        <w:t xml:space="preserve"> Fixation times beyond 30 seconds were excluded, as they exceeded the duration of the scripted disruptions.</w:t>
      </w:r>
    </w:p>
  </w:footnote>
  <w:footnote w:id="4">
    <w:p w14:paraId="5CFAC2B8" w14:textId="77777777" w:rsidR="0009048A" w:rsidRPr="00FA1ED8" w:rsidRDefault="0009048A" w:rsidP="0009048A">
      <w:pPr>
        <w:pStyle w:val="Funotentext"/>
      </w:pPr>
      <w:r w:rsidRPr="004512FF">
        <w:rPr>
          <w:rStyle w:val="Funotenzeichen"/>
        </w:rPr>
        <w:footnoteRef/>
      </w:r>
      <w:r>
        <w:t xml:space="preserve"> </w:t>
      </w:r>
      <w:r w:rsidRPr="00FA1ED8">
        <w:rPr>
          <w:rFonts w:ascii="Times New Roman" w:hAnsi="Times New Roman" w:cs="Times New Roman"/>
        </w:rPr>
        <w:t>The percentage of fixation duration was used as the primary measure, as it offered a more intuitive visualization of attention distribution over time</w:t>
      </w:r>
      <w:r>
        <w:rPr>
          <w:rFonts w:ascii="Times New Roman" w:hAnsi="Times New Roman" w:cs="Times New Roman"/>
        </w:rPr>
        <w:t xml:space="preserve"> (</w:t>
      </w:r>
      <w:r w:rsidRPr="008F27F0">
        <w:rPr>
          <w:rFonts w:ascii="Times New Roman" w:hAnsi="Times New Roman" w:cs="Times New Roman"/>
          <w:highlight w:val="yellow"/>
        </w:rPr>
        <w:t>see Appendix C, Figure C1</w:t>
      </w:r>
      <w:r w:rsidRPr="008F27F0">
        <w:rPr>
          <w:rFonts w:ascii="Times New Roman" w:hAnsi="Times New Roman" w:cs="Times New Roman"/>
          <w:highlight w:val="yellow"/>
        </w:rPr>
        <w:annotationRef/>
      </w:r>
      <w:r>
        <w:rPr>
          <w:rFonts w:ascii="Times New Roman" w:hAnsi="Times New Roman" w:cs="Times New Roman"/>
        </w:rPr>
        <w:t xml:space="preserve">  for the </w:t>
      </w:r>
      <w:r w:rsidRPr="00E67061">
        <w:rPr>
          <w:rFonts w:ascii="Times New Roman" w:hAnsi="Times New Roman" w:cs="Times New Roman"/>
        </w:rPr>
        <w:t>percentage for fixation numbers</w:t>
      </w:r>
      <w:r>
        <w:rPr>
          <w:rFonts w:ascii="Times New Roman" w:hAnsi="Times New Roman" w:cs="Times New Roman"/>
        </w:rPr>
        <w:t>).</w:t>
      </w:r>
    </w:p>
  </w:footnote>
  <w:footnote w:id="5">
    <w:p w14:paraId="20C3C0EC" w14:textId="1247829C" w:rsidR="0051346D" w:rsidRPr="0051346D" w:rsidRDefault="0051346D">
      <w:pPr>
        <w:pStyle w:val="Funotentext"/>
      </w:pPr>
      <w:r w:rsidRPr="004512FF">
        <w:rPr>
          <w:rStyle w:val="Funotenzeichen"/>
        </w:rPr>
        <w:footnoteRef/>
      </w:r>
      <w:r>
        <w:t xml:space="preserve"> </w:t>
      </w:r>
      <w:r w:rsidR="007B5C80" w:rsidRPr="007B5C80">
        <w:rPr>
          <w:rFonts w:ascii="Times New Roman" w:hAnsi="Times New Roman" w:cs="Times New Roman"/>
        </w:rPr>
        <w:t>Before conducting the analysis, 21.33% of data points were excluded because the participant either did not fixate on the disruption or had fixation times of zero or longer than 30 seconds, exceeding the defined threshold</w:t>
      </w:r>
      <w:r w:rsidR="007B5C80">
        <w:rPr>
          <w:rFonts w:ascii="Times New Roman" w:hAnsi="Times New Roman" w:cs="Times New Roman"/>
        </w:rPr>
        <w:t xml:space="preserve"> </w:t>
      </w:r>
      <w:r w:rsidR="005B6569">
        <w:rPr>
          <w:rFonts w:ascii="Times New Roman" w:hAnsi="Times New Roman" w:cs="Times New Roman"/>
        </w:rPr>
        <w:t>(see Data Analysis)</w:t>
      </w:r>
      <w:r w:rsidRPr="0051346D">
        <w:rPr>
          <w:rFonts w:ascii="Times New Roman" w:hAnsi="Times New Roman" w:cs="Times New Roman"/>
        </w:rPr>
        <w:t>.</w:t>
      </w:r>
      <w:r w:rsidR="00F15A57">
        <w:rPr>
          <w:rFonts w:ascii="Times New Roman" w:hAnsi="Times New Roman" w:cs="Times New Roman"/>
        </w:rPr>
        <w:t xml:space="preserve"> </w:t>
      </w:r>
      <w:r w:rsidR="00F15A57" w:rsidRPr="00F15A57">
        <w:rPr>
          <w:rFonts w:ascii="Times New Roman" w:hAnsi="Times New Roman" w:cs="Times New Roman"/>
        </w:rPr>
        <w:t>Removing them ensured a focus on meaningful and interpretable gaze detection times.</w:t>
      </w:r>
    </w:p>
  </w:footnote>
  <w:footnote w:id="6">
    <w:p w14:paraId="179764DD" w14:textId="113F7B7E" w:rsidR="00831A49" w:rsidRPr="00831A49" w:rsidRDefault="00831A49">
      <w:pPr>
        <w:pStyle w:val="Funotentext"/>
        <w:rPr>
          <w:rFonts w:ascii="Times New Roman" w:hAnsi="Times New Roman" w:cs="Times New Roman"/>
        </w:rPr>
      </w:pPr>
      <w:r w:rsidRPr="004512FF">
        <w:rPr>
          <w:rStyle w:val="Funotenzeichen"/>
        </w:rPr>
        <w:footnoteRef/>
      </w:r>
      <w:r w:rsidRPr="00831A49">
        <w:rPr>
          <w:rFonts w:ascii="Times New Roman" w:hAnsi="Times New Roman" w:cs="Times New Roman"/>
        </w:rPr>
        <w:t xml:space="preserve"> </w:t>
      </w:r>
      <w:r w:rsidR="003F6116" w:rsidRPr="003F6116">
        <w:rPr>
          <w:rFonts w:ascii="Times New Roman" w:hAnsi="Times New Roman" w:cs="Times New Roman"/>
        </w:rPr>
        <w:t xml:space="preserve">See </w:t>
      </w:r>
      <w:r w:rsidR="003F6116" w:rsidRPr="004766DD">
        <w:rPr>
          <w:rFonts w:ascii="Times New Roman" w:hAnsi="Times New Roman" w:cs="Times New Roman"/>
          <w:highlight w:val="yellow"/>
        </w:rPr>
        <w:t>Appendix D (Table D1)</w:t>
      </w:r>
      <w:r w:rsidR="003F6116" w:rsidRPr="003F6116">
        <w:rPr>
          <w:rFonts w:ascii="Times New Roman" w:hAnsi="Times New Roman" w:cs="Times New Roman"/>
        </w:rPr>
        <w:t xml:space="preserve"> for a correlation table including all gaze </w:t>
      </w:r>
      <w:r w:rsidR="004766DD">
        <w:rPr>
          <w:rFonts w:ascii="Times New Roman" w:hAnsi="Times New Roman" w:cs="Times New Roman"/>
        </w:rPr>
        <w:t xml:space="preserve">behavior measures </w:t>
      </w:r>
      <w:r w:rsidR="003D650E">
        <w:rPr>
          <w:rFonts w:ascii="Times New Roman" w:hAnsi="Times New Roman" w:cs="Times New Roman"/>
        </w:rPr>
        <w:t xml:space="preserve">and classroom management measures </w:t>
      </w:r>
      <w:r w:rsidR="004766DD">
        <w:rPr>
          <w:rFonts w:ascii="Times New Roman" w:hAnsi="Times New Roman" w:cs="Times New Roman"/>
        </w:rPr>
        <w:t>for all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7286383"/>
      <w:docPartObj>
        <w:docPartGallery w:val="Page Numbers (Top of Page)"/>
        <w:docPartUnique/>
      </w:docPartObj>
    </w:sdtPr>
    <w:sdtEndPr>
      <w:rPr>
        <w:rFonts w:ascii="Times New Roman" w:hAnsi="Times New Roman" w:cs="Times New Roman"/>
      </w:rPr>
    </w:sdtEndPr>
    <w:sdtContent>
      <w:p w14:paraId="1CE7028B" w14:textId="2B8427CC" w:rsidR="007B42B7" w:rsidRPr="007B42B7" w:rsidRDefault="007B42B7" w:rsidP="007B42B7">
        <w:pPr>
          <w:pStyle w:val="Kopfzeile"/>
          <w:jc w:val="right"/>
          <w:rPr>
            <w:rFonts w:ascii="Times New Roman" w:hAnsi="Times New Roman" w:cs="Times New Roman"/>
          </w:rPr>
        </w:pPr>
        <w:r w:rsidRPr="007B42B7">
          <w:rPr>
            <w:rFonts w:ascii="Times New Roman" w:hAnsi="Times New Roman" w:cs="Times New Roman"/>
          </w:rPr>
          <w:fldChar w:fldCharType="begin"/>
        </w:r>
        <w:r w:rsidRPr="007B42B7">
          <w:rPr>
            <w:rFonts w:ascii="Times New Roman" w:hAnsi="Times New Roman" w:cs="Times New Roman"/>
          </w:rPr>
          <w:instrText>PAGE   \* MERGEFORMAT</w:instrText>
        </w:r>
        <w:r w:rsidRPr="007B42B7">
          <w:rPr>
            <w:rFonts w:ascii="Times New Roman" w:hAnsi="Times New Roman" w:cs="Times New Roman"/>
          </w:rPr>
          <w:fldChar w:fldCharType="separate"/>
        </w:r>
        <w:r w:rsidRPr="007B42B7">
          <w:rPr>
            <w:rFonts w:ascii="Times New Roman" w:hAnsi="Times New Roman" w:cs="Times New Roman"/>
            <w:lang w:val="de-DE"/>
          </w:rPr>
          <w:t>2</w:t>
        </w:r>
        <w:r w:rsidRPr="007B42B7">
          <w:rPr>
            <w:rFonts w:ascii="Times New Roman" w:hAnsi="Times New Roman" w:cs="Times New Roman"/>
          </w:rPr>
          <w:fldChar w:fldCharType="end"/>
        </w:r>
      </w:p>
    </w:sdtContent>
  </w:sdt>
  <w:p w14:paraId="4676793A" w14:textId="30BC7C2C" w:rsidR="00EC63D6" w:rsidRPr="007B42B7" w:rsidRDefault="007B42B7" w:rsidP="00E102C3">
    <w:pPr>
      <w:pStyle w:val="Kopfzeile"/>
      <w:rPr>
        <w:rFonts w:ascii="Times New Roman" w:hAnsi="Times New Roman" w:cs="Times New Roman"/>
        <w:szCs w:val="22"/>
      </w:rPr>
    </w:pPr>
    <w:r w:rsidRPr="007B42B7">
      <w:rPr>
        <w:rFonts w:ascii="Times New Roman" w:hAnsi="Times New Roman" w:cs="Times New Roman"/>
        <w:szCs w:val="22"/>
      </w:rPr>
      <w:t>EXPERTISE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7DA5"/>
    <w:multiLevelType w:val="multilevel"/>
    <w:tmpl w:val="E89C69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2E6D49"/>
    <w:multiLevelType w:val="multilevel"/>
    <w:tmpl w:val="E89C69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640294"/>
    <w:multiLevelType w:val="multilevel"/>
    <w:tmpl w:val="0FE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32AEF"/>
    <w:multiLevelType w:val="multilevel"/>
    <w:tmpl w:val="974E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719DB"/>
    <w:multiLevelType w:val="hybridMultilevel"/>
    <w:tmpl w:val="4AB80D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6706EF3"/>
    <w:multiLevelType w:val="hybridMultilevel"/>
    <w:tmpl w:val="1EB69A4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A6C4DDE"/>
    <w:multiLevelType w:val="multilevel"/>
    <w:tmpl w:val="10CE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9040C"/>
    <w:multiLevelType w:val="hybridMultilevel"/>
    <w:tmpl w:val="59FC8C64"/>
    <w:lvl w:ilvl="0" w:tplc="04070011">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24825641"/>
    <w:multiLevelType w:val="hybridMultilevel"/>
    <w:tmpl w:val="9078BB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535261E"/>
    <w:multiLevelType w:val="hybridMultilevel"/>
    <w:tmpl w:val="22EC215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5387E3B"/>
    <w:multiLevelType w:val="hybridMultilevel"/>
    <w:tmpl w:val="3642D59E"/>
    <w:lvl w:ilvl="0" w:tplc="04070011">
      <w:start w:val="1"/>
      <w:numFmt w:val="decimal"/>
      <w:lvlText w:val="%1)"/>
      <w:lvlJc w:val="left"/>
      <w:pPr>
        <w:ind w:left="360" w:hanging="360"/>
      </w:pPr>
      <w:rPr>
        <w:rFonts w:hint="default"/>
        <w:color w:val="auto"/>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2853212D"/>
    <w:multiLevelType w:val="multilevel"/>
    <w:tmpl w:val="E89C69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E2B7073"/>
    <w:multiLevelType w:val="hybridMultilevel"/>
    <w:tmpl w:val="ECECA1C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4C10890"/>
    <w:multiLevelType w:val="multilevel"/>
    <w:tmpl w:val="6EB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92DAD"/>
    <w:multiLevelType w:val="hybridMultilevel"/>
    <w:tmpl w:val="C90EAE3C"/>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46D77B0F"/>
    <w:multiLevelType w:val="hybridMultilevel"/>
    <w:tmpl w:val="9D7E58F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7E26BE3"/>
    <w:multiLevelType w:val="multilevel"/>
    <w:tmpl w:val="878A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20480B"/>
    <w:multiLevelType w:val="hybridMultilevel"/>
    <w:tmpl w:val="47EC7B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C5A60C3"/>
    <w:multiLevelType w:val="hybridMultilevel"/>
    <w:tmpl w:val="0C5ED1BC"/>
    <w:lvl w:ilvl="0" w:tplc="9AE6F914">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604A463C"/>
    <w:multiLevelType w:val="multilevel"/>
    <w:tmpl w:val="4A4EFA3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62A364AB"/>
    <w:multiLevelType w:val="hybridMultilevel"/>
    <w:tmpl w:val="5A6082E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38402E5"/>
    <w:multiLevelType w:val="multilevel"/>
    <w:tmpl w:val="7C5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1197F"/>
    <w:multiLevelType w:val="multilevel"/>
    <w:tmpl w:val="AAB43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0"/>
  </w:num>
  <w:num w:numId="3">
    <w:abstractNumId w:val="5"/>
  </w:num>
  <w:num w:numId="4">
    <w:abstractNumId w:val="12"/>
  </w:num>
  <w:num w:numId="5">
    <w:abstractNumId w:val="15"/>
  </w:num>
  <w:num w:numId="6">
    <w:abstractNumId w:val="4"/>
  </w:num>
  <w:num w:numId="7">
    <w:abstractNumId w:val="0"/>
  </w:num>
  <w:num w:numId="8">
    <w:abstractNumId w:val="1"/>
  </w:num>
  <w:num w:numId="9">
    <w:abstractNumId w:val="11"/>
  </w:num>
  <w:num w:numId="10">
    <w:abstractNumId w:val="16"/>
  </w:num>
  <w:num w:numId="11">
    <w:abstractNumId w:val="7"/>
  </w:num>
  <w:num w:numId="12">
    <w:abstractNumId w:val="10"/>
  </w:num>
  <w:num w:numId="13">
    <w:abstractNumId w:val="8"/>
  </w:num>
  <w:num w:numId="14">
    <w:abstractNumId w:val="9"/>
  </w:num>
  <w:num w:numId="15">
    <w:abstractNumId w:val="23"/>
  </w:num>
  <w:num w:numId="16">
    <w:abstractNumId w:val="18"/>
  </w:num>
  <w:num w:numId="17">
    <w:abstractNumId w:val="6"/>
  </w:num>
  <w:num w:numId="18">
    <w:abstractNumId w:val="2"/>
  </w:num>
  <w:num w:numId="19">
    <w:abstractNumId w:val="3"/>
  </w:num>
  <w:num w:numId="20">
    <w:abstractNumId w:val="22"/>
  </w:num>
  <w:num w:numId="21">
    <w:abstractNumId w:val="13"/>
  </w:num>
  <w:num w:numId="22">
    <w:abstractNumId w:val="17"/>
  </w:num>
  <w:num w:numId="23">
    <w:abstractNumId w:val="21"/>
  </w:num>
  <w:num w:numId="2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dy Klatt">
    <w15:presenceInfo w15:providerId="Windows Live" w15:userId="505858402c07da9d"/>
  </w15:person>
  <w15:person w15:author="Deiglmayr, Anne">
    <w15:presenceInfo w15:providerId="AD" w15:userId="S-1-5-21-2361800232-213331468-3115616407-190289"/>
  </w15:person>
  <w15:person w15:author="Lotz, Christin">
    <w15:presenceInfo w15:providerId="AD" w15:userId="S-1-5-21-2361800232-213331468-3115616407-311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C3"/>
    <w:rsid w:val="000000F8"/>
    <w:rsid w:val="000000FC"/>
    <w:rsid w:val="000003FE"/>
    <w:rsid w:val="00001B51"/>
    <w:rsid w:val="000053EB"/>
    <w:rsid w:val="00005C49"/>
    <w:rsid w:val="00005F16"/>
    <w:rsid w:val="000064B8"/>
    <w:rsid w:val="00006918"/>
    <w:rsid w:val="00006F14"/>
    <w:rsid w:val="00007196"/>
    <w:rsid w:val="000075B4"/>
    <w:rsid w:val="00007930"/>
    <w:rsid w:val="00007EE1"/>
    <w:rsid w:val="0001120A"/>
    <w:rsid w:val="000115EE"/>
    <w:rsid w:val="00011842"/>
    <w:rsid w:val="00011A5F"/>
    <w:rsid w:val="00011C0A"/>
    <w:rsid w:val="00012E7B"/>
    <w:rsid w:val="00013C2F"/>
    <w:rsid w:val="0001570C"/>
    <w:rsid w:val="00015A52"/>
    <w:rsid w:val="00017709"/>
    <w:rsid w:val="0002038B"/>
    <w:rsid w:val="00021863"/>
    <w:rsid w:val="000218D0"/>
    <w:rsid w:val="00021C9E"/>
    <w:rsid w:val="00023276"/>
    <w:rsid w:val="00023EB1"/>
    <w:rsid w:val="00023F33"/>
    <w:rsid w:val="000251D5"/>
    <w:rsid w:val="000257C7"/>
    <w:rsid w:val="00025902"/>
    <w:rsid w:val="0002597B"/>
    <w:rsid w:val="000265BA"/>
    <w:rsid w:val="000270E7"/>
    <w:rsid w:val="00027743"/>
    <w:rsid w:val="00027D49"/>
    <w:rsid w:val="000315B3"/>
    <w:rsid w:val="000325AB"/>
    <w:rsid w:val="00033065"/>
    <w:rsid w:val="00033CFF"/>
    <w:rsid w:val="00035031"/>
    <w:rsid w:val="000363C0"/>
    <w:rsid w:val="000377D9"/>
    <w:rsid w:val="0003794B"/>
    <w:rsid w:val="000413E6"/>
    <w:rsid w:val="00041FB5"/>
    <w:rsid w:val="0004230D"/>
    <w:rsid w:val="00042C3A"/>
    <w:rsid w:val="0004320C"/>
    <w:rsid w:val="00043575"/>
    <w:rsid w:val="00043713"/>
    <w:rsid w:val="00043932"/>
    <w:rsid w:val="000442C9"/>
    <w:rsid w:val="00044457"/>
    <w:rsid w:val="000459A1"/>
    <w:rsid w:val="00045FE6"/>
    <w:rsid w:val="000475ED"/>
    <w:rsid w:val="000478AE"/>
    <w:rsid w:val="00047BB8"/>
    <w:rsid w:val="00047EDD"/>
    <w:rsid w:val="00051337"/>
    <w:rsid w:val="00051BD9"/>
    <w:rsid w:val="00052D4D"/>
    <w:rsid w:val="000533E9"/>
    <w:rsid w:val="00053FB8"/>
    <w:rsid w:val="000542E6"/>
    <w:rsid w:val="00054D2E"/>
    <w:rsid w:val="00055B3A"/>
    <w:rsid w:val="00055EBE"/>
    <w:rsid w:val="00056488"/>
    <w:rsid w:val="0005674A"/>
    <w:rsid w:val="00056A71"/>
    <w:rsid w:val="00057D2C"/>
    <w:rsid w:val="00060CC4"/>
    <w:rsid w:val="00061062"/>
    <w:rsid w:val="00061D18"/>
    <w:rsid w:val="000626C4"/>
    <w:rsid w:val="00063F67"/>
    <w:rsid w:val="000643EA"/>
    <w:rsid w:val="000646CA"/>
    <w:rsid w:val="00064DDA"/>
    <w:rsid w:val="000650BA"/>
    <w:rsid w:val="0006576D"/>
    <w:rsid w:val="00066475"/>
    <w:rsid w:val="00070592"/>
    <w:rsid w:val="000720A0"/>
    <w:rsid w:val="00073180"/>
    <w:rsid w:val="0007360B"/>
    <w:rsid w:val="00073832"/>
    <w:rsid w:val="00074DC1"/>
    <w:rsid w:val="00074F77"/>
    <w:rsid w:val="0007548A"/>
    <w:rsid w:val="00075BF0"/>
    <w:rsid w:val="00075D38"/>
    <w:rsid w:val="00076281"/>
    <w:rsid w:val="00076A2C"/>
    <w:rsid w:val="00077C08"/>
    <w:rsid w:val="0008031E"/>
    <w:rsid w:val="00080587"/>
    <w:rsid w:val="000828CA"/>
    <w:rsid w:val="00083FCC"/>
    <w:rsid w:val="00085171"/>
    <w:rsid w:val="00085298"/>
    <w:rsid w:val="00085748"/>
    <w:rsid w:val="000868A2"/>
    <w:rsid w:val="00086C94"/>
    <w:rsid w:val="000900E9"/>
    <w:rsid w:val="0009048A"/>
    <w:rsid w:val="00090CDD"/>
    <w:rsid w:val="0009146D"/>
    <w:rsid w:val="00092297"/>
    <w:rsid w:val="000928A3"/>
    <w:rsid w:val="00093153"/>
    <w:rsid w:val="00093260"/>
    <w:rsid w:val="000948D1"/>
    <w:rsid w:val="00094996"/>
    <w:rsid w:val="00094DAA"/>
    <w:rsid w:val="00095759"/>
    <w:rsid w:val="000957C6"/>
    <w:rsid w:val="00095A74"/>
    <w:rsid w:val="0009623B"/>
    <w:rsid w:val="0009631F"/>
    <w:rsid w:val="0009643A"/>
    <w:rsid w:val="00096EC7"/>
    <w:rsid w:val="00097278"/>
    <w:rsid w:val="00097997"/>
    <w:rsid w:val="000A08B4"/>
    <w:rsid w:val="000A0E7C"/>
    <w:rsid w:val="000A1209"/>
    <w:rsid w:val="000A2DE7"/>
    <w:rsid w:val="000A379B"/>
    <w:rsid w:val="000A5A29"/>
    <w:rsid w:val="000A5FFE"/>
    <w:rsid w:val="000A66A8"/>
    <w:rsid w:val="000A67B0"/>
    <w:rsid w:val="000A6CAF"/>
    <w:rsid w:val="000A7152"/>
    <w:rsid w:val="000A7AF5"/>
    <w:rsid w:val="000A7D00"/>
    <w:rsid w:val="000A7DA3"/>
    <w:rsid w:val="000B06C9"/>
    <w:rsid w:val="000B2A7A"/>
    <w:rsid w:val="000B3030"/>
    <w:rsid w:val="000B3FB2"/>
    <w:rsid w:val="000B6646"/>
    <w:rsid w:val="000B6ED6"/>
    <w:rsid w:val="000B73D5"/>
    <w:rsid w:val="000B73E1"/>
    <w:rsid w:val="000C0275"/>
    <w:rsid w:val="000C1291"/>
    <w:rsid w:val="000C1808"/>
    <w:rsid w:val="000C1F4F"/>
    <w:rsid w:val="000C27B5"/>
    <w:rsid w:val="000C2A6B"/>
    <w:rsid w:val="000C2AA7"/>
    <w:rsid w:val="000C2E37"/>
    <w:rsid w:val="000C31B3"/>
    <w:rsid w:val="000C5CD2"/>
    <w:rsid w:val="000C6346"/>
    <w:rsid w:val="000C64B8"/>
    <w:rsid w:val="000D01B9"/>
    <w:rsid w:val="000D0C8D"/>
    <w:rsid w:val="000D15C8"/>
    <w:rsid w:val="000D5027"/>
    <w:rsid w:val="000D5316"/>
    <w:rsid w:val="000D577D"/>
    <w:rsid w:val="000D654D"/>
    <w:rsid w:val="000D66BC"/>
    <w:rsid w:val="000D7686"/>
    <w:rsid w:val="000D7DBB"/>
    <w:rsid w:val="000E0616"/>
    <w:rsid w:val="000E106D"/>
    <w:rsid w:val="000E1800"/>
    <w:rsid w:val="000E3D6F"/>
    <w:rsid w:val="000E4F04"/>
    <w:rsid w:val="000E6594"/>
    <w:rsid w:val="000E6FB3"/>
    <w:rsid w:val="000E71EA"/>
    <w:rsid w:val="000E7667"/>
    <w:rsid w:val="000E78E3"/>
    <w:rsid w:val="000E7BD6"/>
    <w:rsid w:val="000F1F38"/>
    <w:rsid w:val="000F3599"/>
    <w:rsid w:val="000F3E92"/>
    <w:rsid w:val="000F4166"/>
    <w:rsid w:val="000F4799"/>
    <w:rsid w:val="000F6AEF"/>
    <w:rsid w:val="000F6B3F"/>
    <w:rsid w:val="000F6BB7"/>
    <w:rsid w:val="000F7714"/>
    <w:rsid w:val="000F7749"/>
    <w:rsid w:val="000F78F1"/>
    <w:rsid w:val="001007D7"/>
    <w:rsid w:val="001009E9"/>
    <w:rsid w:val="00102103"/>
    <w:rsid w:val="00102D21"/>
    <w:rsid w:val="001038E9"/>
    <w:rsid w:val="00103A39"/>
    <w:rsid w:val="00104158"/>
    <w:rsid w:val="001043B9"/>
    <w:rsid w:val="00105880"/>
    <w:rsid w:val="00106B5D"/>
    <w:rsid w:val="00107902"/>
    <w:rsid w:val="00107944"/>
    <w:rsid w:val="00107E8C"/>
    <w:rsid w:val="00110437"/>
    <w:rsid w:val="00112EBA"/>
    <w:rsid w:val="00113D7E"/>
    <w:rsid w:val="00114401"/>
    <w:rsid w:val="00114554"/>
    <w:rsid w:val="001156AC"/>
    <w:rsid w:val="00115CA9"/>
    <w:rsid w:val="001201BF"/>
    <w:rsid w:val="00120442"/>
    <w:rsid w:val="00120A65"/>
    <w:rsid w:val="00122B25"/>
    <w:rsid w:val="0012374E"/>
    <w:rsid w:val="00123C09"/>
    <w:rsid w:val="001246F9"/>
    <w:rsid w:val="001248A1"/>
    <w:rsid w:val="00124E6D"/>
    <w:rsid w:val="00125B49"/>
    <w:rsid w:val="00125C3C"/>
    <w:rsid w:val="001263C3"/>
    <w:rsid w:val="0012687D"/>
    <w:rsid w:val="0012701A"/>
    <w:rsid w:val="00130A3E"/>
    <w:rsid w:val="00131A10"/>
    <w:rsid w:val="00131F9F"/>
    <w:rsid w:val="00131FAD"/>
    <w:rsid w:val="00132939"/>
    <w:rsid w:val="00133045"/>
    <w:rsid w:val="0013325D"/>
    <w:rsid w:val="001333B9"/>
    <w:rsid w:val="00133F73"/>
    <w:rsid w:val="00134908"/>
    <w:rsid w:val="00135116"/>
    <w:rsid w:val="00136020"/>
    <w:rsid w:val="00140CA6"/>
    <w:rsid w:val="00142AE8"/>
    <w:rsid w:val="00142E76"/>
    <w:rsid w:val="00143635"/>
    <w:rsid w:val="001437B3"/>
    <w:rsid w:val="00146C9B"/>
    <w:rsid w:val="00147635"/>
    <w:rsid w:val="001504F8"/>
    <w:rsid w:val="00151D62"/>
    <w:rsid w:val="0015208A"/>
    <w:rsid w:val="00153807"/>
    <w:rsid w:val="00153A3D"/>
    <w:rsid w:val="001544DD"/>
    <w:rsid w:val="0015515C"/>
    <w:rsid w:val="001559E4"/>
    <w:rsid w:val="00156666"/>
    <w:rsid w:val="00156CD8"/>
    <w:rsid w:val="00157B3C"/>
    <w:rsid w:val="00160361"/>
    <w:rsid w:val="00161C27"/>
    <w:rsid w:val="00162C01"/>
    <w:rsid w:val="00162EE6"/>
    <w:rsid w:val="0016320D"/>
    <w:rsid w:val="0016499C"/>
    <w:rsid w:val="00165B1B"/>
    <w:rsid w:val="00166444"/>
    <w:rsid w:val="00167027"/>
    <w:rsid w:val="00167179"/>
    <w:rsid w:val="001678FA"/>
    <w:rsid w:val="00167BAE"/>
    <w:rsid w:val="00167C26"/>
    <w:rsid w:val="00167CB7"/>
    <w:rsid w:val="00167F5B"/>
    <w:rsid w:val="00170C89"/>
    <w:rsid w:val="00170D39"/>
    <w:rsid w:val="0017154C"/>
    <w:rsid w:val="00171FB6"/>
    <w:rsid w:val="001740A1"/>
    <w:rsid w:val="00175E16"/>
    <w:rsid w:val="00177102"/>
    <w:rsid w:val="001802D7"/>
    <w:rsid w:val="00180430"/>
    <w:rsid w:val="001806CC"/>
    <w:rsid w:val="001807C7"/>
    <w:rsid w:val="00181412"/>
    <w:rsid w:val="00182066"/>
    <w:rsid w:val="001824C1"/>
    <w:rsid w:val="001825E9"/>
    <w:rsid w:val="00183262"/>
    <w:rsid w:val="0018383C"/>
    <w:rsid w:val="00184B4C"/>
    <w:rsid w:val="0018538D"/>
    <w:rsid w:val="001854CC"/>
    <w:rsid w:val="0018600F"/>
    <w:rsid w:val="00186434"/>
    <w:rsid w:val="00186984"/>
    <w:rsid w:val="001878EA"/>
    <w:rsid w:val="00191480"/>
    <w:rsid w:val="0019381D"/>
    <w:rsid w:val="00193901"/>
    <w:rsid w:val="00193C8B"/>
    <w:rsid w:val="00194C14"/>
    <w:rsid w:val="00194C57"/>
    <w:rsid w:val="00195184"/>
    <w:rsid w:val="00197A3C"/>
    <w:rsid w:val="00197DFD"/>
    <w:rsid w:val="001A027C"/>
    <w:rsid w:val="001A0997"/>
    <w:rsid w:val="001A3FBE"/>
    <w:rsid w:val="001A4121"/>
    <w:rsid w:val="001A436E"/>
    <w:rsid w:val="001A47C2"/>
    <w:rsid w:val="001A50B7"/>
    <w:rsid w:val="001A52DF"/>
    <w:rsid w:val="001A544E"/>
    <w:rsid w:val="001A6792"/>
    <w:rsid w:val="001A712A"/>
    <w:rsid w:val="001A7230"/>
    <w:rsid w:val="001A7877"/>
    <w:rsid w:val="001B06C8"/>
    <w:rsid w:val="001B0834"/>
    <w:rsid w:val="001B12C1"/>
    <w:rsid w:val="001B19BE"/>
    <w:rsid w:val="001B1E56"/>
    <w:rsid w:val="001B29C1"/>
    <w:rsid w:val="001B3075"/>
    <w:rsid w:val="001B3150"/>
    <w:rsid w:val="001B3B2A"/>
    <w:rsid w:val="001B4EE9"/>
    <w:rsid w:val="001B5080"/>
    <w:rsid w:val="001B7706"/>
    <w:rsid w:val="001B7CD9"/>
    <w:rsid w:val="001B7F0B"/>
    <w:rsid w:val="001C02E0"/>
    <w:rsid w:val="001C12C0"/>
    <w:rsid w:val="001C1C88"/>
    <w:rsid w:val="001C2344"/>
    <w:rsid w:val="001C29B0"/>
    <w:rsid w:val="001C4829"/>
    <w:rsid w:val="001C4CDF"/>
    <w:rsid w:val="001C554E"/>
    <w:rsid w:val="001C5725"/>
    <w:rsid w:val="001C5E35"/>
    <w:rsid w:val="001C6737"/>
    <w:rsid w:val="001C7CA5"/>
    <w:rsid w:val="001C7F49"/>
    <w:rsid w:val="001D00DC"/>
    <w:rsid w:val="001D0E3B"/>
    <w:rsid w:val="001D1D25"/>
    <w:rsid w:val="001D2472"/>
    <w:rsid w:val="001D2C6F"/>
    <w:rsid w:val="001D3051"/>
    <w:rsid w:val="001D4310"/>
    <w:rsid w:val="001D47E5"/>
    <w:rsid w:val="001D5623"/>
    <w:rsid w:val="001D5F37"/>
    <w:rsid w:val="001D6361"/>
    <w:rsid w:val="001D6A04"/>
    <w:rsid w:val="001D6D9D"/>
    <w:rsid w:val="001D6E56"/>
    <w:rsid w:val="001D772A"/>
    <w:rsid w:val="001D7F11"/>
    <w:rsid w:val="001E060F"/>
    <w:rsid w:val="001E0B66"/>
    <w:rsid w:val="001E0F70"/>
    <w:rsid w:val="001E1952"/>
    <w:rsid w:val="001E2710"/>
    <w:rsid w:val="001E3F2D"/>
    <w:rsid w:val="001E45F8"/>
    <w:rsid w:val="001E470C"/>
    <w:rsid w:val="001E4E30"/>
    <w:rsid w:val="001E4EFD"/>
    <w:rsid w:val="001E61A4"/>
    <w:rsid w:val="001E6EE9"/>
    <w:rsid w:val="001E743F"/>
    <w:rsid w:val="001E7569"/>
    <w:rsid w:val="001E7830"/>
    <w:rsid w:val="001E7B6F"/>
    <w:rsid w:val="001F0012"/>
    <w:rsid w:val="001F0C2D"/>
    <w:rsid w:val="001F0C8D"/>
    <w:rsid w:val="001F19CB"/>
    <w:rsid w:val="001F1EF2"/>
    <w:rsid w:val="001F20D7"/>
    <w:rsid w:val="001F2224"/>
    <w:rsid w:val="001F228F"/>
    <w:rsid w:val="001F29E3"/>
    <w:rsid w:val="001F3D80"/>
    <w:rsid w:val="001F4175"/>
    <w:rsid w:val="001F4468"/>
    <w:rsid w:val="001F464C"/>
    <w:rsid w:val="001F468D"/>
    <w:rsid w:val="001F4777"/>
    <w:rsid w:val="001F4788"/>
    <w:rsid w:val="001F4D12"/>
    <w:rsid w:val="001F5086"/>
    <w:rsid w:val="0020038D"/>
    <w:rsid w:val="00201437"/>
    <w:rsid w:val="00202B49"/>
    <w:rsid w:val="00203386"/>
    <w:rsid w:val="0020338B"/>
    <w:rsid w:val="002035AD"/>
    <w:rsid w:val="00203AA4"/>
    <w:rsid w:val="00204334"/>
    <w:rsid w:val="00204B6B"/>
    <w:rsid w:val="002050A6"/>
    <w:rsid w:val="00205D64"/>
    <w:rsid w:val="002068FD"/>
    <w:rsid w:val="00206F8D"/>
    <w:rsid w:val="00207B37"/>
    <w:rsid w:val="002100E2"/>
    <w:rsid w:val="0021018D"/>
    <w:rsid w:val="00211B56"/>
    <w:rsid w:val="00211D07"/>
    <w:rsid w:val="00211F10"/>
    <w:rsid w:val="00212824"/>
    <w:rsid w:val="00213717"/>
    <w:rsid w:val="00213D88"/>
    <w:rsid w:val="00213F0D"/>
    <w:rsid w:val="00215C69"/>
    <w:rsid w:val="002168CD"/>
    <w:rsid w:val="002169E6"/>
    <w:rsid w:val="0021772D"/>
    <w:rsid w:val="00217D65"/>
    <w:rsid w:val="00217F96"/>
    <w:rsid w:val="0022005D"/>
    <w:rsid w:val="0022062E"/>
    <w:rsid w:val="00221181"/>
    <w:rsid w:val="002216B9"/>
    <w:rsid w:val="00222052"/>
    <w:rsid w:val="00222100"/>
    <w:rsid w:val="00222A35"/>
    <w:rsid w:val="00223BFF"/>
    <w:rsid w:val="00223F0B"/>
    <w:rsid w:val="002240C9"/>
    <w:rsid w:val="00224408"/>
    <w:rsid w:val="002255F0"/>
    <w:rsid w:val="002263FC"/>
    <w:rsid w:val="00226B68"/>
    <w:rsid w:val="00226F34"/>
    <w:rsid w:val="002272D2"/>
    <w:rsid w:val="00230AFF"/>
    <w:rsid w:val="00234569"/>
    <w:rsid w:val="00234A36"/>
    <w:rsid w:val="00234A84"/>
    <w:rsid w:val="00234B6C"/>
    <w:rsid w:val="002353AB"/>
    <w:rsid w:val="0023578D"/>
    <w:rsid w:val="002357BD"/>
    <w:rsid w:val="00236E04"/>
    <w:rsid w:val="0023707A"/>
    <w:rsid w:val="0023736F"/>
    <w:rsid w:val="00240757"/>
    <w:rsid w:val="002409D6"/>
    <w:rsid w:val="00241AC9"/>
    <w:rsid w:val="00241CE3"/>
    <w:rsid w:val="00242431"/>
    <w:rsid w:val="002425E0"/>
    <w:rsid w:val="00243366"/>
    <w:rsid w:val="00243547"/>
    <w:rsid w:val="00243626"/>
    <w:rsid w:val="002443EB"/>
    <w:rsid w:val="00244A81"/>
    <w:rsid w:val="00244E4B"/>
    <w:rsid w:val="00246433"/>
    <w:rsid w:val="002478D1"/>
    <w:rsid w:val="00250E79"/>
    <w:rsid w:val="00251A05"/>
    <w:rsid w:val="00251F19"/>
    <w:rsid w:val="00252040"/>
    <w:rsid w:val="0025255F"/>
    <w:rsid w:val="00252D30"/>
    <w:rsid w:val="002530C5"/>
    <w:rsid w:val="002530FD"/>
    <w:rsid w:val="00255E78"/>
    <w:rsid w:val="002566BE"/>
    <w:rsid w:val="00257476"/>
    <w:rsid w:val="00257A5E"/>
    <w:rsid w:val="00257FEA"/>
    <w:rsid w:val="0026096A"/>
    <w:rsid w:val="002624D3"/>
    <w:rsid w:val="002625A5"/>
    <w:rsid w:val="0026411C"/>
    <w:rsid w:val="002663B8"/>
    <w:rsid w:val="00266BE7"/>
    <w:rsid w:val="002726FA"/>
    <w:rsid w:val="002727C8"/>
    <w:rsid w:val="00273ADB"/>
    <w:rsid w:val="002749C2"/>
    <w:rsid w:val="00274D4E"/>
    <w:rsid w:val="002759DF"/>
    <w:rsid w:val="0027612D"/>
    <w:rsid w:val="002768F7"/>
    <w:rsid w:val="00276D49"/>
    <w:rsid w:val="00276DB0"/>
    <w:rsid w:val="002777BF"/>
    <w:rsid w:val="00280D5A"/>
    <w:rsid w:val="00283D76"/>
    <w:rsid w:val="00285801"/>
    <w:rsid w:val="002859F1"/>
    <w:rsid w:val="0028607B"/>
    <w:rsid w:val="00286455"/>
    <w:rsid w:val="00287B00"/>
    <w:rsid w:val="00287C35"/>
    <w:rsid w:val="00290013"/>
    <w:rsid w:val="00290A3E"/>
    <w:rsid w:val="00290C63"/>
    <w:rsid w:val="0029125E"/>
    <w:rsid w:val="00291E36"/>
    <w:rsid w:val="0029237C"/>
    <w:rsid w:val="002923C6"/>
    <w:rsid w:val="002927CE"/>
    <w:rsid w:val="00293074"/>
    <w:rsid w:val="0029513F"/>
    <w:rsid w:val="002965E5"/>
    <w:rsid w:val="00296CF5"/>
    <w:rsid w:val="002973BC"/>
    <w:rsid w:val="002975AD"/>
    <w:rsid w:val="00297AFE"/>
    <w:rsid w:val="00297CAA"/>
    <w:rsid w:val="002A02F9"/>
    <w:rsid w:val="002A0530"/>
    <w:rsid w:val="002A0996"/>
    <w:rsid w:val="002A18AB"/>
    <w:rsid w:val="002A3C6F"/>
    <w:rsid w:val="002A3C81"/>
    <w:rsid w:val="002A3EE5"/>
    <w:rsid w:val="002A408D"/>
    <w:rsid w:val="002A4450"/>
    <w:rsid w:val="002A4F59"/>
    <w:rsid w:val="002A50CB"/>
    <w:rsid w:val="002A6855"/>
    <w:rsid w:val="002A6E1F"/>
    <w:rsid w:val="002A6F75"/>
    <w:rsid w:val="002B0548"/>
    <w:rsid w:val="002B0F9D"/>
    <w:rsid w:val="002B2117"/>
    <w:rsid w:val="002B2391"/>
    <w:rsid w:val="002B34F3"/>
    <w:rsid w:val="002B56EF"/>
    <w:rsid w:val="002B6473"/>
    <w:rsid w:val="002B69AF"/>
    <w:rsid w:val="002C0E8D"/>
    <w:rsid w:val="002C1212"/>
    <w:rsid w:val="002C12EB"/>
    <w:rsid w:val="002C18D1"/>
    <w:rsid w:val="002C1A1A"/>
    <w:rsid w:val="002C1F59"/>
    <w:rsid w:val="002C211E"/>
    <w:rsid w:val="002C2186"/>
    <w:rsid w:val="002C32ED"/>
    <w:rsid w:val="002C34BC"/>
    <w:rsid w:val="002C41B0"/>
    <w:rsid w:val="002C51FC"/>
    <w:rsid w:val="002C52FE"/>
    <w:rsid w:val="002C5F2C"/>
    <w:rsid w:val="002C6546"/>
    <w:rsid w:val="002D0D46"/>
    <w:rsid w:val="002D1D14"/>
    <w:rsid w:val="002D3CD3"/>
    <w:rsid w:val="002D46FF"/>
    <w:rsid w:val="002D48DD"/>
    <w:rsid w:val="002D4EEC"/>
    <w:rsid w:val="002D64F1"/>
    <w:rsid w:val="002D6522"/>
    <w:rsid w:val="002D686C"/>
    <w:rsid w:val="002D6E3B"/>
    <w:rsid w:val="002D6EA3"/>
    <w:rsid w:val="002D7DA2"/>
    <w:rsid w:val="002D7E93"/>
    <w:rsid w:val="002E11F7"/>
    <w:rsid w:val="002E187C"/>
    <w:rsid w:val="002E1A0C"/>
    <w:rsid w:val="002E2C54"/>
    <w:rsid w:val="002E4344"/>
    <w:rsid w:val="002E49E5"/>
    <w:rsid w:val="002E4FFA"/>
    <w:rsid w:val="002E5B48"/>
    <w:rsid w:val="002E5BA2"/>
    <w:rsid w:val="002E7BCF"/>
    <w:rsid w:val="002F04BB"/>
    <w:rsid w:val="002F04F8"/>
    <w:rsid w:val="002F06C2"/>
    <w:rsid w:val="002F28B7"/>
    <w:rsid w:val="002F3CAF"/>
    <w:rsid w:val="002F4959"/>
    <w:rsid w:val="002F4C4B"/>
    <w:rsid w:val="002F4EE0"/>
    <w:rsid w:val="002F5057"/>
    <w:rsid w:val="002F5907"/>
    <w:rsid w:val="002F6198"/>
    <w:rsid w:val="002F6753"/>
    <w:rsid w:val="002F6A10"/>
    <w:rsid w:val="002F7347"/>
    <w:rsid w:val="002F7501"/>
    <w:rsid w:val="002F7518"/>
    <w:rsid w:val="002F7641"/>
    <w:rsid w:val="0030116C"/>
    <w:rsid w:val="00301C61"/>
    <w:rsid w:val="00302E11"/>
    <w:rsid w:val="00303171"/>
    <w:rsid w:val="00303776"/>
    <w:rsid w:val="00303C06"/>
    <w:rsid w:val="00304AE7"/>
    <w:rsid w:val="00305899"/>
    <w:rsid w:val="003063B6"/>
    <w:rsid w:val="00306574"/>
    <w:rsid w:val="003072A0"/>
    <w:rsid w:val="0030771F"/>
    <w:rsid w:val="00311AE5"/>
    <w:rsid w:val="003120E6"/>
    <w:rsid w:val="0031387D"/>
    <w:rsid w:val="00313E54"/>
    <w:rsid w:val="003140AA"/>
    <w:rsid w:val="00315709"/>
    <w:rsid w:val="00315A14"/>
    <w:rsid w:val="003166C3"/>
    <w:rsid w:val="00322A54"/>
    <w:rsid w:val="00322E90"/>
    <w:rsid w:val="00324402"/>
    <w:rsid w:val="0032546B"/>
    <w:rsid w:val="003257F9"/>
    <w:rsid w:val="00326B49"/>
    <w:rsid w:val="00327270"/>
    <w:rsid w:val="003274EE"/>
    <w:rsid w:val="00327853"/>
    <w:rsid w:val="00327EEC"/>
    <w:rsid w:val="003312A4"/>
    <w:rsid w:val="00331FC3"/>
    <w:rsid w:val="0033200C"/>
    <w:rsid w:val="003325A6"/>
    <w:rsid w:val="0033291A"/>
    <w:rsid w:val="003332D8"/>
    <w:rsid w:val="00333588"/>
    <w:rsid w:val="0033418B"/>
    <w:rsid w:val="00334D54"/>
    <w:rsid w:val="00334D7B"/>
    <w:rsid w:val="00335069"/>
    <w:rsid w:val="00335915"/>
    <w:rsid w:val="00335CFA"/>
    <w:rsid w:val="00335E17"/>
    <w:rsid w:val="0033651E"/>
    <w:rsid w:val="00336604"/>
    <w:rsid w:val="003367E9"/>
    <w:rsid w:val="00340295"/>
    <w:rsid w:val="003409D1"/>
    <w:rsid w:val="00340AE8"/>
    <w:rsid w:val="0034141C"/>
    <w:rsid w:val="0034182B"/>
    <w:rsid w:val="00341CCC"/>
    <w:rsid w:val="00342C89"/>
    <w:rsid w:val="00343166"/>
    <w:rsid w:val="00343A48"/>
    <w:rsid w:val="00343FFD"/>
    <w:rsid w:val="0034519D"/>
    <w:rsid w:val="00345BD7"/>
    <w:rsid w:val="00345DED"/>
    <w:rsid w:val="00346072"/>
    <w:rsid w:val="003463F7"/>
    <w:rsid w:val="00346EDB"/>
    <w:rsid w:val="003474A0"/>
    <w:rsid w:val="003507C6"/>
    <w:rsid w:val="003511F5"/>
    <w:rsid w:val="00351A67"/>
    <w:rsid w:val="0035201C"/>
    <w:rsid w:val="003528BA"/>
    <w:rsid w:val="0035374E"/>
    <w:rsid w:val="00353863"/>
    <w:rsid w:val="003542F2"/>
    <w:rsid w:val="003551AB"/>
    <w:rsid w:val="003562A1"/>
    <w:rsid w:val="00356876"/>
    <w:rsid w:val="00357698"/>
    <w:rsid w:val="00357FA5"/>
    <w:rsid w:val="003612AE"/>
    <w:rsid w:val="00361B8F"/>
    <w:rsid w:val="00362681"/>
    <w:rsid w:val="0036274E"/>
    <w:rsid w:val="00362D96"/>
    <w:rsid w:val="003640C6"/>
    <w:rsid w:val="003649CB"/>
    <w:rsid w:val="00364BB9"/>
    <w:rsid w:val="003656AB"/>
    <w:rsid w:val="0036594D"/>
    <w:rsid w:val="00365ACF"/>
    <w:rsid w:val="00365B15"/>
    <w:rsid w:val="00365C1B"/>
    <w:rsid w:val="00366A12"/>
    <w:rsid w:val="00367564"/>
    <w:rsid w:val="00371182"/>
    <w:rsid w:val="003712F4"/>
    <w:rsid w:val="0037151C"/>
    <w:rsid w:val="00371ADF"/>
    <w:rsid w:val="003723EA"/>
    <w:rsid w:val="00374237"/>
    <w:rsid w:val="00374868"/>
    <w:rsid w:val="00374C0C"/>
    <w:rsid w:val="00376335"/>
    <w:rsid w:val="00380264"/>
    <w:rsid w:val="00380850"/>
    <w:rsid w:val="0038199D"/>
    <w:rsid w:val="00381C86"/>
    <w:rsid w:val="00382198"/>
    <w:rsid w:val="0038322E"/>
    <w:rsid w:val="00383E9D"/>
    <w:rsid w:val="00384E9D"/>
    <w:rsid w:val="00385036"/>
    <w:rsid w:val="0038704D"/>
    <w:rsid w:val="00387498"/>
    <w:rsid w:val="003876CA"/>
    <w:rsid w:val="0039003C"/>
    <w:rsid w:val="0039084A"/>
    <w:rsid w:val="00391141"/>
    <w:rsid w:val="00391DD8"/>
    <w:rsid w:val="0039268B"/>
    <w:rsid w:val="0039595F"/>
    <w:rsid w:val="00395FD6"/>
    <w:rsid w:val="00396577"/>
    <w:rsid w:val="00396A34"/>
    <w:rsid w:val="0039772C"/>
    <w:rsid w:val="003978C1"/>
    <w:rsid w:val="00397C4F"/>
    <w:rsid w:val="003A08C2"/>
    <w:rsid w:val="003A0C70"/>
    <w:rsid w:val="003A2F36"/>
    <w:rsid w:val="003A3821"/>
    <w:rsid w:val="003A4EEE"/>
    <w:rsid w:val="003A6C60"/>
    <w:rsid w:val="003A71C8"/>
    <w:rsid w:val="003A7F7C"/>
    <w:rsid w:val="003B0188"/>
    <w:rsid w:val="003B03BF"/>
    <w:rsid w:val="003B097A"/>
    <w:rsid w:val="003B1CB7"/>
    <w:rsid w:val="003B20D6"/>
    <w:rsid w:val="003B25BF"/>
    <w:rsid w:val="003B3468"/>
    <w:rsid w:val="003B47A4"/>
    <w:rsid w:val="003B48B3"/>
    <w:rsid w:val="003B61A9"/>
    <w:rsid w:val="003B6444"/>
    <w:rsid w:val="003B68AC"/>
    <w:rsid w:val="003C0037"/>
    <w:rsid w:val="003C1C70"/>
    <w:rsid w:val="003C1D00"/>
    <w:rsid w:val="003C215B"/>
    <w:rsid w:val="003C22EA"/>
    <w:rsid w:val="003C2850"/>
    <w:rsid w:val="003C297B"/>
    <w:rsid w:val="003C40BA"/>
    <w:rsid w:val="003C411A"/>
    <w:rsid w:val="003C5C48"/>
    <w:rsid w:val="003C62E3"/>
    <w:rsid w:val="003C70D1"/>
    <w:rsid w:val="003C724B"/>
    <w:rsid w:val="003C7AC7"/>
    <w:rsid w:val="003D0208"/>
    <w:rsid w:val="003D1A70"/>
    <w:rsid w:val="003D2045"/>
    <w:rsid w:val="003D2237"/>
    <w:rsid w:val="003D2B62"/>
    <w:rsid w:val="003D434B"/>
    <w:rsid w:val="003D58B6"/>
    <w:rsid w:val="003D650E"/>
    <w:rsid w:val="003D7369"/>
    <w:rsid w:val="003E05FD"/>
    <w:rsid w:val="003E0DA1"/>
    <w:rsid w:val="003E0E1E"/>
    <w:rsid w:val="003E1BB9"/>
    <w:rsid w:val="003E22A3"/>
    <w:rsid w:val="003E29BD"/>
    <w:rsid w:val="003E334B"/>
    <w:rsid w:val="003E374D"/>
    <w:rsid w:val="003E4321"/>
    <w:rsid w:val="003E4E08"/>
    <w:rsid w:val="003E52CD"/>
    <w:rsid w:val="003E70CA"/>
    <w:rsid w:val="003E7695"/>
    <w:rsid w:val="003F1DC5"/>
    <w:rsid w:val="003F2AC0"/>
    <w:rsid w:val="003F4226"/>
    <w:rsid w:val="003F4556"/>
    <w:rsid w:val="003F4C37"/>
    <w:rsid w:val="003F6116"/>
    <w:rsid w:val="003F6712"/>
    <w:rsid w:val="00401866"/>
    <w:rsid w:val="00401872"/>
    <w:rsid w:val="004019B3"/>
    <w:rsid w:val="00401A08"/>
    <w:rsid w:val="00401D0B"/>
    <w:rsid w:val="004023D1"/>
    <w:rsid w:val="00403249"/>
    <w:rsid w:val="00403390"/>
    <w:rsid w:val="00404261"/>
    <w:rsid w:val="004045A0"/>
    <w:rsid w:val="00404BA6"/>
    <w:rsid w:val="00404D82"/>
    <w:rsid w:val="0040638D"/>
    <w:rsid w:val="00406F86"/>
    <w:rsid w:val="00406FA2"/>
    <w:rsid w:val="00407581"/>
    <w:rsid w:val="004075B8"/>
    <w:rsid w:val="004079A1"/>
    <w:rsid w:val="00407DA4"/>
    <w:rsid w:val="004102B0"/>
    <w:rsid w:val="00410648"/>
    <w:rsid w:val="0041149B"/>
    <w:rsid w:val="00411A0D"/>
    <w:rsid w:val="004121D1"/>
    <w:rsid w:val="00412AD9"/>
    <w:rsid w:val="004131EE"/>
    <w:rsid w:val="004136DB"/>
    <w:rsid w:val="00413799"/>
    <w:rsid w:val="00414A49"/>
    <w:rsid w:val="00414DE7"/>
    <w:rsid w:val="00416392"/>
    <w:rsid w:val="00416EEA"/>
    <w:rsid w:val="004172EC"/>
    <w:rsid w:val="00417BBB"/>
    <w:rsid w:val="0042029A"/>
    <w:rsid w:val="00420761"/>
    <w:rsid w:val="004209A1"/>
    <w:rsid w:val="00421074"/>
    <w:rsid w:val="00421D4A"/>
    <w:rsid w:val="00422D8E"/>
    <w:rsid w:val="00422DC9"/>
    <w:rsid w:val="004232F5"/>
    <w:rsid w:val="00425BBF"/>
    <w:rsid w:val="00425C56"/>
    <w:rsid w:val="00426090"/>
    <w:rsid w:val="00426BCA"/>
    <w:rsid w:val="00427358"/>
    <w:rsid w:val="00430077"/>
    <w:rsid w:val="004309B4"/>
    <w:rsid w:val="004309E1"/>
    <w:rsid w:val="0043146E"/>
    <w:rsid w:val="00431D00"/>
    <w:rsid w:val="00432340"/>
    <w:rsid w:val="0043329E"/>
    <w:rsid w:val="004348FF"/>
    <w:rsid w:val="00435015"/>
    <w:rsid w:val="00435FD5"/>
    <w:rsid w:val="00441050"/>
    <w:rsid w:val="0044139D"/>
    <w:rsid w:val="0044269B"/>
    <w:rsid w:val="00442A26"/>
    <w:rsid w:val="00445135"/>
    <w:rsid w:val="00445500"/>
    <w:rsid w:val="00445751"/>
    <w:rsid w:val="00447B65"/>
    <w:rsid w:val="00450EC6"/>
    <w:rsid w:val="00451014"/>
    <w:rsid w:val="004512FF"/>
    <w:rsid w:val="004526BC"/>
    <w:rsid w:val="004531C6"/>
    <w:rsid w:val="0045343E"/>
    <w:rsid w:val="00453CA7"/>
    <w:rsid w:val="00454EC6"/>
    <w:rsid w:val="00457EE9"/>
    <w:rsid w:val="00457F8B"/>
    <w:rsid w:val="0046015F"/>
    <w:rsid w:val="00460EAB"/>
    <w:rsid w:val="004620EE"/>
    <w:rsid w:val="00462878"/>
    <w:rsid w:val="00462DCB"/>
    <w:rsid w:val="004632E0"/>
    <w:rsid w:val="00463BBA"/>
    <w:rsid w:val="00465D2C"/>
    <w:rsid w:val="00467899"/>
    <w:rsid w:val="00467C1D"/>
    <w:rsid w:val="00470816"/>
    <w:rsid w:val="00470BC1"/>
    <w:rsid w:val="004718E7"/>
    <w:rsid w:val="00472492"/>
    <w:rsid w:val="004727E5"/>
    <w:rsid w:val="004727E9"/>
    <w:rsid w:val="0047458D"/>
    <w:rsid w:val="00475FFE"/>
    <w:rsid w:val="004766DD"/>
    <w:rsid w:val="00476A99"/>
    <w:rsid w:val="00476B52"/>
    <w:rsid w:val="00477945"/>
    <w:rsid w:val="00477F49"/>
    <w:rsid w:val="00480102"/>
    <w:rsid w:val="004809A5"/>
    <w:rsid w:val="00480E8F"/>
    <w:rsid w:val="00481814"/>
    <w:rsid w:val="004821BA"/>
    <w:rsid w:val="00483037"/>
    <w:rsid w:val="00484338"/>
    <w:rsid w:val="00484F4A"/>
    <w:rsid w:val="00486077"/>
    <w:rsid w:val="00486B99"/>
    <w:rsid w:val="00487109"/>
    <w:rsid w:val="0048783C"/>
    <w:rsid w:val="0049021E"/>
    <w:rsid w:val="00490288"/>
    <w:rsid w:val="00490975"/>
    <w:rsid w:val="00490A60"/>
    <w:rsid w:val="00491EF1"/>
    <w:rsid w:val="004924CA"/>
    <w:rsid w:val="004926CF"/>
    <w:rsid w:val="004934A8"/>
    <w:rsid w:val="00493FFD"/>
    <w:rsid w:val="00494677"/>
    <w:rsid w:val="00494B4D"/>
    <w:rsid w:val="00496083"/>
    <w:rsid w:val="00497187"/>
    <w:rsid w:val="0049758E"/>
    <w:rsid w:val="0049784B"/>
    <w:rsid w:val="004A1044"/>
    <w:rsid w:val="004A123E"/>
    <w:rsid w:val="004A1D3D"/>
    <w:rsid w:val="004A2010"/>
    <w:rsid w:val="004A25BE"/>
    <w:rsid w:val="004A3049"/>
    <w:rsid w:val="004A4B15"/>
    <w:rsid w:val="004A53CE"/>
    <w:rsid w:val="004A5B62"/>
    <w:rsid w:val="004A65F6"/>
    <w:rsid w:val="004A6E37"/>
    <w:rsid w:val="004A7F2C"/>
    <w:rsid w:val="004B0012"/>
    <w:rsid w:val="004B20CE"/>
    <w:rsid w:val="004B21F0"/>
    <w:rsid w:val="004B25A3"/>
    <w:rsid w:val="004B274A"/>
    <w:rsid w:val="004B3715"/>
    <w:rsid w:val="004B3D74"/>
    <w:rsid w:val="004B3FF2"/>
    <w:rsid w:val="004B4194"/>
    <w:rsid w:val="004B4367"/>
    <w:rsid w:val="004B45D8"/>
    <w:rsid w:val="004B46D1"/>
    <w:rsid w:val="004B4BE2"/>
    <w:rsid w:val="004B5CBC"/>
    <w:rsid w:val="004B64D8"/>
    <w:rsid w:val="004B793F"/>
    <w:rsid w:val="004C043E"/>
    <w:rsid w:val="004C1188"/>
    <w:rsid w:val="004C17B9"/>
    <w:rsid w:val="004C3040"/>
    <w:rsid w:val="004C4BC8"/>
    <w:rsid w:val="004C4C15"/>
    <w:rsid w:val="004C560E"/>
    <w:rsid w:val="004C700C"/>
    <w:rsid w:val="004D01F1"/>
    <w:rsid w:val="004D0813"/>
    <w:rsid w:val="004D1059"/>
    <w:rsid w:val="004D1C17"/>
    <w:rsid w:val="004D23EA"/>
    <w:rsid w:val="004D3900"/>
    <w:rsid w:val="004D3AAC"/>
    <w:rsid w:val="004D3AEC"/>
    <w:rsid w:val="004D5C82"/>
    <w:rsid w:val="004D634C"/>
    <w:rsid w:val="004D7274"/>
    <w:rsid w:val="004E17B1"/>
    <w:rsid w:val="004E34EA"/>
    <w:rsid w:val="004E3984"/>
    <w:rsid w:val="004E3C65"/>
    <w:rsid w:val="004E4279"/>
    <w:rsid w:val="004E45F2"/>
    <w:rsid w:val="004E4731"/>
    <w:rsid w:val="004E47AC"/>
    <w:rsid w:val="004E4CB2"/>
    <w:rsid w:val="004E5260"/>
    <w:rsid w:val="004E53DD"/>
    <w:rsid w:val="004E56A8"/>
    <w:rsid w:val="004E602A"/>
    <w:rsid w:val="004E6A96"/>
    <w:rsid w:val="004E6B89"/>
    <w:rsid w:val="004E6DEC"/>
    <w:rsid w:val="004E7395"/>
    <w:rsid w:val="004E7527"/>
    <w:rsid w:val="004E76A8"/>
    <w:rsid w:val="004F0FFF"/>
    <w:rsid w:val="004F1668"/>
    <w:rsid w:val="004F1A80"/>
    <w:rsid w:val="004F21F7"/>
    <w:rsid w:val="004F25BB"/>
    <w:rsid w:val="004F2BC8"/>
    <w:rsid w:val="004F2BD6"/>
    <w:rsid w:val="004F441E"/>
    <w:rsid w:val="004F52E5"/>
    <w:rsid w:val="004F58B0"/>
    <w:rsid w:val="004F61E4"/>
    <w:rsid w:val="004F63CE"/>
    <w:rsid w:val="004F677F"/>
    <w:rsid w:val="004F6F80"/>
    <w:rsid w:val="004F7522"/>
    <w:rsid w:val="005003F1"/>
    <w:rsid w:val="00500AF2"/>
    <w:rsid w:val="00500DE2"/>
    <w:rsid w:val="00500EB3"/>
    <w:rsid w:val="0050132A"/>
    <w:rsid w:val="00502697"/>
    <w:rsid w:val="00502D2B"/>
    <w:rsid w:val="005044FF"/>
    <w:rsid w:val="00504CFD"/>
    <w:rsid w:val="00505711"/>
    <w:rsid w:val="00505B4F"/>
    <w:rsid w:val="00505BFF"/>
    <w:rsid w:val="00506FE7"/>
    <w:rsid w:val="00507BE8"/>
    <w:rsid w:val="00511E4A"/>
    <w:rsid w:val="0051240B"/>
    <w:rsid w:val="0051346D"/>
    <w:rsid w:val="0051386A"/>
    <w:rsid w:val="00514267"/>
    <w:rsid w:val="00515ACD"/>
    <w:rsid w:val="00515ADE"/>
    <w:rsid w:val="0051642E"/>
    <w:rsid w:val="0051720B"/>
    <w:rsid w:val="00517272"/>
    <w:rsid w:val="00520416"/>
    <w:rsid w:val="00520A55"/>
    <w:rsid w:val="00520B4B"/>
    <w:rsid w:val="005224AC"/>
    <w:rsid w:val="00522656"/>
    <w:rsid w:val="005234F9"/>
    <w:rsid w:val="00523544"/>
    <w:rsid w:val="00523B6B"/>
    <w:rsid w:val="00523ED4"/>
    <w:rsid w:val="00525330"/>
    <w:rsid w:val="00526287"/>
    <w:rsid w:val="005265B6"/>
    <w:rsid w:val="0052673C"/>
    <w:rsid w:val="005277EF"/>
    <w:rsid w:val="00527C29"/>
    <w:rsid w:val="00530784"/>
    <w:rsid w:val="005328EC"/>
    <w:rsid w:val="005337F9"/>
    <w:rsid w:val="0053428F"/>
    <w:rsid w:val="005343E9"/>
    <w:rsid w:val="0053442A"/>
    <w:rsid w:val="005362D7"/>
    <w:rsid w:val="00536A0D"/>
    <w:rsid w:val="005403EC"/>
    <w:rsid w:val="00540642"/>
    <w:rsid w:val="00540A1D"/>
    <w:rsid w:val="00540B53"/>
    <w:rsid w:val="00540FC4"/>
    <w:rsid w:val="00541124"/>
    <w:rsid w:val="005433BC"/>
    <w:rsid w:val="005437DB"/>
    <w:rsid w:val="0054478E"/>
    <w:rsid w:val="0054535A"/>
    <w:rsid w:val="005460B2"/>
    <w:rsid w:val="00550697"/>
    <w:rsid w:val="00551144"/>
    <w:rsid w:val="00551914"/>
    <w:rsid w:val="00552760"/>
    <w:rsid w:val="00554D88"/>
    <w:rsid w:val="00555C0B"/>
    <w:rsid w:val="00557727"/>
    <w:rsid w:val="00557C7E"/>
    <w:rsid w:val="00557F10"/>
    <w:rsid w:val="005621B9"/>
    <w:rsid w:val="005635E4"/>
    <w:rsid w:val="00563C85"/>
    <w:rsid w:val="00563D94"/>
    <w:rsid w:val="00563ED5"/>
    <w:rsid w:val="005649DC"/>
    <w:rsid w:val="00565523"/>
    <w:rsid w:val="00565F6D"/>
    <w:rsid w:val="00566222"/>
    <w:rsid w:val="0056725B"/>
    <w:rsid w:val="005674C3"/>
    <w:rsid w:val="00570131"/>
    <w:rsid w:val="005708CF"/>
    <w:rsid w:val="0057203B"/>
    <w:rsid w:val="00572621"/>
    <w:rsid w:val="00572AB6"/>
    <w:rsid w:val="0057328B"/>
    <w:rsid w:val="005737E6"/>
    <w:rsid w:val="00573D82"/>
    <w:rsid w:val="00574E71"/>
    <w:rsid w:val="005751C6"/>
    <w:rsid w:val="0057654C"/>
    <w:rsid w:val="005769D0"/>
    <w:rsid w:val="005770AB"/>
    <w:rsid w:val="00577E1C"/>
    <w:rsid w:val="00580D8C"/>
    <w:rsid w:val="00581739"/>
    <w:rsid w:val="00582191"/>
    <w:rsid w:val="0058224E"/>
    <w:rsid w:val="00583BBC"/>
    <w:rsid w:val="00583D5C"/>
    <w:rsid w:val="005851A6"/>
    <w:rsid w:val="00587A01"/>
    <w:rsid w:val="00587DA2"/>
    <w:rsid w:val="00590B48"/>
    <w:rsid w:val="005919A7"/>
    <w:rsid w:val="00591AF4"/>
    <w:rsid w:val="00591D2D"/>
    <w:rsid w:val="0059226A"/>
    <w:rsid w:val="005922A9"/>
    <w:rsid w:val="0059368D"/>
    <w:rsid w:val="00595025"/>
    <w:rsid w:val="0059587A"/>
    <w:rsid w:val="00597451"/>
    <w:rsid w:val="00597B00"/>
    <w:rsid w:val="005A197D"/>
    <w:rsid w:val="005A222A"/>
    <w:rsid w:val="005A2490"/>
    <w:rsid w:val="005A3907"/>
    <w:rsid w:val="005A3BF3"/>
    <w:rsid w:val="005A47F0"/>
    <w:rsid w:val="005A713E"/>
    <w:rsid w:val="005B00BD"/>
    <w:rsid w:val="005B02C8"/>
    <w:rsid w:val="005B089A"/>
    <w:rsid w:val="005B0BE5"/>
    <w:rsid w:val="005B18FE"/>
    <w:rsid w:val="005B3278"/>
    <w:rsid w:val="005B5503"/>
    <w:rsid w:val="005B6569"/>
    <w:rsid w:val="005B7B46"/>
    <w:rsid w:val="005C0C85"/>
    <w:rsid w:val="005C0D94"/>
    <w:rsid w:val="005C10C6"/>
    <w:rsid w:val="005C1310"/>
    <w:rsid w:val="005C32E2"/>
    <w:rsid w:val="005C3342"/>
    <w:rsid w:val="005C4549"/>
    <w:rsid w:val="005C4840"/>
    <w:rsid w:val="005C50B5"/>
    <w:rsid w:val="005C528A"/>
    <w:rsid w:val="005C55B8"/>
    <w:rsid w:val="005C6854"/>
    <w:rsid w:val="005C737E"/>
    <w:rsid w:val="005D0BA6"/>
    <w:rsid w:val="005D1178"/>
    <w:rsid w:val="005D27E2"/>
    <w:rsid w:val="005D2BAB"/>
    <w:rsid w:val="005D351A"/>
    <w:rsid w:val="005D3578"/>
    <w:rsid w:val="005D3F3F"/>
    <w:rsid w:val="005D44A0"/>
    <w:rsid w:val="005D4500"/>
    <w:rsid w:val="005D4F62"/>
    <w:rsid w:val="005D5B16"/>
    <w:rsid w:val="005D5F0F"/>
    <w:rsid w:val="005D620A"/>
    <w:rsid w:val="005D650E"/>
    <w:rsid w:val="005D6A6A"/>
    <w:rsid w:val="005D7557"/>
    <w:rsid w:val="005E0AE4"/>
    <w:rsid w:val="005E1B48"/>
    <w:rsid w:val="005E2247"/>
    <w:rsid w:val="005E276B"/>
    <w:rsid w:val="005E2C36"/>
    <w:rsid w:val="005E3815"/>
    <w:rsid w:val="005E3944"/>
    <w:rsid w:val="005E4313"/>
    <w:rsid w:val="005E478E"/>
    <w:rsid w:val="005E484C"/>
    <w:rsid w:val="005E499D"/>
    <w:rsid w:val="005E5C71"/>
    <w:rsid w:val="005E7564"/>
    <w:rsid w:val="005F05D3"/>
    <w:rsid w:val="005F0BE0"/>
    <w:rsid w:val="005F0ED6"/>
    <w:rsid w:val="005F2D67"/>
    <w:rsid w:val="005F2F3E"/>
    <w:rsid w:val="005F48F8"/>
    <w:rsid w:val="005F4958"/>
    <w:rsid w:val="005F4969"/>
    <w:rsid w:val="005F4B4F"/>
    <w:rsid w:val="005F5153"/>
    <w:rsid w:val="005F5918"/>
    <w:rsid w:val="005F5BAD"/>
    <w:rsid w:val="005F6271"/>
    <w:rsid w:val="005F6739"/>
    <w:rsid w:val="005F6775"/>
    <w:rsid w:val="0060023D"/>
    <w:rsid w:val="006023F3"/>
    <w:rsid w:val="006028BB"/>
    <w:rsid w:val="00602E1C"/>
    <w:rsid w:val="0060380F"/>
    <w:rsid w:val="0060384E"/>
    <w:rsid w:val="00603C2E"/>
    <w:rsid w:val="00603DB7"/>
    <w:rsid w:val="00604D63"/>
    <w:rsid w:val="00605E2C"/>
    <w:rsid w:val="0060620A"/>
    <w:rsid w:val="006064EA"/>
    <w:rsid w:val="006075D4"/>
    <w:rsid w:val="00607CFD"/>
    <w:rsid w:val="006101D2"/>
    <w:rsid w:val="006102E6"/>
    <w:rsid w:val="006103C7"/>
    <w:rsid w:val="00610C51"/>
    <w:rsid w:val="006110AB"/>
    <w:rsid w:val="00611607"/>
    <w:rsid w:val="006116A2"/>
    <w:rsid w:val="006117B0"/>
    <w:rsid w:val="006117EC"/>
    <w:rsid w:val="00611E10"/>
    <w:rsid w:val="00612FEF"/>
    <w:rsid w:val="006131E4"/>
    <w:rsid w:val="006134AA"/>
    <w:rsid w:val="006137FE"/>
    <w:rsid w:val="00616377"/>
    <w:rsid w:val="00616F62"/>
    <w:rsid w:val="0061787C"/>
    <w:rsid w:val="006207DC"/>
    <w:rsid w:val="00621080"/>
    <w:rsid w:val="0062128F"/>
    <w:rsid w:val="00621921"/>
    <w:rsid w:val="006225CF"/>
    <w:rsid w:val="00622DC6"/>
    <w:rsid w:val="0062335D"/>
    <w:rsid w:val="00623748"/>
    <w:rsid w:val="006237C6"/>
    <w:rsid w:val="006237EA"/>
    <w:rsid w:val="00624E49"/>
    <w:rsid w:val="0062577E"/>
    <w:rsid w:val="00625ACC"/>
    <w:rsid w:val="0062715C"/>
    <w:rsid w:val="006271D7"/>
    <w:rsid w:val="006274E0"/>
    <w:rsid w:val="00627586"/>
    <w:rsid w:val="006276BF"/>
    <w:rsid w:val="00627FF9"/>
    <w:rsid w:val="00630FC4"/>
    <w:rsid w:val="00631225"/>
    <w:rsid w:val="00631F3A"/>
    <w:rsid w:val="00632987"/>
    <w:rsid w:val="00633FDB"/>
    <w:rsid w:val="00634C0A"/>
    <w:rsid w:val="00635509"/>
    <w:rsid w:val="006367D9"/>
    <w:rsid w:val="00636B33"/>
    <w:rsid w:val="00640711"/>
    <w:rsid w:val="0064101C"/>
    <w:rsid w:val="00641161"/>
    <w:rsid w:val="0064172F"/>
    <w:rsid w:val="00641F9E"/>
    <w:rsid w:val="006423FF"/>
    <w:rsid w:val="0064257F"/>
    <w:rsid w:val="00643113"/>
    <w:rsid w:val="00645961"/>
    <w:rsid w:val="006503B7"/>
    <w:rsid w:val="00651293"/>
    <w:rsid w:val="00651B8E"/>
    <w:rsid w:val="00652EA0"/>
    <w:rsid w:val="006548DC"/>
    <w:rsid w:val="00654F93"/>
    <w:rsid w:val="00655787"/>
    <w:rsid w:val="00656901"/>
    <w:rsid w:val="00656AF6"/>
    <w:rsid w:val="00656C07"/>
    <w:rsid w:val="00656EA6"/>
    <w:rsid w:val="00657DB2"/>
    <w:rsid w:val="00660173"/>
    <w:rsid w:val="00660AEB"/>
    <w:rsid w:val="006616FC"/>
    <w:rsid w:val="00661D34"/>
    <w:rsid w:val="0066263B"/>
    <w:rsid w:val="00662CE6"/>
    <w:rsid w:val="0066304D"/>
    <w:rsid w:val="006635AD"/>
    <w:rsid w:val="0066388E"/>
    <w:rsid w:val="00664F38"/>
    <w:rsid w:val="006656EB"/>
    <w:rsid w:val="0066643F"/>
    <w:rsid w:val="00666591"/>
    <w:rsid w:val="00666783"/>
    <w:rsid w:val="00666C4D"/>
    <w:rsid w:val="006676AA"/>
    <w:rsid w:val="00670E5C"/>
    <w:rsid w:val="00671016"/>
    <w:rsid w:val="00671EAC"/>
    <w:rsid w:val="00672324"/>
    <w:rsid w:val="00672C2A"/>
    <w:rsid w:val="0067309C"/>
    <w:rsid w:val="00673D84"/>
    <w:rsid w:val="00674056"/>
    <w:rsid w:val="006742D5"/>
    <w:rsid w:val="006744B6"/>
    <w:rsid w:val="00674BAE"/>
    <w:rsid w:val="006750D0"/>
    <w:rsid w:val="006751D3"/>
    <w:rsid w:val="006766A0"/>
    <w:rsid w:val="00677073"/>
    <w:rsid w:val="006772CF"/>
    <w:rsid w:val="00677355"/>
    <w:rsid w:val="00677753"/>
    <w:rsid w:val="00680551"/>
    <w:rsid w:val="00680E3D"/>
    <w:rsid w:val="006813D5"/>
    <w:rsid w:val="0068150F"/>
    <w:rsid w:val="00681C06"/>
    <w:rsid w:val="0068239C"/>
    <w:rsid w:val="00682554"/>
    <w:rsid w:val="00683A9F"/>
    <w:rsid w:val="00683E83"/>
    <w:rsid w:val="00683F39"/>
    <w:rsid w:val="006842ED"/>
    <w:rsid w:val="006845E2"/>
    <w:rsid w:val="0068488E"/>
    <w:rsid w:val="006856CB"/>
    <w:rsid w:val="00686861"/>
    <w:rsid w:val="00686A6E"/>
    <w:rsid w:val="00686D0C"/>
    <w:rsid w:val="00687FE5"/>
    <w:rsid w:val="00691191"/>
    <w:rsid w:val="00692781"/>
    <w:rsid w:val="00692CE9"/>
    <w:rsid w:val="006933BA"/>
    <w:rsid w:val="0069380C"/>
    <w:rsid w:val="00693A52"/>
    <w:rsid w:val="00694243"/>
    <w:rsid w:val="0069433D"/>
    <w:rsid w:val="00694FCD"/>
    <w:rsid w:val="00695DB7"/>
    <w:rsid w:val="00695FEE"/>
    <w:rsid w:val="0069699D"/>
    <w:rsid w:val="006A069D"/>
    <w:rsid w:val="006A0720"/>
    <w:rsid w:val="006A1190"/>
    <w:rsid w:val="006A2A7D"/>
    <w:rsid w:val="006A2EA3"/>
    <w:rsid w:val="006A3BB5"/>
    <w:rsid w:val="006A3CAC"/>
    <w:rsid w:val="006A474F"/>
    <w:rsid w:val="006A4AA6"/>
    <w:rsid w:val="006A6A5C"/>
    <w:rsid w:val="006A7935"/>
    <w:rsid w:val="006B043D"/>
    <w:rsid w:val="006B04A0"/>
    <w:rsid w:val="006B08B0"/>
    <w:rsid w:val="006B15B9"/>
    <w:rsid w:val="006B1D17"/>
    <w:rsid w:val="006B1D91"/>
    <w:rsid w:val="006B256A"/>
    <w:rsid w:val="006B2894"/>
    <w:rsid w:val="006B3615"/>
    <w:rsid w:val="006B40E1"/>
    <w:rsid w:val="006B4F61"/>
    <w:rsid w:val="006B657A"/>
    <w:rsid w:val="006B67A9"/>
    <w:rsid w:val="006B74E2"/>
    <w:rsid w:val="006C00FE"/>
    <w:rsid w:val="006C019F"/>
    <w:rsid w:val="006C3100"/>
    <w:rsid w:val="006C3BB2"/>
    <w:rsid w:val="006C4574"/>
    <w:rsid w:val="006C5021"/>
    <w:rsid w:val="006C526E"/>
    <w:rsid w:val="006C5F92"/>
    <w:rsid w:val="006C6083"/>
    <w:rsid w:val="006C67D2"/>
    <w:rsid w:val="006C7749"/>
    <w:rsid w:val="006C7E28"/>
    <w:rsid w:val="006D0348"/>
    <w:rsid w:val="006D1417"/>
    <w:rsid w:val="006D199B"/>
    <w:rsid w:val="006D1C40"/>
    <w:rsid w:val="006D1EE5"/>
    <w:rsid w:val="006D2592"/>
    <w:rsid w:val="006D3197"/>
    <w:rsid w:val="006D36E4"/>
    <w:rsid w:val="006D44BF"/>
    <w:rsid w:val="006D459A"/>
    <w:rsid w:val="006D4661"/>
    <w:rsid w:val="006D475F"/>
    <w:rsid w:val="006D5A01"/>
    <w:rsid w:val="006D6336"/>
    <w:rsid w:val="006D66AB"/>
    <w:rsid w:val="006D786F"/>
    <w:rsid w:val="006E0116"/>
    <w:rsid w:val="006E080A"/>
    <w:rsid w:val="006E1314"/>
    <w:rsid w:val="006E2714"/>
    <w:rsid w:val="006E2EC8"/>
    <w:rsid w:val="006E433D"/>
    <w:rsid w:val="006E496E"/>
    <w:rsid w:val="006E5350"/>
    <w:rsid w:val="006E62A2"/>
    <w:rsid w:val="006E64CF"/>
    <w:rsid w:val="006E69E2"/>
    <w:rsid w:val="006E6B60"/>
    <w:rsid w:val="006E7541"/>
    <w:rsid w:val="006E7713"/>
    <w:rsid w:val="006F0D88"/>
    <w:rsid w:val="006F13AA"/>
    <w:rsid w:val="006F1A26"/>
    <w:rsid w:val="006F33AD"/>
    <w:rsid w:val="006F3DD3"/>
    <w:rsid w:val="006F3FCD"/>
    <w:rsid w:val="006F455C"/>
    <w:rsid w:val="006F5560"/>
    <w:rsid w:val="006F5868"/>
    <w:rsid w:val="006F5AF4"/>
    <w:rsid w:val="006F5D31"/>
    <w:rsid w:val="006F6B15"/>
    <w:rsid w:val="006F6F5B"/>
    <w:rsid w:val="006F7B35"/>
    <w:rsid w:val="00700473"/>
    <w:rsid w:val="007006F3"/>
    <w:rsid w:val="007014C8"/>
    <w:rsid w:val="00701CE0"/>
    <w:rsid w:val="0070262A"/>
    <w:rsid w:val="00702734"/>
    <w:rsid w:val="00702C0D"/>
    <w:rsid w:val="00702D8C"/>
    <w:rsid w:val="00703654"/>
    <w:rsid w:val="00703B36"/>
    <w:rsid w:val="007050DD"/>
    <w:rsid w:val="00705995"/>
    <w:rsid w:val="00705F80"/>
    <w:rsid w:val="00706082"/>
    <w:rsid w:val="007070DB"/>
    <w:rsid w:val="00707908"/>
    <w:rsid w:val="00707C3B"/>
    <w:rsid w:val="00710294"/>
    <w:rsid w:val="0071068A"/>
    <w:rsid w:val="00710FD9"/>
    <w:rsid w:val="00711454"/>
    <w:rsid w:val="00711963"/>
    <w:rsid w:val="007143D3"/>
    <w:rsid w:val="00714A71"/>
    <w:rsid w:val="007151EF"/>
    <w:rsid w:val="00716F35"/>
    <w:rsid w:val="0071738F"/>
    <w:rsid w:val="00717D76"/>
    <w:rsid w:val="00717E53"/>
    <w:rsid w:val="007201E5"/>
    <w:rsid w:val="007204EB"/>
    <w:rsid w:val="00720F98"/>
    <w:rsid w:val="0072132D"/>
    <w:rsid w:val="0072391A"/>
    <w:rsid w:val="00724914"/>
    <w:rsid w:val="00724B51"/>
    <w:rsid w:val="00724C35"/>
    <w:rsid w:val="007258E8"/>
    <w:rsid w:val="00725D27"/>
    <w:rsid w:val="0072626A"/>
    <w:rsid w:val="007274A6"/>
    <w:rsid w:val="00727CD7"/>
    <w:rsid w:val="0073025A"/>
    <w:rsid w:val="00730868"/>
    <w:rsid w:val="00731CAC"/>
    <w:rsid w:val="0073246A"/>
    <w:rsid w:val="00732EB0"/>
    <w:rsid w:val="00736896"/>
    <w:rsid w:val="00736B4A"/>
    <w:rsid w:val="007371C1"/>
    <w:rsid w:val="007417C5"/>
    <w:rsid w:val="00742259"/>
    <w:rsid w:val="00742DB8"/>
    <w:rsid w:val="00743146"/>
    <w:rsid w:val="00745A49"/>
    <w:rsid w:val="00746236"/>
    <w:rsid w:val="00746C36"/>
    <w:rsid w:val="007472E3"/>
    <w:rsid w:val="00747E14"/>
    <w:rsid w:val="00750D4C"/>
    <w:rsid w:val="00750FCF"/>
    <w:rsid w:val="0075106E"/>
    <w:rsid w:val="007512E8"/>
    <w:rsid w:val="0075135C"/>
    <w:rsid w:val="007513CF"/>
    <w:rsid w:val="00751878"/>
    <w:rsid w:val="00751975"/>
    <w:rsid w:val="00751E83"/>
    <w:rsid w:val="007530B5"/>
    <w:rsid w:val="00753189"/>
    <w:rsid w:val="00753337"/>
    <w:rsid w:val="007533D1"/>
    <w:rsid w:val="007545D9"/>
    <w:rsid w:val="007551B6"/>
    <w:rsid w:val="00755AAA"/>
    <w:rsid w:val="00755B69"/>
    <w:rsid w:val="00755D3A"/>
    <w:rsid w:val="00755E99"/>
    <w:rsid w:val="0075614C"/>
    <w:rsid w:val="00756223"/>
    <w:rsid w:val="00756C63"/>
    <w:rsid w:val="00757BBD"/>
    <w:rsid w:val="00760F0E"/>
    <w:rsid w:val="00761567"/>
    <w:rsid w:val="007617BF"/>
    <w:rsid w:val="00761C9E"/>
    <w:rsid w:val="00762B06"/>
    <w:rsid w:val="00763564"/>
    <w:rsid w:val="00763CAF"/>
    <w:rsid w:val="007640BF"/>
    <w:rsid w:val="00764425"/>
    <w:rsid w:val="00766CD3"/>
    <w:rsid w:val="00767944"/>
    <w:rsid w:val="00767BFD"/>
    <w:rsid w:val="0077151F"/>
    <w:rsid w:val="007742E6"/>
    <w:rsid w:val="007745FE"/>
    <w:rsid w:val="00774B0F"/>
    <w:rsid w:val="00776374"/>
    <w:rsid w:val="00776557"/>
    <w:rsid w:val="00776A73"/>
    <w:rsid w:val="00776FAB"/>
    <w:rsid w:val="007771BE"/>
    <w:rsid w:val="0078008F"/>
    <w:rsid w:val="00781004"/>
    <w:rsid w:val="007814B5"/>
    <w:rsid w:val="007816B1"/>
    <w:rsid w:val="007829EE"/>
    <w:rsid w:val="00783540"/>
    <w:rsid w:val="00783AEC"/>
    <w:rsid w:val="00785179"/>
    <w:rsid w:val="00785C13"/>
    <w:rsid w:val="00786157"/>
    <w:rsid w:val="00787694"/>
    <w:rsid w:val="00790025"/>
    <w:rsid w:val="007908EC"/>
    <w:rsid w:val="00790ABB"/>
    <w:rsid w:val="00791740"/>
    <w:rsid w:val="00791856"/>
    <w:rsid w:val="007919BB"/>
    <w:rsid w:val="00792773"/>
    <w:rsid w:val="007930AD"/>
    <w:rsid w:val="007931E9"/>
    <w:rsid w:val="007940EE"/>
    <w:rsid w:val="007944E7"/>
    <w:rsid w:val="0079486C"/>
    <w:rsid w:val="00794D03"/>
    <w:rsid w:val="00795729"/>
    <w:rsid w:val="0079720B"/>
    <w:rsid w:val="007A1228"/>
    <w:rsid w:val="007A14E6"/>
    <w:rsid w:val="007A1BF0"/>
    <w:rsid w:val="007A203B"/>
    <w:rsid w:val="007A2170"/>
    <w:rsid w:val="007A2C3A"/>
    <w:rsid w:val="007A3ED2"/>
    <w:rsid w:val="007A417C"/>
    <w:rsid w:val="007A4619"/>
    <w:rsid w:val="007A5442"/>
    <w:rsid w:val="007A64B3"/>
    <w:rsid w:val="007A64F2"/>
    <w:rsid w:val="007A64F9"/>
    <w:rsid w:val="007A6646"/>
    <w:rsid w:val="007A66C6"/>
    <w:rsid w:val="007A6935"/>
    <w:rsid w:val="007A6B2E"/>
    <w:rsid w:val="007B0130"/>
    <w:rsid w:val="007B0427"/>
    <w:rsid w:val="007B09C6"/>
    <w:rsid w:val="007B10EE"/>
    <w:rsid w:val="007B157D"/>
    <w:rsid w:val="007B31FA"/>
    <w:rsid w:val="007B32C7"/>
    <w:rsid w:val="007B42B7"/>
    <w:rsid w:val="007B47EF"/>
    <w:rsid w:val="007B4C07"/>
    <w:rsid w:val="007B4F37"/>
    <w:rsid w:val="007B5AE3"/>
    <w:rsid w:val="007B5C80"/>
    <w:rsid w:val="007B69C9"/>
    <w:rsid w:val="007B7C91"/>
    <w:rsid w:val="007C03E0"/>
    <w:rsid w:val="007C04C4"/>
    <w:rsid w:val="007C0644"/>
    <w:rsid w:val="007C0A3E"/>
    <w:rsid w:val="007C0BB5"/>
    <w:rsid w:val="007C0F93"/>
    <w:rsid w:val="007C0FF8"/>
    <w:rsid w:val="007C1152"/>
    <w:rsid w:val="007C1591"/>
    <w:rsid w:val="007C1FBA"/>
    <w:rsid w:val="007C297C"/>
    <w:rsid w:val="007C3AF9"/>
    <w:rsid w:val="007C4DB8"/>
    <w:rsid w:val="007C4DCD"/>
    <w:rsid w:val="007C555E"/>
    <w:rsid w:val="007C5DCA"/>
    <w:rsid w:val="007C62A9"/>
    <w:rsid w:val="007C6BB3"/>
    <w:rsid w:val="007C6C49"/>
    <w:rsid w:val="007C78AD"/>
    <w:rsid w:val="007C7F9F"/>
    <w:rsid w:val="007D042B"/>
    <w:rsid w:val="007D08E4"/>
    <w:rsid w:val="007D10B3"/>
    <w:rsid w:val="007D1827"/>
    <w:rsid w:val="007D1837"/>
    <w:rsid w:val="007D1B01"/>
    <w:rsid w:val="007D1E12"/>
    <w:rsid w:val="007D381B"/>
    <w:rsid w:val="007D3CFC"/>
    <w:rsid w:val="007D4052"/>
    <w:rsid w:val="007D439A"/>
    <w:rsid w:val="007D4A94"/>
    <w:rsid w:val="007D4D16"/>
    <w:rsid w:val="007D5CAE"/>
    <w:rsid w:val="007D6437"/>
    <w:rsid w:val="007D696D"/>
    <w:rsid w:val="007D6A42"/>
    <w:rsid w:val="007E0C1E"/>
    <w:rsid w:val="007E1674"/>
    <w:rsid w:val="007E1C78"/>
    <w:rsid w:val="007E1D1D"/>
    <w:rsid w:val="007E1FDF"/>
    <w:rsid w:val="007E30FB"/>
    <w:rsid w:val="007E3F4D"/>
    <w:rsid w:val="007E4C7C"/>
    <w:rsid w:val="007E5376"/>
    <w:rsid w:val="007E559F"/>
    <w:rsid w:val="007E5842"/>
    <w:rsid w:val="007E667E"/>
    <w:rsid w:val="007E73A2"/>
    <w:rsid w:val="007F0196"/>
    <w:rsid w:val="007F0607"/>
    <w:rsid w:val="007F10F2"/>
    <w:rsid w:val="007F1C8A"/>
    <w:rsid w:val="007F2410"/>
    <w:rsid w:val="007F2CD4"/>
    <w:rsid w:val="007F3347"/>
    <w:rsid w:val="007F3AE8"/>
    <w:rsid w:val="007F499A"/>
    <w:rsid w:val="007F52CC"/>
    <w:rsid w:val="007F5545"/>
    <w:rsid w:val="007F57DE"/>
    <w:rsid w:val="007F6EAE"/>
    <w:rsid w:val="008001B5"/>
    <w:rsid w:val="00800EC3"/>
    <w:rsid w:val="0080146A"/>
    <w:rsid w:val="00801ACE"/>
    <w:rsid w:val="00801F7E"/>
    <w:rsid w:val="00803674"/>
    <w:rsid w:val="00803E19"/>
    <w:rsid w:val="00804186"/>
    <w:rsid w:val="00804502"/>
    <w:rsid w:val="00804734"/>
    <w:rsid w:val="008051E4"/>
    <w:rsid w:val="00805D5A"/>
    <w:rsid w:val="008065AF"/>
    <w:rsid w:val="00806763"/>
    <w:rsid w:val="00806B61"/>
    <w:rsid w:val="00810BD5"/>
    <w:rsid w:val="00810CB6"/>
    <w:rsid w:val="00811FF0"/>
    <w:rsid w:val="00812AFF"/>
    <w:rsid w:val="00813140"/>
    <w:rsid w:val="00814D53"/>
    <w:rsid w:val="00814E58"/>
    <w:rsid w:val="00815EF4"/>
    <w:rsid w:val="00816220"/>
    <w:rsid w:val="0081654B"/>
    <w:rsid w:val="0081730B"/>
    <w:rsid w:val="00820945"/>
    <w:rsid w:val="008215E0"/>
    <w:rsid w:val="00824043"/>
    <w:rsid w:val="00824284"/>
    <w:rsid w:val="008242FC"/>
    <w:rsid w:val="00824619"/>
    <w:rsid w:val="008270F4"/>
    <w:rsid w:val="00827100"/>
    <w:rsid w:val="008307FE"/>
    <w:rsid w:val="00830ADD"/>
    <w:rsid w:val="00830E9D"/>
    <w:rsid w:val="0083192D"/>
    <w:rsid w:val="00831A49"/>
    <w:rsid w:val="00832E55"/>
    <w:rsid w:val="0083367D"/>
    <w:rsid w:val="008339AC"/>
    <w:rsid w:val="00834488"/>
    <w:rsid w:val="0083469A"/>
    <w:rsid w:val="00834BAD"/>
    <w:rsid w:val="00834D8D"/>
    <w:rsid w:val="00837969"/>
    <w:rsid w:val="00840219"/>
    <w:rsid w:val="0084046D"/>
    <w:rsid w:val="00842B07"/>
    <w:rsid w:val="00843957"/>
    <w:rsid w:val="00843F44"/>
    <w:rsid w:val="008460C3"/>
    <w:rsid w:val="008462DD"/>
    <w:rsid w:val="00846750"/>
    <w:rsid w:val="00846849"/>
    <w:rsid w:val="00846F7C"/>
    <w:rsid w:val="0084737D"/>
    <w:rsid w:val="00850A8A"/>
    <w:rsid w:val="0085136A"/>
    <w:rsid w:val="0085207D"/>
    <w:rsid w:val="008522D7"/>
    <w:rsid w:val="008548EE"/>
    <w:rsid w:val="0085508F"/>
    <w:rsid w:val="00855ECA"/>
    <w:rsid w:val="0085671A"/>
    <w:rsid w:val="00856ABA"/>
    <w:rsid w:val="00856EB4"/>
    <w:rsid w:val="00857D84"/>
    <w:rsid w:val="00857ED1"/>
    <w:rsid w:val="00860236"/>
    <w:rsid w:val="008605DF"/>
    <w:rsid w:val="00860780"/>
    <w:rsid w:val="00860ABD"/>
    <w:rsid w:val="00861582"/>
    <w:rsid w:val="008618D6"/>
    <w:rsid w:val="00863C83"/>
    <w:rsid w:val="00865EE2"/>
    <w:rsid w:val="00866152"/>
    <w:rsid w:val="00866805"/>
    <w:rsid w:val="00866FE2"/>
    <w:rsid w:val="00871938"/>
    <w:rsid w:val="00872487"/>
    <w:rsid w:val="00872F86"/>
    <w:rsid w:val="00873209"/>
    <w:rsid w:val="00873A2C"/>
    <w:rsid w:val="008742A5"/>
    <w:rsid w:val="00874378"/>
    <w:rsid w:val="00874590"/>
    <w:rsid w:val="00874B19"/>
    <w:rsid w:val="0087524F"/>
    <w:rsid w:val="0087616E"/>
    <w:rsid w:val="008765AE"/>
    <w:rsid w:val="008767D2"/>
    <w:rsid w:val="00876C10"/>
    <w:rsid w:val="00876E32"/>
    <w:rsid w:val="00877D19"/>
    <w:rsid w:val="00881F9A"/>
    <w:rsid w:val="008821CC"/>
    <w:rsid w:val="00882EA1"/>
    <w:rsid w:val="0088307E"/>
    <w:rsid w:val="008831F4"/>
    <w:rsid w:val="00883501"/>
    <w:rsid w:val="00883E09"/>
    <w:rsid w:val="00884522"/>
    <w:rsid w:val="00886BB4"/>
    <w:rsid w:val="008901E7"/>
    <w:rsid w:val="0089088D"/>
    <w:rsid w:val="008916F5"/>
    <w:rsid w:val="00891762"/>
    <w:rsid w:val="00892681"/>
    <w:rsid w:val="00893B31"/>
    <w:rsid w:val="00893C22"/>
    <w:rsid w:val="008942F5"/>
    <w:rsid w:val="008957CB"/>
    <w:rsid w:val="00895833"/>
    <w:rsid w:val="00895D90"/>
    <w:rsid w:val="008A02EA"/>
    <w:rsid w:val="008A0AF7"/>
    <w:rsid w:val="008A2534"/>
    <w:rsid w:val="008A2FE4"/>
    <w:rsid w:val="008A3028"/>
    <w:rsid w:val="008A374B"/>
    <w:rsid w:val="008A49D2"/>
    <w:rsid w:val="008A57DB"/>
    <w:rsid w:val="008A610E"/>
    <w:rsid w:val="008A7981"/>
    <w:rsid w:val="008B13B5"/>
    <w:rsid w:val="008B21F8"/>
    <w:rsid w:val="008B2669"/>
    <w:rsid w:val="008B288B"/>
    <w:rsid w:val="008B3CFA"/>
    <w:rsid w:val="008B4C7F"/>
    <w:rsid w:val="008B549F"/>
    <w:rsid w:val="008B5CBA"/>
    <w:rsid w:val="008B66E3"/>
    <w:rsid w:val="008B742A"/>
    <w:rsid w:val="008B7BE2"/>
    <w:rsid w:val="008B7E40"/>
    <w:rsid w:val="008C091D"/>
    <w:rsid w:val="008C28B4"/>
    <w:rsid w:val="008C2C51"/>
    <w:rsid w:val="008C2EA5"/>
    <w:rsid w:val="008C3067"/>
    <w:rsid w:val="008C345B"/>
    <w:rsid w:val="008C3B72"/>
    <w:rsid w:val="008C4AE4"/>
    <w:rsid w:val="008C4CB2"/>
    <w:rsid w:val="008C5C0F"/>
    <w:rsid w:val="008C60E0"/>
    <w:rsid w:val="008D13F7"/>
    <w:rsid w:val="008D193B"/>
    <w:rsid w:val="008D202A"/>
    <w:rsid w:val="008D2C15"/>
    <w:rsid w:val="008D330B"/>
    <w:rsid w:val="008D4861"/>
    <w:rsid w:val="008D5753"/>
    <w:rsid w:val="008D638C"/>
    <w:rsid w:val="008D699C"/>
    <w:rsid w:val="008E0544"/>
    <w:rsid w:val="008E1110"/>
    <w:rsid w:val="008E14ED"/>
    <w:rsid w:val="008E18D0"/>
    <w:rsid w:val="008E206C"/>
    <w:rsid w:val="008E2417"/>
    <w:rsid w:val="008E3E18"/>
    <w:rsid w:val="008E4541"/>
    <w:rsid w:val="008E46AA"/>
    <w:rsid w:val="008E47E3"/>
    <w:rsid w:val="008E7A3B"/>
    <w:rsid w:val="008E7F7F"/>
    <w:rsid w:val="008F027F"/>
    <w:rsid w:val="008F0A96"/>
    <w:rsid w:val="008F119A"/>
    <w:rsid w:val="008F27F0"/>
    <w:rsid w:val="008F281F"/>
    <w:rsid w:val="008F3258"/>
    <w:rsid w:val="008F3A7C"/>
    <w:rsid w:val="008F451F"/>
    <w:rsid w:val="008F49AB"/>
    <w:rsid w:val="008F4ACC"/>
    <w:rsid w:val="008F4EF8"/>
    <w:rsid w:val="008F509F"/>
    <w:rsid w:val="008F5224"/>
    <w:rsid w:val="008F5999"/>
    <w:rsid w:val="008F5F7C"/>
    <w:rsid w:val="008F61BD"/>
    <w:rsid w:val="008F6E42"/>
    <w:rsid w:val="008F7EA6"/>
    <w:rsid w:val="00901150"/>
    <w:rsid w:val="00901AE5"/>
    <w:rsid w:val="00901BBF"/>
    <w:rsid w:val="00901DE8"/>
    <w:rsid w:val="00902702"/>
    <w:rsid w:val="009033AA"/>
    <w:rsid w:val="0090363E"/>
    <w:rsid w:val="009042AB"/>
    <w:rsid w:val="009049DC"/>
    <w:rsid w:val="00904B3B"/>
    <w:rsid w:val="009056E8"/>
    <w:rsid w:val="00905A97"/>
    <w:rsid w:val="0090671C"/>
    <w:rsid w:val="009070EA"/>
    <w:rsid w:val="0090764B"/>
    <w:rsid w:val="00907E68"/>
    <w:rsid w:val="00910837"/>
    <w:rsid w:val="00910B02"/>
    <w:rsid w:val="00911153"/>
    <w:rsid w:val="00912853"/>
    <w:rsid w:val="00912CC6"/>
    <w:rsid w:val="009131AF"/>
    <w:rsid w:val="009135CE"/>
    <w:rsid w:val="0091402B"/>
    <w:rsid w:val="0091470E"/>
    <w:rsid w:val="00914AEC"/>
    <w:rsid w:val="009151B8"/>
    <w:rsid w:val="00917939"/>
    <w:rsid w:val="009211AE"/>
    <w:rsid w:val="00922295"/>
    <w:rsid w:val="00922936"/>
    <w:rsid w:val="009302EE"/>
    <w:rsid w:val="00930574"/>
    <w:rsid w:val="00930F7D"/>
    <w:rsid w:val="00932591"/>
    <w:rsid w:val="009335E7"/>
    <w:rsid w:val="00933E60"/>
    <w:rsid w:val="009341F6"/>
    <w:rsid w:val="009345F5"/>
    <w:rsid w:val="00935426"/>
    <w:rsid w:val="00935F8F"/>
    <w:rsid w:val="0093630C"/>
    <w:rsid w:val="00936648"/>
    <w:rsid w:val="0093709F"/>
    <w:rsid w:val="009401DF"/>
    <w:rsid w:val="00942613"/>
    <w:rsid w:val="00942712"/>
    <w:rsid w:val="00944896"/>
    <w:rsid w:val="00944B00"/>
    <w:rsid w:val="00944F09"/>
    <w:rsid w:val="0094551F"/>
    <w:rsid w:val="00945D15"/>
    <w:rsid w:val="009519DE"/>
    <w:rsid w:val="00952232"/>
    <w:rsid w:val="0095282D"/>
    <w:rsid w:val="00952F26"/>
    <w:rsid w:val="00953659"/>
    <w:rsid w:val="00955C96"/>
    <w:rsid w:val="00955E6B"/>
    <w:rsid w:val="00955FD6"/>
    <w:rsid w:val="00956BAA"/>
    <w:rsid w:val="00957405"/>
    <w:rsid w:val="009602A9"/>
    <w:rsid w:val="00961A1F"/>
    <w:rsid w:val="00962DA3"/>
    <w:rsid w:val="00963005"/>
    <w:rsid w:val="00963DE2"/>
    <w:rsid w:val="00963E8D"/>
    <w:rsid w:val="009651CB"/>
    <w:rsid w:val="009658CC"/>
    <w:rsid w:val="009658DD"/>
    <w:rsid w:val="00965B6C"/>
    <w:rsid w:val="0096632D"/>
    <w:rsid w:val="00966505"/>
    <w:rsid w:val="0096656A"/>
    <w:rsid w:val="0096698F"/>
    <w:rsid w:val="00966B33"/>
    <w:rsid w:val="00966F75"/>
    <w:rsid w:val="0096744F"/>
    <w:rsid w:val="00967AD6"/>
    <w:rsid w:val="009707FE"/>
    <w:rsid w:val="00970D85"/>
    <w:rsid w:val="00972136"/>
    <w:rsid w:val="009728C7"/>
    <w:rsid w:val="00973509"/>
    <w:rsid w:val="0097465F"/>
    <w:rsid w:val="00974979"/>
    <w:rsid w:val="00974C82"/>
    <w:rsid w:val="00974EC8"/>
    <w:rsid w:val="00975D8B"/>
    <w:rsid w:val="00977959"/>
    <w:rsid w:val="00977C56"/>
    <w:rsid w:val="00980054"/>
    <w:rsid w:val="00980535"/>
    <w:rsid w:val="00981E3E"/>
    <w:rsid w:val="00981ECE"/>
    <w:rsid w:val="00984E61"/>
    <w:rsid w:val="0098563F"/>
    <w:rsid w:val="00985D93"/>
    <w:rsid w:val="00985F91"/>
    <w:rsid w:val="009860B3"/>
    <w:rsid w:val="009872DC"/>
    <w:rsid w:val="009877E4"/>
    <w:rsid w:val="00987EC5"/>
    <w:rsid w:val="009900B6"/>
    <w:rsid w:val="0099150B"/>
    <w:rsid w:val="00992069"/>
    <w:rsid w:val="00993039"/>
    <w:rsid w:val="009937F2"/>
    <w:rsid w:val="00993846"/>
    <w:rsid w:val="00994722"/>
    <w:rsid w:val="009954C3"/>
    <w:rsid w:val="00996BA2"/>
    <w:rsid w:val="009970AD"/>
    <w:rsid w:val="0099753A"/>
    <w:rsid w:val="00997879"/>
    <w:rsid w:val="00997A8E"/>
    <w:rsid w:val="00997BEE"/>
    <w:rsid w:val="009A0C38"/>
    <w:rsid w:val="009A4E8F"/>
    <w:rsid w:val="009A4ED5"/>
    <w:rsid w:val="009A7A08"/>
    <w:rsid w:val="009B1774"/>
    <w:rsid w:val="009B20F3"/>
    <w:rsid w:val="009B23A4"/>
    <w:rsid w:val="009B27B7"/>
    <w:rsid w:val="009B34C6"/>
    <w:rsid w:val="009B39B4"/>
    <w:rsid w:val="009B51BD"/>
    <w:rsid w:val="009B59C9"/>
    <w:rsid w:val="009B605C"/>
    <w:rsid w:val="009B6C83"/>
    <w:rsid w:val="009C04D8"/>
    <w:rsid w:val="009C1D0D"/>
    <w:rsid w:val="009C235D"/>
    <w:rsid w:val="009C256B"/>
    <w:rsid w:val="009C3FFA"/>
    <w:rsid w:val="009C4E41"/>
    <w:rsid w:val="009C5705"/>
    <w:rsid w:val="009C5AD8"/>
    <w:rsid w:val="009C5D45"/>
    <w:rsid w:val="009C62E6"/>
    <w:rsid w:val="009C65F9"/>
    <w:rsid w:val="009C6AC3"/>
    <w:rsid w:val="009C6BF9"/>
    <w:rsid w:val="009C7415"/>
    <w:rsid w:val="009C78ED"/>
    <w:rsid w:val="009C7902"/>
    <w:rsid w:val="009C7C0A"/>
    <w:rsid w:val="009C7D4E"/>
    <w:rsid w:val="009D219B"/>
    <w:rsid w:val="009D4082"/>
    <w:rsid w:val="009D4431"/>
    <w:rsid w:val="009D4677"/>
    <w:rsid w:val="009D4694"/>
    <w:rsid w:val="009D4A51"/>
    <w:rsid w:val="009D4CAC"/>
    <w:rsid w:val="009D593C"/>
    <w:rsid w:val="009D619B"/>
    <w:rsid w:val="009D6363"/>
    <w:rsid w:val="009D652B"/>
    <w:rsid w:val="009D7798"/>
    <w:rsid w:val="009E0027"/>
    <w:rsid w:val="009E1EA1"/>
    <w:rsid w:val="009E3530"/>
    <w:rsid w:val="009E4E80"/>
    <w:rsid w:val="009E6992"/>
    <w:rsid w:val="009E6D26"/>
    <w:rsid w:val="009E6EBF"/>
    <w:rsid w:val="009E70DF"/>
    <w:rsid w:val="009E770D"/>
    <w:rsid w:val="009E7A57"/>
    <w:rsid w:val="009E7A98"/>
    <w:rsid w:val="009F0669"/>
    <w:rsid w:val="009F0CB5"/>
    <w:rsid w:val="009F2440"/>
    <w:rsid w:val="009F3ACF"/>
    <w:rsid w:val="009F3C78"/>
    <w:rsid w:val="009F466A"/>
    <w:rsid w:val="009F4D98"/>
    <w:rsid w:val="009F556D"/>
    <w:rsid w:val="009F5B48"/>
    <w:rsid w:val="009F7567"/>
    <w:rsid w:val="009F7BEA"/>
    <w:rsid w:val="00A00097"/>
    <w:rsid w:val="00A005CB"/>
    <w:rsid w:val="00A00BC6"/>
    <w:rsid w:val="00A00C88"/>
    <w:rsid w:val="00A01447"/>
    <w:rsid w:val="00A03B43"/>
    <w:rsid w:val="00A03C4C"/>
    <w:rsid w:val="00A04264"/>
    <w:rsid w:val="00A05809"/>
    <w:rsid w:val="00A059E7"/>
    <w:rsid w:val="00A05FA5"/>
    <w:rsid w:val="00A07244"/>
    <w:rsid w:val="00A07747"/>
    <w:rsid w:val="00A113C1"/>
    <w:rsid w:val="00A1227B"/>
    <w:rsid w:val="00A12580"/>
    <w:rsid w:val="00A135E2"/>
    <w:rsid w:val="00A148C9"/>
    <w:rsid w:val="00A1616A"/>
    <w:rsid w:val="00A16CDA"/>
    <w:rsid w:val="00A20A54"/>
    <w:rsid w:val="00A20CD1"/>
    <w:rsid w:val="00A215F5"/>
    <w:rsid w:val="00A223BE"/>
    <w:rsid w:val="00A22C7D"/>
    <w:rsid w:val="00A23D5E"/>
    <w:rsid w:val="00A2439B"/>
    <w:rsid w:val="00A24476"/>
    <w:rsid w:val="00A2496F"/>
    <w:rsid w:val="00A24A9C"/>
    <w:rsid w:val="00A24E10"/>
    <w:rsid w:val="00A24F39"/>
    <w:rsid w:val="00A25CAE"/>
    <w:rsid w:val="00A268EC"/>
    <w:rsid w:val="00A2737B"/>
    <w:rsid w:val="00A30A68"/>
    <w:rsid w:val="00A30B7C"/>
    <w:rsid w:val="00A30DE9"/>
    <w:rsid w:val="00A31E1D"/>
    <w:rsid w:val="00A3340B"/>
    <w:rsid w:val="00A335BF"/>
    <w:rsid w:val="00A33B2E"/>
    <w:rsid w:val="00A33D17"/>
    <w:rsid w:val="00A35CF8"/>
    <w:rsid w:val="00A362CB"/>
    <w:rsid w:val="00A36D61"/>
    <w:rsid w:val="00A376D9"/>
    <w:rsid w:val="00A378A0"/>
    <w:rsid w:val="00A408F8"/>
    <w:rsid w:val="00A41141"/>
    <w:rsid w:val="00A41574"/>
    <w:rsid w:val="00A4362B"/>
    <w:rsid w:val="00A44989"/>
    <w:rsid w:val="00A44A61"/>
    <w:rsid w:val="00A45272"/>
    <w:rsid w:val="00A45999"/>
    <w:rsid w:val="00A46CF1"/>
    <w:rsid w:val="00A47015"/>
    <w:rsid w:val="00A47671"/>
    <w:rsid w:val="00A479AA"/>
    <w:rsid w:val="00A50D6A"/>
    <w:rsid w:val="00A51E6E"/>
    <w:rsid w:val="00A5254C"/>
    <w:rsid w:val="00A52F03"/>
    <w:rsid w:val="00A53348"/>
    <w:rsid w:val="00A53A13"/>
    <w:rsid w:val="00A53FE3"/>
    <w:rsid w:val="00A54D43"/>
    <w:rsid w:val="00A55797"/>
    <w:rsid w:val="00A56680"/>
    <w:rsid w:val="00A57163"/>
    <w:rsid w:val="00A57EAB"/>
    <w:rsid w:val="00A60DF6"/>
    <w:rsid w:val="00A616C4"/>
    <w:rsid w:val="00A6183D"/>
    <w:rsid w:val="00A6369F"/>
    <w:rsid w:val="00A6459C"/>
    <w:rsid w:val="00A65805"/>
    <w:rsid w:val="00A65C17"/>
    <w:rsid w:val="00A667B3"/>
    <w:rsid w:val="00A66A9E"/>
    <w:rsid w:val="00A66E09"/>
    <w:rsid w:val="00A6794A"/>
    <w:rsid w:val="00A71756"/>
    <w:rsid w:val="00A71E85"/>
    <w:rsid w:val="00A72EA3"/>
    <w:rsid w:val="00A73042"/>
    <w:rsid w:val="00A73AC4"/>
    <w:rsid w:val="00A74A75"/>
    <w:rsid w:val="00A74EF2"/>
    <w:rsid w:val="00A74F0C"/>
    <w:rsid w:val="00A751D0"/>
    <w:rsid w:val="00A75C2D"/>
    <w:rsid w:val="00A76F09"/>
    <w:rsid w:val="00A7751B"/>
    <w:rsid w:val="00A77893"/>
    <w:rsid w:val="00A80130"/>
    <w:rsid w:val="00A80790"/>
    <w:rsid w:val="00A80B8F"/>
    <w:rsid w:val="00A8106F"/>
    <w:rsid w:val="00A83D53"/>
    <w:rsid w:val="00A84165"/>
    <w:rsid w:val="00A84761"/>
    <w:rsid w:val="00A862D3"/>
    <w:rsid w:val="00A86D8F"/>
    <w:rsid w:val="00A8764F"/>
    <w:rsid w:val="00A8779C"/>
    <w:rsid w:val="00A906E9"/>
    <w:rsid w:val="00A918C3"/>
    <w:rsid w:val="00A91E3D"/>
    <w:rsid w:val="00A9201E"/>
    <w:rsid w:val="00A9210A"/>
    <w:rsid w:val="00A9304A"/>
    <w:rsid w:val="00A952C1"/>
    <w:rsid w:val="00A97871"/>
    <w:rsid w:val="00AA0E0F"/>
    <w:rsid w:val="00AA2440"/>
    <w:rsid w:val="00AA2598"/>
    <w:rsid w:val="00AA2A2E"/>
    <w:rsid w:val="00AA2A5E"/>
    <w:rsid w:val="00AA4710"/>
    <w:rsid w:val="00AA4A24"/>
    <w:rsid w:val="00AA4A47"/>
    <w:rsid w:val="00AA4E2C"/>
    <w:rsid w:val="00AA5283"/>
    <w:rsid w:val="00AA5A8C"/>
    <w:rsid w:val="00AA5CD8"/>
    <w:rsid w:val="00AA5E60"/>
    <w:rsid w:val="00AA72CF"/>
    <w:rsid w:val="00AA7AAA"/>
    <w:rsid w:val="00AB0902"/>
    <w:rsid w:val="00AB3657"/>
    <w:rsid w:val="00AB37B5"/>
    <w:rsid w:val="00AB3BC7"/>
    <w:rsid w:val="00AB3F29"/>
    <w:rsid w:val="00AB5199"/>
    <w:rsid w:val="00AB52CF"/>
    <w:rsid w:val="00AB52EE"/>
    <w:rsid w:val="00AB5779"/>
    <w:rsid w:val="00AB65F7"/>
    <w:rsid w:val="00AB6E20"/>
    <w:rsid w:val="00AC2C77"/>
    <w:rsid w:val="00AC3E20"/>
    <w:rsid w:val="00AC445F"/>
    <w:rsid w:val="00AC4BA6"/>
    <w:rsid w:val="00AC4EEC"/>
    <w:rsid w:val="00AC5351"/>
    <w:rsid w:val="00AC53C1"/>
    <w:rsid w:val="00AC6ADA"/>
    <w:rsid w:val="00AD112B"/>
    <w:rsid w:val="00AD2C7D"/>
    <w:rsid w:val="00AD2F47"/>
    <w:rsid w:val="00AD3115"/>
    <w:rsid w:val="00AD42E6"/>
    <w:rsid w:val="00AD4778"/>
    <w:rsid w:val="00AD4A77"/>
    <w:rsid w:val="00AD54DF"/>
    <w:rsid w:val="00AD60F5"/>
    <w:rsid w:val="00AD6287"/>
    <w:rsid w:val="00AD78C2"/>
    <w:rsid w:val="00AE14E6"/>
    <w:rsid w:val="00AE1E73"/>
    <w:rsid w:val="00AE2151"/>
    <w:rsid w:val="00AE2E42"/>
    <w:rsid w:val="00AE3846"/>
    <w:rsid w:val="00AE457C"/>
    <w:rsid w:val="00AE4B50"/>
    <w:rsid w:val="00AE4CA5"/>
    <w:rsid w:val="00AE52B3"/>
    <w:rsid w:val="00AE5AEE"/>
    <w:rsid w:val="00AE5CAD"/>
    <w:rsid w:val="00AE5EA8"/>
    <w:rsid w:val="00AE79DE"/>
    <w:rsid w:val="00AF08B0"/>
    <w:rsid w:val="00AF11E3"/>
    <w:rsid w:val="00AF1B57"/>
    <w:rsid w:val="00AF1D45"/>
    <w:rsid w:val="00AF2153"/>
    <w:rsid w:val="00AF2A29"/>
    <w:rsid w:val="00AF330D"/>
    <w:rsid w:val="00AF3547"/>
    <w:rsid w:val="00AF3614"/>
    <w:rsid w:val="00AF43AF"/>
    <w:rsid w:val="00AF49F9"/>
    <w:rsid w:val="00AF4C48"/>
    <w:rsid w:val="00AF5375"/>
    <w:rsid w:val="00AF6841"/>
    <w:rsid w:val="00B019DC"/>
    <w:rsid w:val="00B01F12"/>
    <w:rsid w:val="00B02BE9"/>
    <w:rsid w:val="00B03864"/>
    <w:rsid w:val="00B042AF"/>
    <w:rsid w:val="00B04A88"/>
    <w:rsid w:val="00B05BD7"/>
    <w:rsid w:val="00B066BA"/>
    <w:rsid w:val="00B07149"/>
    <w:rsid w:val="00B07AB1"/>
    <w:rsid w:val="00B07B7E"/>
    <w:rsid w:val="00B07BDE"/>
    <w:rsid w:val="00B11696"/>
    <w:rsid w:val="00B13024"/>
    <w:rsid w:val="00B13488"/>
    <w:rsid w:val="00B13C79"/>
    <w:rsid w:val="00B13C81"/>
    <w:rsid w:val="00B1462F"/>
    <w:rsid w:val="00B151C0"/>
    <w:rsid w:val="00B153A7"/>
    <w:rsid w:val="00B15926"/>
    <w:rsid w:val="00B15AB5"/>
    <w:rsid w:val="00B15BD1"/>
    <w:rsid w:val="00B16D06"/>
    <w:rsid w:val="00B20A56"/>
    <w:rsid w:val="00B20FD7"/>
    <w:rsid w:val="00B212A4"/>
    <w:rsid w:val="00B21ECB"/>
    <w:rsid w:val="00B21F81"/>
    <w:rsid w:val="00B238B1"/>
    <w:rsid w:val="00B26347"/>
    <w:rsid w:val="00B27244"/>
    <w:rsid w:val="00B31011"/>
    <w:rsid w:val="00B310D6"/>
    <w:rsid w:val="00B323C7"/>
    <w:rsid w:val="00B330BC"/>
    <w:rsid w:val="00B331ED"/>
    <w:rsid w:val="00B33F8B"/>
    <w:rsid w:val="00B3428F"/>
    <w:rsid w:val="00B34316"/>
    <w:rsid w:val="00B34B95"/>
    <w:rsid w:val="00B35097"/>
    <w:rsid w:val="00B35371"/>
    <w:rsid w:val="00B353BE"/>
    <w:rsid w:val="00B35CF9"/>
    <w:rsid w:val="00B36394"/>
    <w:rsid w:val="00B364E1"/>
    <w:rsid w:val="00B36B48"/>
    <w:rsid w:val="00B36E14"/>
    <w:rsid w:val="00B371C6"/>
    <w:rsid w:val="00B3785C"/>
    <w:rsid w:val="00B40BBE"/>
    <w:rsid w:val="00B41786"/>
    <w:rsid w:val="00B417A9"/>
    <w:rsid w:val="00B418F7"/>
    <w:rsid w:val="00B41F98"/>
    <w:rsid w:val="00B42005"/>
    <w:rsid w:val="00B42129"/>
    <w:rsid w:val="00B42B8C"/>
    <w:rsid w:val="00B43512"/>
    <w:rsid w:val="00B44BB0"/>
    <w:rsid w:val="00B44F13"/>
    <w:rsid w:val="00B5019F"/>
    <w:rsid w:val="00B50BCD"/>
    <w:rsid w:val="00B50F97"/>
    <w:rsid w:val="00B518F6"/>
    <w:rsid w:val="00B51FFE"/>
    <w:rsid w:val="00B52B21"/>
    <w:rsid w:val="00B53163"/>
    <w:rsid w:val="00B531FA"/>
    <w:rsid w:val="00B53C8C"/>
    <w:rsid w:val="00B5402F"/>
    <w:rsid w:val="00B5444D"/>
    <w:rsid w:val="00B56731"/>
    <w:rsid w:val="00B60107"/>
    <w:rsid w:val="00B612B1"/>
    <w:rsid w:val="00B61400"/>
    <w:rsid w:val="00B619C5"/>
    <w:rsid w:val="00B66734"/>
    <w:rsid w:val="00B67009"/>
    <w:rsid w:val="00B70160"/>
    <w:rsid w:val="00B7045D"/>
    <w:rsid w:val="00B708D8"/>
    <w:rsid w:val="00B71716"/>
    <w:rsid w:val="00B719B9"/>
    <w:rsid w:val="00B7203F"/>
    <w:rsid w:val="00B7242D"/>
    <w:rsid w:val="00B7262D"/>
    <w:rsid w:val="00B72741"/>
    <w:rsid w:val="00B73DD6"/>
    <w:rsid w:val="00B749DA"/>
    <w:rsid w:val="00B74B14"/>
    <w:rsid w:val="00B75168"/>
    <w:rsid w:val="00B753D5"/>
    <w:rsid w:val="00B75583"/>
    <w:rsid w:val="00B75712"/>
    <w:rsid w:val="00B75A7C"/>
    <w:rsid w:val="00B75CE8"/>
    <w:rsid w:val="00B76258"/>
    <w:rsid w:val="00B77CFF"/>
    <w:rsid w:val="00B80B25"/>
    <w:rsid w:val="00B81202"/>
    <w:rsid w:val="00B81559"/>
    <w:rsid w:val="00B81AEA"/>
    <w:rsid w:val="00B81FDB"/>
    <w:rsid w:val="00B823AE"/>
    <w:rsid w:val="00B82422"/>
    <w:rsid w:val="00B82F8E"/>
    <w:rsid w:val="00B83E0B"/>
    <w:rsid w:val="00B83F85"/>
    <w:rsid w:val="00B847B7"/>
    <w:rsid w:val="00B8771A"/>
    <w:rsid w:val="00B90666"/>
    <w:rsid w:val="00B90725"/>
    <w:rsid w:val="00B90881"/>
    <w:rsid w:val="00B9137A"/>
    <w:rsid w:val="00B914F8"/>
    <w:rsid w:val="00B91CC4"/>
    <w:rsid w:val="00B922B4"/>
    <w:rsid w:val="00B92BCD"/>
    <w:rsid w:val="00B931F1"/>
    <w:rsid w:val="00B933D0"/>
    <w:rsid w:val="00B93646"/>
    <w:rsid w:val="00B93BB3"/>
    <w:rsid w:val="00B941B1"/>
    <w:rsid w:val="00B949B4"/>
    <w:rsid w:val="00B954B5"/>
    <w:rsid w:val="00B95776"/>
    <w:rsid w:val="00B95829"/>
    <w:rsid w:val="00B96F1C"/>
    <w:rsid w:val="00B97476"/>
    <w:rsid w:val="00BA0A25"/>
    <w:rsid w:val="00BA0AF2"/>
    <w:rsid w:val="00BA0F10"/>
    <w:rsid w:val="00BA23CC"/>
    <w:rsid w:val="00BA24BD"/>
    <w:rsid w:val="00BA25A3"/>
    <w:rsid w:val="00BA26CE"/>
    <w:rsid w:val="00BA2774"/>
    <w:rsid w:val="00BA314A"/>
    <w:rsid w:val="00BA3199"/>
    <w:rsid w:val="00BA3B2F"/>
    <w:rsid w:val="00BA4471"/>
    <w:rsid w:val="00BA5630"/>
    <w:rsid w:val="00BA69E9"/>
    <w:rsid w:val="00BA6C2B"/>
    <w:rsid w:val="00BA71EF"/>
    <w:rsid w:val="00BB131F"/>
    <w:rsid w:val="00BB2B52"/>
    <w:rsid w:val="00BB2D3E"/>
    <w:rsid w:val="00BB41EE"/>
    <w:rsid w:val="00BB59EF"/>
    <w:rsid w:val="00BB5DCD"/>
    <w:rsid w:val="00BB7497"/>
    <w:rsid w:val="00BB74AD"/>
    <w:rsid w:val="00BB76BE"/>
    <w:rsid w:val="00BB7F90"/>
    <w:rsid w:val="00BC061B"/>
    <w:rsid w:val="00BC15EA"/>
    <w:rsid w:val="00BC1D76"/>
    <w:rsid w:val="00BC2EC8"/>
    <w:rsid w:val="00BC3109"/>
    <w:rsid w:val="00BC4FA5"/>
    <w:rsid w:val="00BC5977"/>
    <w:rsid w:val="00BC5EA9"/>
    <w:rsid w:val="00BC668C"/>
    <w:rsid w:val="00BC6A5C"/>
    <w:rsid w:val="00BD0B8A"/>
    <w:rsid w:val="00BD11E5"/>
    <w:rsid w:val="00BD2017"/>
    <w:rsid w:val="00BD4359"/>
    <w:rsid w:val="00BD53EB"/>
    <w:rsid w:val="00BE19DF"/>
    <w:rsid w:val="00BE242D"/>
    <w:rsid w:val="00BE2D7B"/>
    <w:rsid w:val="00BE352C"/>
    <w:rsid w:val="00BE3697"/>
    <w:rsid w:val="00BE3781"/>
    <w:rsid w:val="00BE3F16"/>
    <w:rsid w:val="00BE48E1"/>
    <w:rsid w:val="00BE5152"/>
    <w:rsid w:val="00BE6457"/>
    <w:rsid w:val="00BE6A3D"/>
    <w:rsid w:val="00BE6E27"/>
    <w:rsid w:val="00BE792C"/>
    <w:rsid w:val="00BE7947"/>
    <w:rsid w:val="00BF04B3"/>
    <w:rsid w:val="00BF0534"/>
    <w:rsid w:val="00BF066E"/>
    <w:rsid w:val="00BF206A"/>
    <w:rsid w:val="00BF3A03"/>
    <w:rsid w:val="00BF58A0"/>
    <w:rsid w:val="00BF6337"/>
    <w:rsid w:val="00BF6762"/>
    <w:rsid w:val="00BF6D5E"/>
    <w:rsid w:val="00BF6E0A"/>
    <w:rsid w:val="00BF7EBC"/>
    <w:rsid w:val="00C00C4F"/>
    <w:rsid w:val="00C00EBD"/>
    <w:rsid w:val="00C016F8"/>
    <w:rsid w:val="00C031C6"/>
    <w:rsid w:val="00C03BB8"/>
    <w:rsid w:val="00C0440E"/>
    <w:rsid w:val="00C044E2"/>
    <w:rsid w:val="00C048E0"/>
    <w:rsid w:val="00C0500E"/>
    <w:rsid w:val="00C07A44"/>
    <w:rsid w:val="00C10E5F"/>
    <w:rsid w:val="00C11E78"/>
    <w:rsid w:val="00C12AD9"/>
    <w:rsid w:val="00C13767"/>
    <w:rsid w:val="00C141A0"/>
    <w:rsid w:val="00C14E35"/>
    <w:rsid w:val="00C16297"/>
    <w:rsid w:val="00C20478"/>
    <w:rsid w:val="00C21D02"/>
    <w:rsid w:val="00C22665"/>
    <w:rsid w:val="00C22A12"/>
    <w:rsid w:val="00C22BCB"/>
    <w:rsid w:val="00C23344"/>
    <w:rsid w:val="00C2396C"/>
    <w:rsid w:val="00C23D47"/>
    <w:rsid w:val="00C23EC2"/>
    <w:rsid w:val="00C24053"/>
    <w:rsid w:val="00C242F0"/>
    <w:rsid w:val="00C24F01"/>
    <w:rsid w:val="00C253B8"/>
    <w:rsid w:val="00C2564B"/>
    <w:rsid w:val="00C26986"/>
    <w:rsid w:val="00C26B49"/>
    <w:rsid w:val="00C27611"/>
    <w:rsid w:val="00C2764A"/>
    <w:rsid w:val="00C27E85"/>
    <w:rsid w:val="00C30684"/>
    <w:rsid w:val="00C306A7"/>
    <w:rsid w:val="00C3078B"/>
    <w:rsid w:val="00C3268F"/>
    <w:rsid w:val="00C32B0C"/>
    <w:rsid w:val="00C331AC"/>
    <w:rsid w:val="00C336B9"/>
    <w:rsid w:val="00C338FD"/>
    <w:rsid w:val="00C33D6B"/>
    <w:rsid w:val="00C344E4"/>
    <w:rsid w:val="00C356A7"/>
    <w:rsid w:val="00C35D7D"/>
    <w:rsid w:val="00C36DD2"/>
    <w:rsid w:val="00C40503"/>
    <w:rsid w:val="00C40C23"/>
    <w:rsid w:val="00C4148B"/>
    <w:rsid w:val="00C4158B"/>
    <w:rsid w:val="00C4188C"/>
    <w:rsid w:val="00C41B8F"/>
    <w:rsid w:val="00C423D6"/>
    <w:rsid w:val="00C42878"/>
    <w:rsid w:val="00C42A2F"/>
    <w:rsid w:val="00C4336E"/>
    <w:rsid w:val="00C440F0"/>
    <w:rsid w:val="00C4510C"/>
    <w:rsid w:val="00C467FE"/>
    <w:rsid w:val="00C47B69"/>
    <w:rsid w:val="00C50034"/>
    <w:rsid w:val="00C50203"/>
    <w:rsid w:val="00C5028D"/>
    <w:rsid w:val="00C50B51"/>
    <w:rsid w:val="00C50DE0"/>
    <w:rsid w:val="00C51485"/>
    <w:rsid w:val="00C51811"/>
    <w:rsid w:val="00C5185D"/>
    <w:rsid w:val="00C52429"/>
    <w:rsid w:val="00C53873"/>
    <w:rsid w:val="00C53D2C"/>
    <w:rsid w:val="00C546AC"/>
    <w:rsid w:val="00C547BD"/>
    <w:rsid w:val="00C5645A"/>
    <w:rsid w:val="00C57B61"/>
    <w:rsid w:val="00C57DB9"/>
    <w:rsid w:val="00C60580"/>
    <w:rsid w:val="00C60A09"/>
    <w:rsid w:val="00C61A70"/>
    <w:rsid w:val="00C63342"/>
    <w:rsid w:val="00C63B65"/>
    <w:rsid w:val="00C63E2A"/>
    <w:rsid w:val="00C6547D"/>
    <w:rsid w:val="00C65A7E"/>
    <w:rsid w:val="00C65CBF"/>
    <w:rsid w:val="00C66437"/>
    <w:rsid w:val="00C666B3"/>
    <w:rsid w:val="00C67F8B"/>
    <w:rsid w:val="00C70699"/>
    <w:rsid w:val="00C71C40"/>
    <w:rsid w:val="00C7272D"/>
    <w:rsid w:val="00C732FE"/>
    <w:rsid w:val="00C73377"/>
    <w:rsid w:val="00C737DD"/>
    <w:rsid w:val="00C73D49"/>
    <w:rsid w:val="00C742F7"/>
    <w:rsid w:val="00C755D8"/>
    <w:rsid w:val="00C757A5"/>
    <w:rsid w:val="00C767BB"/>
    <w:rsid w:val="00C76A18"/>
    <w:rsid w:val="00C76EAD"/>
    <w:rsid w:val="00C77B43"/>
    <w:rsid w:val="00C77BE8"/>
    <w:rsid w:val="00C81D35"/>
    <w:rsid w:val="00C828AB"/>
    <w:rsid w:val="00C83B8E"/>
    <w:rsid w:val="00C8444E"/>
    <w:rsid w:val="00C85350"/>
    <w:rsid w:val="00C8545B"/>
    <w:rsid w:val="00C87747"/>
    <w:rsid w:val="00C87E64"/>
    <w:rsid w:val="00C9019A"/>
    <w:rsid w:val="00C9034C"/>
    <w:rsid w:val="00C910D0"/>
    <w:rsid w:val="00C916E7"/>
    <w:rsid w:val="00C94C26"/>
    <w:rsid w:val="00C95360"/>
    <w:rsid w:val="00C9622F"/>
    <w:rsid w:val="00C964AD"/>
    <w:rsid w:val="00C97DA1"/>
    <w:rsid w:val="00CA02ED"/>
    <w:rsid w:val="00CA0838"/>
    <w:rsid w:val="00CA1D68"/>
    <w:rsid w:val="00CA246A"/>
    <w:rsid w:val="00CA2515"/>
    <w:rsid w:val="00CA25BD"/>
    <w:rsid w:val="00CA2F5D"/>
    <w:rsid w:val="00CA380E"/>
    <w:rsid w:val="00CA4B60"/>
    <w:rsid w:val="00CA4BFC"/>
    <w:rsid w:val="00CA623E"/>
    <w:rsid w:val="00CA73AC"/>
    <w:rsid w:val="00CA7C20"/>
    <w:rsid w:val="00CB0532"/>
    <w:rsid w:val="00CB0578"/>
    <w:rsid w:val="00CB1B48"/>
    <w:rsid w:val="00CB32C3"/>
    <w:rsid w:val="00CB37EB"/>
    <w:rsid w:val="00CB3E80"/>
    <w:rsid w:val="00CB4331"/>
    <w:rsid w:val="00CB5001"/>
    <w:rsid w:val="00CB7D51"/>
    <w:rsid w:val="00CC0CA2"/>
    <w:rsid w:val="00CC186E"/>
    <w:rsid w:val="00CC1A09"/>
    <w:rsid w:val="00CC1DFC"/>
    <w:rsid w:val="00CC1F36"/>
    <w:rsid w:val="00CC2B8C"/>
    <w:rsid w:val="00CC44A4"/>
    <w:rsid w:val="00CC4B99"/>
    <w:rsid w:val="00CC5540"/>
    <w:rsid w:val="00CC5C41"/>
    <w:rsid w:val="00CC70A6"/>
    <w:rsid w:val="00CC7D0E"/>
    <w:rsid w:val="00CC7FD2"/>
    <w:rsid w:val="00CD05AD"/>
    <w:rsid w:val="00CD0DA1"/>
    <w:rsid w:val="00CD1837"/>
    <w:rsid w:val="00CD18FE"/>
    <w:rsid w:val="00CD2C29"/>
    <w:rsid w:val="00CD337F"/>
    <w:rsid w:val="00CD3388"/>
    <w:rsid w:val="00CD44A9"/>
    <w:rsid w:val="00CD5332"/>
    <w:rsid w:val="00CD5B29"/>
    <w:rsid w:val="00CD6AAD"/>
    <w:rsid w:val="00CE030C"/>
    <w:rsid w:val="00CE065D"/>
    <w:rsid w:val="00CE0BC9"/>
    <w:rsid w:val="00CE12B2"/>
    <w:rsid w:val="00CE2A56"/>
    <w:rsid w:val="00CE2F46"/>
    <w:rsid w:val="00CE40A4"/>
    <w:rsid w:val="00CE5B3D"/>
    <w:rsid w:val="00CE6503"/>
    <w:rsid w:val="00CE69F2"/>
    <w:rsid w:val="00CE6B57"/>
    <w:rsid w:val="00CE74B0"/>
    <w:rsid w:val="00CE7883"/>
    <w:rsid w:val="00CF0AB4"/>
    <w:rsid w:val="00CF1336"/>
    <w:rsid w:val="00CF1780"/>
    <w:rsid w:val="00CF2706"/>
    <w:rsid w:val="00CF2D55"/>
    <w:rsid w:val="00CF36F9"/>
    <w:rsid w:val="00CF4C70"/>
    <w:rsid w:val="00CF56DE"/>
    <w:rsid w:val="00CF5708"/>
    <w:rsid w:val="00CF6D94"/>
    <w:rsid w:val="00CF6EAD"/>
    <w:rsid w:val="00CF7D9F"/>
    <w:rsid w:val="00D00E85"/>
    <w:rsid w:val="00D023F5"/>
    <w:rsid w:val="00D0376F"/>
    <w:rsid w:val="00D038B1"/>
    <w:rsid w:val="00D03D1B"/>
    <w:rsid w:val="00D05142"/>
    <w:rsid w:val="00D052DE"/>
    <w:rsid w:val="00D05D23"/>
    <w:rsid w:val="00D07092"/>
    <w:rsid w:val="00D1075C"/>
    <w:rsid w:val="00D107CF"/>
    <w:rsid w:val="00D10DF8"/>
    <w:rsid w:val="00D10EBE"/>
    <w:rsid w:val="00D12B5B"/>
    <w:rsid w:val="00D12DB0"/>
    <w:rsid w:val="00D13863"/>
    <w:rsid w:val="00D138A4"/>
    <w:rsid w:val="00D148FD"/>
    <w:rsid w:val="00D150D3"/>
    <w:rsid w:val="00D1510C"/>
    <w:rsid w:val="00D16341"/>
    <w:rsid w:val="00D16621"/>
    <w:rsid w:val="00D17F5E"/>
    <w:rsid w:val="00D216DD"/>
    <w:rsid w:val="00D21A84"/>
    <w:rsid w:val="00D21D54"/>
    <w:rsid w:val="00D23A8D"/>
    <w:rsid w:val="00D24223"/>
    <w:rsid w:val="00D24B46"/>
    <w:rsid w:val="00D24C0D"/>
    <w:rsid w:val="00D253FE"/>
    <w:rsid w:val="00D2636A"/>
    <w:rsid w:val="00D2651C"/>
    <w:rsid w:val="00D316D3"/>
    <w:rsid w:val="00D333D7"/>
    <w:rsid w:val="00D33BE9"/>
    <w:rsid w:val="00D34579"/>
    <w:rsid w:val="00D3543B"/>
    <w:rsid w:val="00D36241"/>
    <w:rsid w:val="00D36878"/>
    <w:rsid w:val="00D36BE8"/>
    <w:rsid w:val="00D409A2"/>
    <w:rsid w:val="00D40AD4"/>
    <w:rsid w:val="00D41042"/>
    <w:rsid w:val="00D42A9D"/>
    <w:rsid w:val="00D42AE8"/>
    <w:rsid w:val="00D43B6D"/>
    <w:rsid w:val="00D43CAD"/>
    <w:rsid w:val="00D45430"/>
    <w:rsid w:val="00D45ABB"/>
    <w:rsid w:val="00D466C0"/>
    <w:rsid w:val="00D4672B"/>
    <w:rsid w:val="00D502E5"/>
    <w:rsid w:val="00D5030A"/>
    <w:rsid w:val="00D5199E"/>
    <w:rsid w:val="00D51BB8"/>
    <w:rsid w:val="00D52193"/>
    <w:rsid w:val="00D52445"/>
    <w:rsid w:val="00D52FCE"/>
    <w:rsid w:val="00D538A2"/>
    <w:rsid w:val="00D54B8A"/>
    <w:rsid w:val="00D54EEE"/>
    <w:rsid w:val="00D55AC3"/>
    <w:rsid w:val="00D55AF0"/>
    <w:rsid w:val="00D56E8C"/>
    <w:rsid w:val="00D574AA"/>
    <w:rsid w:val="00D60A1F"/>
    <w:rsid w:val="00D6136C"/>
    <w:rsid w:val="00D617E0"/>
    <w:rsid w:val="00D62890"/>
    <w:rsid w:val="00D6354D"/>
    <w:rsid w:val="00D637D2"/>
    <w:rsid w:val="00D654DD"/>
    <w:rsid w:val="00D65BB6"/>
    <w:rsid w:val="00D66325"/>
    <w:rsid w:val="00D667B3"/>
    <w:rsid w:val="00D66A46"/>
    <w:rsid w:val="00D67615"/>
    <w:rsid w:val="00D67F30"/>
    <w:rsid w:val="00D7121E"/>
    <w:rsid w:val="00D71524"/>
    <w:rsid w:val="00D71702"/>
    <w:rsid w:val="00D722C7"/>
    <w:rsid w:val="00D7281A"/>
    <w:rsid w:val="00D72CB3"/>
    <w:rsid w:val="00D72DE6"/>
    <w:rsid w:val="00D72E44"/>
    <w:rsid w:val="00D73DD9"/>
    <w:rsid w:val="00D74250"/>
    <w:rsid w:val="00D759D6"/>
    <w:rsid w:val="00D77C49"/>
    <w:rsid w:val="00D77F10"/>
    <w:rsid w:val="00D802DB"/>
    <w:rsid w:val="00D814F0"/>
    <w:rsid w:val="00D81B2E"/>
    <w:rsid w:val="00D8302C"/>
    <w:rsid w:val="00D851A6"/>
    <w:rsid w:val="00D86323"/>
    <w:rsid w:val="00D872C8"/>
    <w:rsid w:val="00D87BAD"/>
    <w:rsid w:val="00D91E8B"/>
    <w:rsid w:val="00D92091"/>
    <w:rsid w:val="00D92856"/>
    <w:rsid w:val="00D92B9C"/>
    <w:rsid w:val="00D93AC3"/>
    <w:rsid w:val="00D93D6B"/>
    <w:rsid w:val="00D94381"/>
    <w:rsid w:val="00D95548"/>
    <w:rsid w:val="00D96DF7"/>
    <w:rsid w:val="00D976B7"/>
    <w:rsid w:val="00D97E3F"/>
    <w:rsid w:val="00DA16F7"/>
    <w:rsid w:val="00DA1C8E"/>
    <w:rsid w:val="00DA20E9"/>
    <w:rsid w:val="00DA462A"/>
    <w:rsid w:val="00DA5B65"/>
    <w:rsid w:val="00DA6120"/>
    <w:rsid w:val="00DA6DA6"/>
    <w:rsid w:val="00DA6DB8"/>
    <w:rsid w:val="00DA7856"/>
    <w:rsid w:val="00DA7A31"/>
    <w:rsid w:val="00DB056D"/>
    <w:rsid w:val="00DB1E11"/>
    <w:rsid w:val="00DB2A40"/>
    <w:rsid w:val="00DB3686"/>
    <w:rsid w:val="00DB3DAF"/>
    <w:rsid w:val="00DB4895"/>
    <w:rsid w:val="00DB4946"/>
    <w:rsid w:val="00DB4D30"/>
    <w:rsid w:val="00DB69B7"/>
    <w:rsid w:val="00DB6EE6"/>
    <w:rsid w:val="00DB7098"/>
    <w:rsid w:val="00DC04B3"/>
    <w:rsid w:val="00DC0F42"/>
    <w:rsid w:val="00DC117A"/>
    <w:rsid w:val="00DC2C31"/>
    <w:rsid w:val="00DC34BB"/>
    <w:rsid w:val="00DC481B"/>
    <w:rsid w:val="00DC4BD2"/>
    <w:rsid w:val="00DC778D"/>
    <w:rsid w:val="00DD06E1"/>
    <w:rsid w:val="00DD07D3"/>
    <w:rsid w:val="00DD132E"/>
    <w:rsid w:val="00DD13CF"/>
    <w:rsid w:val="00DD1ABE"/>
    <w:rsid w:val="00DD2436"/>
    <w:rsid w:val="00DD30A1"/>
    <w:rsid w:val="00DD3601"/>
    <w:rsid w:val="00DD3A5A"/>
    <w:rsid w:val="00DD469B"/>
    <w:rsid w:val="00DD46A5"/>
    <w:rsid w:val="00DD5165"/>
    <w:rsid w:val="00DD6423"/>
    <w:rsid w:val="00DD7BBF"/>
    <w:rsid w:val="00DD7FC2"/>
    <w:rsid w:val="00DE0EE4"/>
    <w:rsid w:val="00DE1469"/>
    <w:rsid w:val="00DE3614"/>
    <w:rsid w:val="00DE4376"/>
    <w:rsid w:val="00DE481B"/>
    <w:rsid w:val="00DE51ED"/>
    <w:rsid w:val="00DE6C26"/>
    <w:rsid w:val="00DF03CD"/>
    <w:rsid w:val="00DF1B72"/>
    <w:rsid w:val="00DF1EED"/>
    <w:rsid w:val="00DF21CE"/>
    <w:rsid w:val="00DF22D2"/>
    <w:rsid w:val="00DF272A"/>
    <w:rsid w:val="00DF28D8"/>
    <w:rsid w:val="00DF30CB"/>
    <w:rsid w:val="00DF3446"/>
    <w:rsid w:val="00DF3A2F"/>
    <w:rsid w:val="00DF52AE"/>
    <w:rsid w:val="00DF5BF1"/>
    <w:rsid w:val="00DF64E8"/>
    <w:rsid w:val="00DF7926"/>
    <w:rsid w:val="00E00343"/>
    <w:rsid w:val="00E003E4"/>
    <w:rsid w:val="00E00CA2"/>
    <w:rsid w:val="00E0119F"/>
    <w:rsid w:val="00E01445"/>
    <w:rsid w:val="00E02CE7"/>
    <w:rsid w:val="00E03789"/>
    <w:rsid w:val="00E04075"/>
    <w:rsid w:val="00E0476F"/>
    <w:rsid w:val="00E04E95"/>
    <w:rsid w:val="00E057DE"/>
    <w:rsid w:val="00E06E13"/>
    <w:rsid w:val="00E070DC"/>
    <w:rsid w:val="00E102C3"/>
    <w:rsid w:val="00E104D5"/>
    <w:rsid w:val="00E10602"/>
    <w:rsid w:val="00E110BB"/>
    <w:rsid w:val="00E11AFF"/>
    <w:rsid w:val="00E11D00"/>
    <w:rsid w:val="00E11E92"/>
    <w:rsid w:val="00E128E1"/>
    <w:rsid w:val="00E13018"/>
    <w:rsid w:val="00E14699"/>
    <w:rsid w:val="00E14719"/>
    <w:rsid w:val="00E15661"/>
    <w:rsid w:val="00E21430"/>
    <w:rsid w:val="00E22DD2"/>
    <w:rsid w:val="00E23B06"/>
    <w:rsid w:val="00E2437B"/>
    <w:rsid w:val="00E24D59"/>
    <w:rsid w:val="00E24F9F"/>
    <w:rsid w:val="00E258C3"/>
    <w:rsid w:val="00E262B5"/>
    <w:rsid w:val="00E26FAF"/>
    <w:rsid w:val="00E27588"/>
    <w:rsid w:val="00E27EC0"/>
    <w:rsid w:val="00E30BF2"/>
    <w:rsid w:val="00E31B69"/>
    <w:rsid w:val="00E3378B"/>
    <w:rsid w:val="00E3428E"/>
    <w:rsid w:val="00E343E6"/>
    <w:rsid w:val="00E343E9"/>
    <w:rsid w:val="00E3518A"/>
    <w:rsid w:val="00E3539B"/>
    <w:rsid w:val="00E36C16"/>
    <w:rsid w:val="00E425E8"/>
    <w:rsid w:val="00E4270A"/>
    <w:rsid w:val="00E43667"/>
    <w:rsid w:val="00E4496B"/>
    <w:rsid w:val="00E45286"/>
    <w:rsid w:val="00E465A1"/>
    <w:rsid w:val="00E46CA6"/>
    <w:rsid w:val="00E4738A"/>
    <w:rsid w:val="00E47964"/>
    <w:rsid w:val="00E47EC9"/>
    <w:rsid w:val="00E51581"/>
    <w:rsid w:val="00E51BAE"/>
    <w:rsid w:val="00E51FCC"/>
    <w:rsid w:val="00E53153"/>
    <w:rsid w:val="00E543D3"/>
    <w:rsid w:val="00E54C6B"/>
    <w:rsid w:val="00E550F0"/>
    <w:rsid w:val="00E55D69"/>
    <w:rsid w:val="00E565E7"/>
    <w:rsid w:val="00E567C1"/>
    <w:rsid w:val="00E60034"/>
    <w:rsid w:val="00E60302"/>
    <w:rsid w:val="00E62071"/>
    <w:rsid w:val="00E620D0"/>
    <w:rsid w:val="00E62A2A"/>
    <w:rsid w:val="00E64A41"/>
    <w:rsid w:val="00E64DD7"/>
    <w:rsid w:val="00E65A9D"/>
    <w:rsid w:val="00E66353"/>
    <w:rsid w:val="00E66DF5"/>
    <w:rsid w:val="00E67061"/>
    <w:rsid w:val="00E67BF3"/>
    <w:rsid w:val="00E67CF2"/>
    <w:rsid w:val="00E67EFA"/>
    <w:rsid w:val="00E7024C"/>
    <w:rsid w:val="00E72780"/>
    <w:rsid w:val="00E73089"/>
    <w:rsid w:val="00E730D0"/>
    <w:rsid w:val="00E73115"/>
    <w:rsid w:val="00E7356C"/>
    <w:rsid w:val="00E7390E"/>
    <w:rsid w:val="00E73973"/>
    <w:rsid w:val="00E76B34"/>
    <w:rsid w:val="00E776B1"/>
    <w:rsid w:val="00E77E24"/>
    <w:rsid w:val="00E8157D"/>
    <w:rsid w:val="00E82101"/>
    <w:rsid w:val="00E837B9"/>
    <w:rsid w:val="00E83894"/>
    <w:rsid w:val="00E8421B"/>
    <w:rsid w:val="00E84222"/>
    <w:rsid w:val="00E84490"/>
    <w:rsid w:val="00E84C6D"/>
    <w:rsid w:val="00E85EE6"/>
    <w:rsid w:val="00E8657F"/>
    <w:rsid w:val="00E9033D"/>
    <w:rsid w:val="00E91D03"/>
    <w:rsid w:val="00E9248A"/>
    <w:rsid w:val="00E95D0B"/>
    <w:rsid w:val="00E95E7C"/>
    <w:rsid w:val="00E95FB4"/>
    <w:rsid w:val="00E96D00"/>
    <w:rsid w:val="00E973E3"/>
    <w:rsid w:val="00E978CD"/>
    <w:rsid w:val="00EA0278"/>
    <w:rsid w:val="00EA032D"/>
    <w:rsid w:val="00EA0FAC"/>
    <w:rsid w:val="00EA17FA"/>
    <w:rsid w:val="00EA38AA"/>
    <w:rsid w:val="00EA397A"/>
    <w:rsid w:val="00EA3F32"/>
    <w:rsid w:val="00EA404B"/>
    <w:rsid w:val="00EA6DF7"/>
    <w:rsid w:val="00EA7B5A"/>
    <w:rsid w:val="00EB10BA"/>
    <w:rsid w:val="00EB15A6"/>
    <w:rsid w:val="00EB16E6"/>
    <w:rsid w:val="00EB1CD9"/>
    <w:rsid w:val="00EB2914"/>
    <w:rsid w:val="00EB2B91"/>
    <w:rsid w:val="00EB2EFC"/>
    <w:rsid w:val="00EB3158"/>
    <w:rsid w:val="00EB3307"/>
    <w:rsid w:val="00EB4422"/>
    <w:rsid w:val="00EB5517"/>
    <w:rsid w:val="00EB57AD"/>
    <w:rsid w:val="00EB58C7"/>
    <w:rsid w:val="00EB5907"/>
    <w:rsid w:val="00EB5C6A"/>
    <w:rsid w:val="00EB6B08"/>
    <w:rsid w:val="00EB778C"/>
    <w:rsid w:val="00EB785F"/>
    <w:rsid w:val="00EB78E9"/>
    <w:rsid w:val="00EC1C87"/>
    <w:rsid w:val="00EC26F6"/>
    <w:rsid w:val="00EC27CD"/>
    <w:rsid w:val="00EC3465"/>
    <w:rsid w:val="00EC3EF6"/>
    <w:rsid w:val="00EC4873"/>
    <w:rsid w:val="00EC48F3"/>
    <w:rsid w:val="00EC5C22"/>
    <w:rsid w:val="00EC63D6"/>
    <w:rsid w:val="00EC65BD"/>
    <w:rsid w:val="00EC6696"/>
    <w:rsid w:val="00EC6E49"/>
    <w:rsid w:val="00EC6EAB"/>
    <w:rsid w:val="00EC6FA0"/>
    <w:rsid w:val="00EC73BA"/>
    <w:rsid w:val="00ED21CB"/>
    <w:rsid w:val="00ED270B"/>
    <w:rsid w:val="00ED2804"/>
    <w:rsid w:val="00ED4011"/>
    <w:rsid w:val="00ED41F7"/>
    <w:rsid w:val="00ED4E5F"/>
    <w:rsid w:val="00ED5110"/>
    <w:rsid w:val="00ED55B2"/>
    <w:rsid w:val="00ED5FB2"/>
    <w:rsid w:val="00ED6105"/>
    <w:rsid w:val="00ED6AA1"/>
    <w:rsid w:val="00ED6F57"/>
    <w:rsid w:val="00ED779B"/>
    <w:rsid w:val="00EE07B8"/>
    <w:rsid w:val="00EE081B"/>
    <w:rsid w:val="00EE0D57"/>
    <w:rsid w:val="00EE227B"/>
    <w:rsid w:val="00EE2C0E"/>
    <w:rsid w:val="00EE32DA"/>
    <w:rsid w:val="00EE44BC"/>
    <w:rsid w:val="00EE47F1"/>
    <w:rsid w:val="00EE5491"/>
    <w:rsid w:val="00EE6152"/>
    <w:rsid w:val="00EE6529"/>
    <w:rsid w:val="00EE6D9A"/>
    <w:rsid w:val="00EE7259"/>
    <w:rsid w:val="00EF0BFF"/>
    <w:rsid w:val="00EF0CF8"/>
    <w:rsid w:val="00EF1E94"/>
    <w:rsid w:val="00EF4716"/>
    <w:rsid w:val="00EF4C59"/>
    <w:rsid w:val="00EF4E7C"/>
    <w:rsid w:val="00EF51CD"/>
    <w:rsid w:val="00EF6850"/>
    <w:rsid w:val="00EF7C70"/>
    <w:rsid w:val="00F00C9A"/>
    <w:rsid w:val="00F012DA"/>
    <w:rsid w:val="00F017EA"/>
    <w:rsid w:val="00F01941"/>
    <w:rsid w:val="00F01FE2"/>
    <w:rsid w:val="00F02EA6"/>
    <w:rsid w:val="00F059ED"/>
    <w:rsid w:val="00F076AA"/>
    <w:rsid w:val="00F109F6"/>
    <w:rsid w:val="00F129E3"/>
    <w:rsid w:val="00F12DEB"/>
    <w:rsid w:val="00F13045"/>
    <w:rsid w:val="00F1324E"/>
    <w:rsid w:val="00F1441C"/>
    <w:rsid w:val="00F144BB"/>
    <w:rsid w:val="00F14D1C"/>
    <w:rsid w:val="00F14D5D"/>
    <w:rsid w:val="00F151F8"/>
    <w:rsid w:val="00F158F2"/>
    <w:rsid w:val="00F15A57"/>
    <w:rsid w:val="00F15DF5"/>
    <w:rsid w:val="00F174FD"/>
    <w:rsid w:val="00F1799D"/>
    <w:rsid w:val="00F17BB5"/>
    <w:rsid w:val="00F2017B"/>
    <w:rsid w:val="00F206EE"/>
    <w:rsid w:val="00F20B1C"/>
    <w:rsid w:val="00F22725"/>
    <w:rsid w:val="00F227A1"/>
    <w:rsid w:val="00F23868"/>
    <w:rsid w:val="00F24A3D"/>
    <w:rsid w:val="00F24BE3"/>
    <w:rsid w:val="00F24BF3"/>
    <w:rsid w:val="00F256DB"/>
    <w:rsid w:val="00F25F05"/>
    <w:rsid w:val="00F26D3A"/>
    <w:rsid w:val="00F26FF8"/>
    <w:rsid w:val="00F27413"/>
    <w:rsid w:val="00F306E1"/>
    <w:rsid w:val="00F30EEC"/>
    <w:rsid w:val="00F30F57"/>
    <w:rsid w:val="00F32FF3"/>
    <w:rsid w:val="00F332A4"/>
    <w:rsid w:val="00F33B84"/>
    <w:rsid w:val="00F34E9F"/>
    <w:rsid w:val="00F37CC7"/>
    <w:rsid w:val="00F403DD"/>
    <w:rsid w:val="00F41058"/>
    <w:rsid w:val="00F416DD"/>
    <w:rsid w:val="00F4180E"/>
    <w:rsid w:val="00F41861"/>
    <w:rsid w:val="00F42C7D"/>
    <w:rsid w:val="00F43701"/>
    <w:rsid w:val="00F45115"/>
    <w:rsid w:val="00F4581F"/>
    <w:rsid w:val="00F45852"/>
    <w:rsid w:val="00F46D8E"/>
    <w:rsid w:val="00F50BDC"/>
    <w:rsid w:val="00F52502"/>
    <w:rsid w:val="00F52740"/>
    <w:rsid w:val="00F52B4D"/>
    <w:rsid w:val="00F53041"/>
    <w:rsid w:val="00F53957"/>
    <w:rsid w:val="00F546A8"/>
    <w:rsid w:val="00F54B08"/>
    <w:rsid w:val="00F55032"/>
    <w:rsid w:val="00F57372"/>
    <w:rsid w:val="00F578B5"/>
    <w:rsid w:val="00F57E41"/>
    <w:rsid w:val="00F6064C"/>
    <w:rsid w:val="00F6210D"/>
    <w:rsid w:val="00F62B6F"/>
    <w:rsid w:val="00F63E2A"/>
    <w:rsid w:val="00F64015"/>
    <w:rsid w:val="00F642F8"/>
    <w:rsid w:val="00F64752"/>
    <w:rsid w:val="00F64B37"/>
    <w:rsid w:val="00F64D47"/>
    <w:rsid w:val="00F65191"/>
    <w:rsid w:val="00F65490"/>
    <w:rsid w:val="00F65621"/>
    <w:rsid w:val="00F65A3D"/>
    <w:rsid w:val="00F67594"/>
    <w:rsid w:val="00F7080A"/>
    <w:rsid w:val="00F71867"/>
    <w:rsid w:val="00F71AF7"/>
    <w:rsid w:val="00F72FA8"/>
    <w:rsid w:val="00F745DD"/>
    <w:rsid w:val="00F74E4D"/>
    <w:rsid w:val="00F757F3"/>
    <w:rsid w:val="00F75B8B"/>
    <w:rsid w:val="00F76DBF"/>
    <w:rsid w:val="00F800AA"/>
    <w:rsid w:val="00F804CF"/>
    <w:rsid w:val="00F80DE5"/>
    <w:rsid w:val="00F80E0E"/>
    <w:rsid w:val="00F81C71"/>
    <w:rsid w:val="00F8228F"/>
    <w:rsid w:val="00F825B8"/>
    <w:rsid w:val="00F82FE6"/>
    <w:rsid w:val="00F831F2"/>
    <w:rsid w:val="00F83B12"/>
    <w:rsid w:val="00F84B01"/>
    <w:rsid w:val="00F84B92"/>
    <w:rsid w:val="00F84F3E"/>
    <w:rsid w:val="00F857EC"/>
    <w:rsid w:val="00F85AB0"/>
    <w:rsid w:val="00F85D8A"/>
    <w:rsid w:val="00F90594"/>
    <w:rsid w:val="00F909D3"/>
    <w:rsid w:val="00F90E72"/>
    <w:rsid w:val="00F91590"/>
    <w:rsid w:val="00F91C40"/>
    <w:rsid w:val="00F91E21"/>
    <w:rsid w:val="00F9220E"/>
    <w:rsid w:val="00F923BA"/>
    <w:rsid w:val="00F934D9"/>
    <w:rsid w:val="00F93690"/>
    <w:rsid w:val="00F940F2"/>
    <w:rsid w:val="00F94A3D"/>
    <w:rsid w:val="00F95478"/>
    <w:rsid w:val="00F96136"/>
    <w:rsid w:val="00F97D45"/>
    <w:rsid w:val="00FA042A"/>
    <w:rsid w:val="00FA15F6"/>
    <w:rsid w:val="00FA16CC"/>
    <w:rsid w:val="00FA1E10"/>
    <w:rsid w:val="00FA1E97"/>
    <w:rsid w:val="00FA1ED8"/>
    <w:rsid w:val="00FA218A"/>
    <w:rsid w:val="00FA2B45"/>
    <w:rsid w:val="00FA3240"/>
    <w:rsid w:val="00FA35A7"/>
    <w:rsid w:val="00FA3A11"/>
    <w:rsid w:val="00FA478F"/>
    <w:rsid w:val="00FA491A"/>
    <w:rsid w:val="00FA50B2"/>
    <w:rsid w:val="00FA58D6"/>
    <w:rsid w:val="00FA5BF7"/>
    <w:rsid w:val="00FA724C"/>
    <w:rsid w:val="00FA75AB"/>
    <w:rsid w:val="00FA793B"/>
    <w:rsid w:val="00FB1497"/>
    <w:rsid w:val="00FB158C"/>
    <w:rsid w:val="00FB1A61"/>
    <w:rsid w:val="00FB1F09"/>
    <w:rsid w:val="00FB21E4"/>
    <w:rsid w:val="00FB2329"/>
    <w:rsid w:val="00FB2456"/>
    <w:rsid w:val="00FB2ED5"/>
    <w:rsid w:val="00FB3F29"/>
    <w:rsid w:val="00FB46DE"/>
    <w:rsid w:val="00FB5037"/>
    <w:rsid w:val="00FB58DD"/>
    <w:rsid w:val="00FB591E"/>
    <w:rsid w:val="00FB5E42"/>
    <w:rsid w:val="00FB66E5"/>
    <w:rsid w:val="00FB69C6"/>
    <w:rsid w:val="00FB762C"/>
    <w:rsid w:val="00FB7CE3"/>
    <w:rsid w:val="00FC2368"/>
    <w:rsid w:val="00FC32C8"/>
    <w:rsid w:val="00FC3A9D"/>
    <w:rsid w:val="00FC4261"/>
    <w:rsid w:val="00FC4591"/>
    <w:rsid w:val="00FC5276"/>
    <w:rsid w:val="00FC568B"/>
    <w:rsid w:val="00FC61F0"/>
    <w:rsid w:val="00FC6296"/>
    <w:rsid w:val="00FC66F7"/>
    <w:rsid w:val="00FD08E8"/>
    <w:rsid w:val="00FD1BB0"/>
    <w:rsid w:val="00FD1BD6"/>
    <w:rsid w:val="00FD2789"/>
    <w:rsid w:val="00FD2F36"/>
    <w:rsid w:val="00FD31E4"/>
    <w:rsid w:val="00FD40EF"/>
    <w:rsid w:val="00FD4868"/>
    <w:rsid w:val="00FD5B96"/>
    <w:rsid w:val="00FD5E71"/>
    <w:rsid w:val="00FD7224"/>
    <w:rsid w:val="00FE1506"/>
    <w:rsid w:val="00FE1697"/>
    <w:rsid w:val="00FE317B"/>
    <w:rsid w:val="00FE3342"/>
    <w:rsid w:val="00FE364A"/>
    <w:rsid w:val="00FE3E4A"/>
    <w:rsid w:val="00FE475A"/>
    <w:rsid w:val="00FE4FA2"/>
    <w:rsid w:val="00FE765C"/>
    <w:rsid w:val="00FE785D"/>
    <w:rsid w:val="00FF0654"/>
    <w:rsid w:val="00FF35B6"/>
    <w:rsid w:val="00FF43B3"/>
    <w:rsid w:val="00FF4F12"/>
    <w:rsid w:val="00FF5FDC"/>
    <w:rsid w:val="00FF6629"/>
    <w:rsid w:val="00FF682E"/>
    <w:rsid w:val="0992A4BE"/>
    <w:rsid w:val="0E0E0638"/>
    <w:rsid w:val="10D7681E"/>
    <w:rsid w:val="24720781"/>
    <w:rsid w:val="24E0E4E0"/>
    <w:rsid w:val="3E090023"/>
    <w:rsid w:val="4EDE9E22"/>
    <w:rsid w:val="541BD320"/>
    <w:rsid w:val="54EB2DC6"/>
    <w:rsid w:val="5FECDCF5"/>
    <w:rsid w:val="60C227D7"/>
    <w:rsid w:val="6F199DCD"/>
    <w:rsid w:val="6FA282E5"/>
    <w:rsid w:val="724F4A7C"/>
    <w:rsid w:val="73145A1E"/>
    <w:rsid w:val="73D0CC9F"/>
    <w:rsid w:val="76E376A8"/>
    <w:rsid w:val="7D4127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2AF130"/>
  <w15:chartTrackingRefBased/>
  <w15:docId w15:val="{A68C1073-005E-40A0-BA1F-7E5414CA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330D"/>
    <w:pPr>
      <w:tabs>
        <w:tab w:val="left" w:pos="3068"/>
      </w:tabs>
      <w:spacing w:after="0" w:line="480" w:lineRule="auto"/>
      <w:ind w:firstLine="720"/>
    </w:pPr>
    <w:rPr>
      <w:rFonts w:ascii="Calibri" w:hAnsi="Calibri" w:cs="Arial"/>
      <w:szCs w:val="21"/>
      <w:shd w:val="clear" w:color="auto" w:fill="FFFFFF"/>
    </w:rPr>
  </w:style>
  <w:style w:type="paragraph" w:styleId="berschrift1">
    <w:name w:val="heading 1"/>
    <w:basedOn w:val="Standard"/>
    <w:next w:val="Standard"/>
    <w:link w:val="berschrift1Zchn"/>
    <w:uiPriority w:val="9"/>
    <w:qFormat/>
    <w:rsid w:val="00CC186E"/>
    <w:pPr>
      <w:tabs>
        <w:tab w:val="clear" w:pos="3068"/>
      </w:tabs>
      <w:ind w:firstLine="0"/>
      <w:jc w:val="center"/>
      <w:outlineLvl w:val="0"/>
    </w:pPr>
    <w:rPr>
      <w:rFonts w:asciiTheme="minorHAnsi" w:hAnsiTheme="minorHAnsi" w:cstheme="minorHAnsi"/>
      <w:b/>
      <w:szCs w:val="22"/>
    </w:rPr>
  </w:style>
  <w:style w:type="paragraph" w:styleId="berschrift2">
    <w:name w:val="heading 2"/>
    <w:basedOn w:val="Standard"/>
    <w:next w:val="Standard"/>
    <w:link w:val="berschrift2Zchn"/>
    <w:uiPriority w:val="9"/>
    <w:unhideWhenUsed/>
    <w:qFormat/>
    <w:rsid w:val="00CC186E"/>
    <w:pPr>
      <w:tabs>
        <w:tab w:val="clear" w:pos="3068"/>
      </w:tabs>
      <w:ind w:firstLine="0"/>
      <w:outlineLvl w:val="1"/>
    </w:pPr>
    <w:rPr>
      <w:rFonts w:asciiTheme="minorHAnsi" w:hAnsiTheme="minorHAnsi" w:cstheme="minorHAnsi"/>
      <w:b/>
      <w:szCs w:val="22"/>
    </w:rPr>
  </w:style>
  <w:style w:type="paragraph" w:styleId="berschrift3">
    <w:name w:val="heading 3"/>
    <w:basedOn w:val="Standard"/>
    <w:next w:val="Standard"/>
    <w:link w:val="berschrift3Zchn"/>
    <w:uiPriority w:val="9"/>
    <w:unhideWhenUsed/>
    <w:qFormat/>
    <w:rsid w:val="00CC186E"/>
    <w:pPr>
      <w:ind w:firstLine="0"/>
      <w:outlineLvl w:val="2"/>
    </w:pPr>
    <w:rPr>
      <w:rFonts w:asciiTheme="minorHAnsi" w:hAnsiTheme="minorHAnsi" w:cstheme="minorHAnsi"/>
      <w:b/>
      <w:i/>
      <w:szCs w:val="22"/>
    </w:rPr>
  </w:style>
  <w:style w:type="paragraph" w:styleId="berschrift4">
    <w:name w:val="heading 4"/>
    <w:basedOn w:val="Standard"/>
    <w:next w:val="Standard"/>
    <w:link w:val="berschrift4Zchn"/>
    <w:uiPriority w:val="9"/>
    <w:unhideWhenUsed/>
    <w:qFormat/>
    <w:rsid w:val="00CC186E"/>
    <w:pPr>
      <w:tabs>
        <w:tab w:val="clear" w:pos="3068"/>
      </w:tabs>
      <w:outlineLvl w:val="3"/>
    </w:pPr>
    <w:rPr>
      <w:rFonts w:cstheme="minorHAnsi"/>
      <w:b/>
      <w:bCs/>
      <w:szCs w:val="22"/>
    </w:rPr>
  </w:style>
  <w:style w:type="paragraph" w:styleId="berschrift5">
    <w:name w:val="heading 5"/>
    <w:basedOn w:val="Standard"/>
    <w:next w:val="Standard"/>
    <w:link w:val="berschrift5Zchn"/>
    <w:uiPriority w:val="9"/>
    <w:unhideWhenUsed/>
    <w:qFormat/>
    <w:rsid w:val="00CC186E"/>
    <w:pPr>
      <w:tabs>
        <w:tab w:val="clear" w:pos="3068"/>
      </w:tabs>
      <w:outlineLvl w:val="4"/>
    </w:pPr>
    <w:rPr>
      <w:rFonts w:cs="Calibri"/>
      <w:b/>
      <w:i/>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102C3"/>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102C3"/>
  </w:style>
  <w:style w:type="paragraph" w:styleId="Fuzeile">
    <w:name w:val="footer"/>
    <w:basedOn w:val="Standard"/>
    <w:link w:val="FuzeileZchn"/>
    <w:uiPriority w:val="99"/>
    <w:unhideWhenUsed/>
    <w:rsid w:val="00E102C3"/>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102C3"/>
  </w:style>
  <w:style w:type="character" w:customStyle="1" w:styleId="o00408">
    <w:name w:val="o00408"/>
    <w:basedOn w:val="Absatz-Standardschriftart"/>
    <w:rsid w:val="00E102C3"/>
  </w:style>
  <w:style w:type="character" w:customStyle="1" w:styleId="s01997">
    <w:name w:val="s01997"/>
    <w:basedOn w:val="Absatz-Standardschriftart"/>
    <w:rsid w:val="00E102C3"/>
  </w:style>
  <w:style w:type="character" w:customStyle="1" w:styleId="first-table-reference">
    <w:name w:val="first-table-reference"/>
    <w:basedOn w:val="Absatz-Standardschriftart"/>
    <w:rsid w:val="00E102C3"/>
  </w:style>
  <w:style w:type="character" w:styleId="Hyperlink">
    <w:name w:val="Hyperlink"/>
    <w:basedOn w:val="Absatz-Standardschriftart"/>
    <w:uiPriority w:val="99"/>
    <w:unhideWhenUsed/>
    <w:rsid w:val="00B40BBE"/>
    <w:rPr>
      <w:color w:val="0563C1" w:themeColor="hyperlink"/>
      <w:u w:val="single"/>
    </w:rPr>
  </w:style>
  <w:style w:type="character" w:customStyle="1" w:styleId="UnresolvedMention1">
    <w:name w:val="Unresolved Mention1"/>
    <w:basedOn w:val="Absatz-Standardschriftart"/>
    <w:uiPriority w:val="99"/>
    <w:semiHidden/>
    <w:unhideWhenUsed/>
    <w:rsid w:val="00B40BBE"/>
    <w:rPr>
      <w:color w:val="605E5C"/>
      <w:shd w:val="clear" w:color="auto" w:fill="E1DFDD"/>
    </w:rPr>
  </w:style>
  <w:style w:type="paragraph" w:styleId="Funotentext">
    <w:name w:val="footnote text"/>
    <w:basedOn w:val="Standard"/>
    <w:link w:val="FunotentextZchn"/>
    <w:uiPriority w:val="99"/>
    <w:semiHidden/>
    <w:unhideWhenUsed/>
    <w:rsid w:val="00B40BBE"/>
    <w:pPr>
      <w:spacing w:line="240" w:lineRule="auto"/>
    </w:pPr>
    <w:rPr>
      <w:sz w:val="20"/>
      <w:szCs w:val="20"/>
    </w:rPr>
  </w:style>
  <w:style w:type="character" w:customStyle="1" w:styleId="FunotentextZchn">
    <w:name w:val="Fußnotentext Zchn"/>
    <w:basedOn w:val="Absatz-Standardschriftart"/>
    <w:link w:val="Funotentext"/>
    <w:uiPriority w:val="99"/>
    <w:semiHidden/>
    <w:rsid w:val="00B40BBE"/>
    <w:rPr>
      <w:rFonts w:ascii="Arial" w:hAnsi="Arial" w:cs="Arial"/>
      <w:color w:val="333333"/>
      <w:sz w:val="20"/>
      <w:szCs w:val="20"/>
    </w:rPr>
  </w:style>
  <w:style w:type="character" w:styleId="Funotenzeichen">
    <w:name w:val="footnote reference"/>
    <w:basedOn w:val="Absatz-Standardschriftart"/>
    <w:uiPriority w:val="99"/>
    <w:semiHidden/>
    <w:unhideWhenUsed/>
    <w:rsid w:val="00B40BBE"/>
    <w:rPr>
      <w:vertAlign w:val="superscript"/>
    </w:rPr>
  </w:style>
  <w:style w:type="character" w:styleId="Kommentarzeichen">
    <w:name w:val="annotation reference"/>
    <w:basedOn w:val="Absatz-Standardschriftart"/>
    <w:uiPriority w:val="99"/>
    <w:semiHidden/>
    <w:unhideWhenUsed/>
    <w:rsid w:val="00955FD6"/>
    <w:rPr>
      <w:sz w:val="16"/>
      <w:szCs w:val="16"/>
    </w:rPr>
  </w:style>
  <w:style w:type="paragraph" w:styleId="Kommentartext">
    <w:name w:val="annotation text"/>
    <w:basedOn w:val="Standard"/>
    <w:link w:val="KommentartextZchn"/>
    <w:unhideWhenUsed/>
    <w:rsid w:val="006274E0"/>
    <w:pPr>
      <w:tabs>
        <w:tab w:val="clear" w:pos="3068"/>
      </w:tabs>
      <w:spacing w:line="240" w:lineRule="auto"/>
      <w:ind w:firstLine="0"/>
    </w:pPr>
    <w:rPr>
      <w:sz w:val="20"/>
      <w:szCs w:val="20"/>
    </w:rPr>
  </w:style>
  <w:style w:type="character" w:customStyle="1" w:styleId="KommentartextZchn">
    <w:name w:val="Kommentartext Zchn"/>
    <w:basedOn w:val="Absatz-Standardschriftart"/>
    <w:link w:val="Kommentartext"/>
    <w:rsid w:val="006274E0"/>
    <w:rPr>
      <w:rFonts w:ascii="Arial" w:hAnsi="Arial" w:cs="Arial"/>
      <w:color w:val="333333"/>
      <w:sz w:val="20"/>
      <w:szCs w:val="20"/>
    </w:rPr>
  </w:style>
  <w:style w:type="paragraph" w:styleId="Kommentarthema">
    <w:name w:val="annotation subject"/>
    <w:basedOn w:val="Kommentartext"/>
    <w:next w:val="Kommentartext"/>
    <w:link w:val="KommentarthemaZchn"/>
    <w:uiPriority w:val="99"/>
    <w:semiHidden/>
    <w:unhideWhenUsed/>
    <w:rsid w:val="00955FD6"/>
    <w:rPr>
      <w:b/>
      <w:bCs/>
    </w:rPr>
  </w:style>
  <w:style w:type="character" w:customStyle="1" w:styleId="KommentarthemaZchn">
    <w:name w:val="Kommentarthema Zchn"/>
    <w:basedOn w:val="KommentartextZchn"/>
    <w:link w:val="Kommentarthema"/>
    <w:uiPriority w:val="99"/>
    <w:semiHidden/>
    <w:rsid w:val="00955FD6"/>
    <w:rPr>
      <w:rFonts w:ascii="Arial" w:hAnsi="Arial" w:cs="Arial"/>
      <w:b/>
      <w:bCs/>
      <w:color w:val="333333"/>
      <w:sz w:val="20"/>
      <w:szCs w:val="20"/>
    </w:rPr>
  </w:style>
  <w:style w:type="paragraph" w:styleId="Sprechblasentext">
    <w:name w:val="Balloon Text"/>
    <w:basedOn w:val="Standard"/>
    <w:link w:val="SprechblasentextZchn"/>
    <w:uiPriority w:val="99"/>
    <w:semiHidden/>
    <w:unhideWhenUsed/>
    <w:rsid w:val="00955FD6"/>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55FD6"/>
    <w:rPr>
      <w:rFonts w:ascii="Segoe UI" w:hAnsi="Segoe UI" w:cs="Segoe UI"/>
      <w:color w:val="333333"/>
      <w:sz w:val="18"/>
      <w:szCs w:val="18"/>
    </w:rPr>
  </w:style>
  <w:style w:type="table" w:styleId="Tabellenraster">
    <w:name w:val="Table Grid"/>
    <w:basedOn w:val="NormaleTabelle"/>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21772D"/>
    <w:rPr>
      <w:color w:val="954F72" w:themeColor="followedHyperlink"/>
      <w:u w:val="single"/>
    </w:rPr>
  </w:style>
  <w:style w:type="paragraph" w:styleId="berarbeitung">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berschrift2Zchn">
    <w:name w:val="Überschrift 2 Zchn"/>
    <w:basedOn w:val="Absatz-Standardschriftart"/>
    <w:link w:val="berschrift2"/>
    <w:uiPriority w:val="9"/>
    <w:rsid w:val="00CC186E"/>
    <w:rPr>
      <w:rFonts w:cstheme="minorHAnsi"/>
      <w:b/>
    </w:rPr>
  </w:style>
  <w:style w:type="character" w:customStyle="1" w:styleId="berschrift1Zchn">
    <w:name w:val="Überschrift 1 Zchn"/>
    <w:basedOn w:val="Absatz-Standardschriftart"/>
    <w:link w:val="berschrift1"/>
    <w:uiPriority w:val="9"/>
    <w:rsid w:val="00CC186E"/>
    <w:rPr>
      <w:rFonts w:cstheme="minorHAnsi"/>
      <w:b/>
    </w:rPr>
  </w:style>
  <w:style w:type="character" w:customStyle="1" w:styleId="berschrift3Zchn">
    <w:name w:val="Überschrift 3 Zchn"/>
    <w:basedOn w:val="Absatz-Standardschriftart"/>
    <w:link w:val="berschrift3"/>
    <w:uiPriority w:val="9"/>
    <w:rsid w:val="00CC186E"/>
    <w:rPr>
      <w:rFonts w:cstheme="minorHAnsi"/>
      <w:b/>
      <w:i/>
    </w:rPr>
  </w:style>
  <w:style w:type="character" w:customStyle="1" w:styleId="berschrift4Zchn">
    <w:name w:val="Überschrift 4 Zchn"/>
    <w:basedOn w:val="Absatz-Standardschriftart"/>
    <w:link w:val="berschrift4"/>
    <w:uiPriority w:val="9"/>
    <w:rsid w:val="00CC186E"/>
    <w:rPr>
      <w:rFonts w:ascii="Calibri" w:hAnsi="Calibri" w:cstheme="minorHAnsi"/>
      <w:b/>
      <w:bCs/>
    </w:rPr>
  </w:style>
  <w:style w:type="character" w:customStyle="1" w:styleId="berschrift5Zchn">
    <w:name w:val="Überschrift 5 Zchn"/>
    <w:basedOn w:val="Absatz-Standardschriftart"/>
    <w:link w:val="berschrift5"/>
    <w:uiPriority w:val="9"/>
    <w:rsid w:val="00CC186E"/>
    <w:rPr>
      <w:rFonts w:ascii="Calibri" w:hAnsi="Calibri" w:cs="Calibri"/>
      <w:b/>
      <w:i/>
      <w:color w:val="333333"/>
    </w:rPr>
  </w:style>
  <w:style w:type="paragraph" w:styleId="Titel">
    <w:name w:val="Title"/>
    <w:basedOn w:val="berschrift1"/>
    <w:next w:val="Standard"/>
    <w:link w:val="TitelZchn"/>
    <w:uiPriority w:val="10"/>
    <w:qFormat/>
    <w:rsid w:val="00CC186E"/>
  </w:style>
  <w:style w:type="character" w:customStyle="1" w:styleId="TitelZchn">
    <w:name w:val="Titel Zchn"/>
    <w:basedOn w:val="Absatz-Standardschriftart"/>
    <w:link w:val="Titel"/>
    <w:uiPriority w:val="10"/>
    <w:rsid w:val="00CC186E"/>
    <w:rPr>
      <w:rFonts w:cstheme="minorHAnsi"/>
      <w:b/>
    </w:rPr>
  </w:style>
  <w:style w:type="paragraph" w:styleId="Zitat">
    <w:name w:val="Quote"/>
    <w:basedOn w:val="Standard"/>
    <w:next w:val="Standard"/>
    <w:link w:val="ZitatZchn"/>
    <w:uiPriority w:val="29"/>
    <w:qFormat/>
    <w:rsid w:val="00236E04"/>
    <w:pPr>
      <w:ind w:left="720" w:firstLine="0"/>
    </w:pPr>
    <w:rPr>
      <w:iCs/>
      <w:color w:val="404040" w:themeColor="text1" w:themeTint="BF"/>
    </w:rPr>
  </w:style>
  <w:style w:type="character" w:customStyle="1" w:styleId="ZitatZchn">
    <w:name w:val="Zitat Zchn"/>
    <w:basedOn w:val="Absatz-Standardschriftart"/>
    <w:link w:val="Zitat"/>
    <w:uiPriority w:val="29"/>
    <w:rsid w:val="00236E04"/>
    <w:rPr>
      <w:rFonts w:ascii="Calibri" w:hAnsi="Calibri" w:cs="Arial"/>
      <w:iCs/>
      <w:color w:val="404040" w:themeColor="text1" w:themeTint="BF"/>
      <w:szCs w:val="21"/>
    </w:rPr>
  </w:style>
  <w:style w:type="character" w:styleId="NichtaufgelsteErwhnung">
    <w:name w:val="Unresolved Mention"/>
    <w:basedOn w:val="Absatz-Standardschriftart"/>
    <w:uiPriority w:val="99"/>
    <w:semiHidden/>
    <w:unhideWhenUsed/>
    <w:rsid w:val="00B151C0"/>
    <w:rPr>
      <w:color w:val="605E5C"/>
      <w:shd w:val="clear" w:color="auto" w:fill="E1DFDD"/>
    </w:rPr>
  </w:style>
  <w:style w:type="paragraph" w:styleId="Listenabsatz">
    <w:name w:val="List Paragraph"/>
    <w:basedOn w:val="Standard"/>
    <w:uiPriority w:val="34"/>
    <w:qFormat/>
    <w:rsid w:val="00FB46DE"/>
    <w:pPr>
      <w:ind w:left="720"/>
      <w:contextualSpacing/>
    </w:pPr>
  </w:style>
  <w:style w:type="table" w:styleId="EinfacheTabelle2">
    <w:name w:val="Plain Table 2"/>
    <w:basedOn w:val="NormaleTabelle"/>
    <w:uiPriority w:val="42"/>
    <w:rsid w:val="00C538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teraturverzeichnis">
    <w:name w:val="Bibliography"/>
    <w:basedOn w:val="Standard"/>
    <w:next w:val="Standard"/>
    <w:uiPriority w:val="37"/>
    <w:unhideWhenUsed/>
    <w:rsid w:val="00211B56"/>
    <w:pPr>
      <w:tabs>
        <w:tab w:val="clear" w:pos="3068"/>
      </w:tabs>
      <w:ind w:left="720" w:hanging="720"/>
    </w:pPr>
  </w:style>
  <w:style w:type="character" w:styleId="Endnotenzeichen">
    <w:name w:val="endnote reference"/>
    <w:basedOn w:val="Absatz-Standardschriftart"/>
    <w:uiPriority w:val="99"/>
    <w:semiHidden/>
    <w:unhideWhenUsed/>
    <w:rsid w:val="00157B3C"/>
    <w:rPr>
      <w:vertAlign w:val="superscript"/>
    </w:rPr>
  </w:style>
  <w:style w:type="paragraph" w:customStyle="1" w:styleId="Default">
    <w:name w:val="Default"/>
    <w:rsid w:val="00974C82"/>
    <w:pPr>
      <w:autoSpaceDE w:val="0"/>
      <w:autoSpaceDN w:val="0"/>
      <w:adjustRightInd w:val="0"/>
      <w:spacing w:after="0" w:line="240" w:lineRule="auto"/>
    </w:pPr>
    <w:rPr>
      <w:rFonts w:ascii="Times New Roman" w:hAnsi="Times New Roman" w:cs="Times New Roman"/>
      <w:color w:val="000000"/>
      <w:sz w:val="24"/>
      <w:szCs w:val="24"/>
      <w:lang w:val="de-DE"/>
    </w:rPr>
  </w:style>
  <w:style w:type="paragraph" w:styleId="StandardWeb">
    <w:name w:val="Normal (Web)"/>
    <w:basedOn w:val="Standard"/>
    <w:uiPriority w:val="99"/>
    <w:semiHidden/>
    <w:unhideWhenUsed/>
    <w:rsid w:val="00441050"/>
    <w:pPr>
      <w:tabs>
        <w:tab w:val="clear" w:pos="3068"/>
      </w:tabs>
      <w:spacing w:before="100" w:beforeAutospacing="1" w:after="100" w:afterAutospacing="1" w:line="240" w:lineRule="auto"/>
      <w:ind w:firstLine="0"/>
    </w:pPr>
    <w:rPr>
      <w:rFonts w:ascii="Times New Roman" w:eastAsia="Times New Roman" w:hAnsi="Times New Roman" w:cs="Times New Roman"/>
      <w:sz w:val="24"/>
      <w:szCs w:val="24"/>
      <w:shd w:val="clear" w:color="auto" w:fill="auto"/>
      <w:lang w:val="de-DE" w:eastAsia="de-DE"/>
    </w:rPr>
  </w:style>
  <w:style w:type="character" w:styleId="Hervorhebung">
    <w:name w:val="Emphasis"/>
    <w:basedOn w:val="Absatz-Standardschriftart"/>
    <w:uiPriority w:val="20"/>
    <w:qFormat/>
    <w:rsid w:val="00441050"/>
    <w:rPr>
      <w:i/>
      <w:iCs/>
    </w:rPr>
  </w:style>
  <w:style w:type="character" w:styleId="Fett">
    <w:name w:val="Strong"/>
    <w:basedOn w:val="Absatz-Standardschriftart"/>
    <w:uiPriority w:val="22"/>
    <w:qFormat/>
    <w:rsid w:val="00441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222">
      <w:bodyDiv w:val="1"/>
      <w:marLeft w:val="0"/>
      <w:marRight w:val="0"/>
      <w:marTop w:val="0"/>
      <w:marBottom w:val="0"/>
      <w:divBdr>
        <w:top w:val="none" w:sz="0" w:space="0" w:color="auto"/>
        <w:left w:val="none" w:sz="0" w:space="0" w:color="auto"/>
        <w:bottom w:val="none" w:sz="0" w:space="0" w:color="auto"/>
        <w:right w:val="none" w:sz="0" w:space="0" w:color="auto"/>
      </w:divBdr>
    </w:div>
    <w:div w:id="1589148">
      <w:bodyDiv w:val="1"/>
      <w:marLeft w:val="0"/>
      <w:marRight w:val="0"/>
      <w:marTop w:val="0"/>
      <w:marBottom w:val="0"/>
      <w:divBdr>
        <w:top w:val="none" w:sz="0" w:space="0" w:color="auto"/>
        <w:left w:val="none" w:sz="0" w:space="0" w:color="auto"/>
        <w:bottom w:val="none" w:sz="0" w:space="0" w:color="auto"/>
        <w:right w:val="none" w:sz="0" w:space="0" w:color="auto"/>
      </w:divBdr>
    </w:div>
    <w:div w:id="10835285">
      <w:bodyDiv w:val="1"/>
      <w:marLeft w:val="0"/>
      <w:marRight w:val="0"/>
      <w:marTop w:val="0"/>
      <w:marBottom w:val="0"/>
      <w:divBdr>
        <w:top w:val="none" w:sz="0" w:space="0" w:color="auto"/>
        <w:left w:val="none" w:sz="0" w:space="0" w:color="auto"/>
        <w:bottom w:val="none" w:sz="0" w:space="0" w:color="auto"/>
        <w:right w:val="none" w:sz="0" w:space="0" w:color="auto"/>
      </w:divBdr>
    </w:div>
    <w:div w:id="13919627">
      <w:bodyDiv w:val="1"/>
      <w:marLeft w:val="0"/>
      <w:marRight w:val="0"/>
      <w:marTop w:val="0"/>
      <w:marBottom w:val="0"/>
      <w:divBdr>
        <w:top w:val="none" w:sz="0" w:space="0" w:color="auto"/>
        <w:left w:val="none" w:sz="0" w:space="0" w:color="auto"/>
        <w:bottom w:val="none" w:sz="0" w:space="0" w:color="auto"/>
        <w:right w:val="none" w:sz="0" w:space="0" w:color="auto"/>
      </w:divBdr>
    </w:div>
    <w:div w:id="20478535">
      <w:bodyDiv w:val="1"/>
      <w:marLeft w:val="0"/>
      <w:marRight w:val="0"/>
      <w:marTop w:val="0"/>
      <w:marBottom w:val="0"/>
      <w:divBdr>
        <w:top w:val="none" w:sz="0" w:space="0" w:color="auto"/>
        <w:left w:val="none" w:sz="0" w:space="0" w:color="auto"/>
        <w:bottom w:val="none" w:sz="0" w:space="0" w:color="auto"/>
        <w:right w:val="none" w:sz="0" w:space="0" w:color="auto"/>
      </w:divBdr>
    </w:div>
    <w:div w:id="20909953">
      <w:bodyDiv w:val="1"/>
      <w:marLeft w:val="0"/>
      <w:marRight w:val="0"/>
      <w:marTop w:val="0"/>
      <w:marBottom w:val="0"/>
      <w:divBdr>
        <w:top w:val="none" w:sz="0" w:space="0" w:color="auto"/>
        <w:left w:val="none" w:sz="0" w:space="0" w:color="auto"/>
        <w:bottom w:val="none" w:sz="0" w:space="0" w:color="auto"/>
        <w:right w:val="none" w:sz="0" w:space="0" w:color="auto"/>
      </w:divBdr>
    </w:div>
    <w:div w:id="38361483">
      <w:bodyDiv w:val="1"/>
      <w:marLeft w:val="0"/>
      <w:marRight w:val="0"/>
      <w:marTop w:val="0"/>
      <w:marBottom w:val="0"/>
      <w:divBdr>
        <w:top w:val="none" w:sz="0" w:space="0" w:color="auto"/>
        <w:left w:val="none" w:sz="0" w:space="0" w:color="auto"/>
        <w:bottom w:val="none" w:sz="0" w:space="0" w:color="auto"/>
        <w:right w:val="none" w:sz="0" w:space="0" w:color="auto"/>
      </w:divBdr>
    </w:div>
    <w:div w:id="39015999">
      <w:bodyDiv w:val="1"/>
      <w:marLeft w:val="0"/>
      <w:marRight w:val="0"/>
      <w:marTop w:val="0"/>
      <w:marBottom w:val="0"/>
      <w:divBdr>
        <w:top w:val="none" w:sz="0" w:space="0" w:color="auto"/>
        <w:left w:val="none" w:sz="0" w:space="0" w:color="auto"/>
        <w:bottom w:val="none" w:sz="0" w:space="0" w:color="auto"/>
        <w:right w:val="none" w:sz="0" w:space="0" w:color="auto"/>
      </w:divBdr>
    </w:div>
    <w:div w:id="42602748">
      <w:bodyDiv w:val="1"/>
      <w:marLeft w:val="0"/>
      <w:marRight w:val="0"/>
      <w:marTop w:val="0"/>
      <w:marBottom w:val="0"/>
      <w:divBdr>
        <w:top w:val="none" w:sz="0" w:space="0" w:color="auto"/>
        <w:left w:val="none" w:sz="0" w:space="0" w:color="auto"/>
        <w:bottom w:val="none" w:sz="0" w:space="0" w:color="auto"/>
        <w:right w:val="none" w:sz="0" w:space="0" w:color="auto"/>
      </w:divBdr>
    </w:div>
    <w:div w:id="46880007">
      <w:bodyDiv w:val="1"/>
      <w:marLeft w:val="0"/>
      <w:marRight w:val="0"/>
      <w:marTop w:val="0"/>
      <w:marBottom w:val="0"/>
      <w:divBdr>
        <w:top w:val="none" w:sz="0" w:space="0" w:color="auto"/>
        <w:left w:val="none" w:sz="0" w:space="0" w:color="auto"/>
        <w:bottom w:val="none" w:sz="0" w:space="0" w:color="auto"/>
        <w:right w:val="none" w:sz="0" w:space="0" w:color="auto"/>
      </w:divBdr>
    </w:div>
    <w:div w:id="47995631">
      <w:bodyDiv w:val="1"/>
      <w:marLeft w:val="0"/>
      <w:marRight w:val="0"/>
      <w:marTop w:val="0"/>
      <w:marBottom w:val="0"/>
      <w:divBdr>
        <w:top w:val="none" w:sz="0" w:space="0" w:color="auto"/>
        <w:left w:val="none" w:sz="0" w:space="0" w:color="auto"/>
        <w:bottom w:val="none" w:sz="0" w:space="0" w:color="auto"/>
        <w:right w:val="none" w:sz="0" w:space="0" w:color="auto"/>
      </w:divBdr>
    </w:div>
    <w:div w:id="54742888">
      <w:bodyDiv w:val="1"/>
      <w:marLeft w:val="0"/>
      <w:marRight w:val="0"/>
      <w:marTop w:val="0"/>
      <w:marBottom w:val="0"/>
      <w:divBdr>
        <w:top w:val="none" w:sz="0" w:space="0" w:color="auto"/>
        <w:left w:val="none" w:sz="0" w:space="0" w:color="auto"/>
        <w:bottom w:val="none" w:sz="0" w:space="0" w:color="auto"/>
        <w:right w:val="none" w:sz="0" w:space="0" w:color="auto"/>
      </w:divBdr>
    </w:div>
    <w:div w:id="63380098">
      <w:bodyDiv w:val="1"/>
      <w:marLeft w:val="0"/>
      <w:marRight w:val="0"/>
      <w:marTop w:val="0"/>
      <w:marBottom w:val="0"/>
      <w:divBdr>
        <w:top w:val="none" w:sz="0" w:space="0" w:color="auto"/>
        <w:left w:val="none" w:sz="0" w:space="0" w:color="auto"/>
        <w:bottom w:val="none" w:sz="0" w:space="0" w:color="auto"/>
        <w:right w:val="none" w:sz="0" w:space="0" w:color="auto"/>
      </w:divBdr>
    </w:div>
    <w:div w:id="66735368">
      <w:bodyDiv w:val="1"/>
      <w:marLeft w:val="0"/>
      <w:marRight w:val="0"/>
      <w:marTop w:val="0"/>
      <w:marBottom w:val="0"/>
      <w:divBdr>
        <w:top w:val="none" w:sz="0" w:space="0" w:color="auto"/>
        <w:left w:val="none" w:sz="0" w:space="0" w:color="auto"/>
        <w:bottom w:val="none" w:sz="0" w:space="0" w:color="auto"/>
        <w:right w:val="none" w:sz="0" w:space="0" w:color="auto"/>
      </w:divBdr>
    </w:div>
    <w:div w:id="93288628">
      <w:bodyDiv w:val="1"/>
      <w:marLeft w:val="0"/>
      <w:marRight w:val="0"/>
      <w:marTop w:val="0"/>
      <w:marBottom w:val="0"/>
      <w:divBdr>
        <w:top w:val="none" w:sz="0" w:space="0" w:color="auto"/>
        <w:left w:val="none" w:sz="0" w:space="0" w:color="auto"/>
        <w:bottom w:val="none" w:sz="0" w:space="0" w:color="auto"/>
        <w:right w:val="none" w:sz="0" w:space="0" w:color="auto"/>
      </w:divBdr>
    </w:div>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98641860">
      <w:bodyDiv w:val="1"/>
      <w:marLeft w:val="0"/>
      <w:marRight w:val="0"/>
      <w:marTop w:val="0"/>
      <w:marBottom w:val="0"/>
      <w:divBdr>
        <w:top w:val="none" w:sz="0" w:space="0" w:color="auto"/>
        <w:left w:val="none" w:sz="0" w:space="0" w:color="auto"/>
        <w:bottom w:val="none" w:sz="0" w:space="0" w:color="auto"/>
        <w:right w:val="none" w:sz="0" w:space="0" w:color="auto"/>
      </w:divBdr>
    </w:div>
    <w:div w:id="99568709">
      <w:bodyDiv w:val="1"/>
      <w:marLeft w:val="0"/>
      <w:marRight w:val="0"/>
      <w:marTop w:val="0"/>
      <w:marBottom w:val="0"/>
      <w:divBdr>
        <w:top w:val="none" w:sz="0" w:space="0" w:color="auto"/>
        <w:left w:val="none" w:sz="0" w:space="0" w:color="auto"/>
        <w:bottom w:val="none" w:sz="0" w:space="0" w:color="auto"/>
        <w:right w:val="none" w:sz="0" w:space="0" w:color="auto"/>
      </w:divBdr>
    </w:div>
    <w:div w:id="103810660">
      <w:bodyDiv w:val="1"/>
      <w:marLeft w:val="0"/>
      <w:marRight w:val="0"/>
      <w:marTop w:val="0"/>
      <w:marBottom w:val="0"/>
      <w:divBdr>
        <w:top w:val="none" w:sz="0" w:space="0" w:color="auto"/>
        <w:left w:val="none" w:sz="0" w:space="0" w:color="auto"/>
        <w:bottom w:val="none" w:sz="0" w:space="0" w:color="auto"/>
        <w:right w:val="none" w:sz="0" w:space="0" w:color="auto"/>
      </w:divBdr>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0193633">
      <w:bodyDiv w:val="1"/>
      <w:marLeft w:val="0"/>
      <w:marRight w:val="0"/>
      <w:marTop w:val="0"/>
      <w:marBottom w:val="0"/>
      <w:divBdr>
        <w:top w:val="none" w:sz="0" w:space="0" w:color="auto"/>
        <w:left w:val="none" w:sz="0" w:space="0" w:color="auto"/>
        <w:bottom w:val="none" w:sz="0" w:space="0" w:color="auto"/>
        <w:right w:val="none" w:sz="0" w:space="0" w:color="auto"/>
      </w:divBdr>
    </w:div>
    <w:div w:id="142164784">
      <w:bodyDiv w:val="1"/>
      <w:marLeft w:val="0"/>
      <w:marRight w:val="0"/>
      <w:marTop w:val="0"/>
      <w:marBottom w:val="0"/>
      <w:divBdr>
        <w:top w:val="none" w:sz="0" w:space="0" w:color="auto"/>
        <w:left w:val="none" w:sz="0" w:space="0" w:color="auto"/>
        <w:bottom w:val="none" w:sz="0" w:space="0" w:color="auto"/>
        <w:right w:val="none" w:sz="0" w:space="0" w:color="auto"/>
      </w:divBdr>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51145421">
      <w:bodyDiv w:val="1"/>
      <w:marLeft w:val="0"/>
      <w:marRight w:val="0"/>
      <w:marTop w:val="0"/>
      <w:marBottom w:val="0"/>
      <w:divBdr>
        <w:top w:val="none" w:sz="0" w:space="0" w:color="auto"/>
        <w:left w:val="none" w:sz="0" w:space="0" w:color="auto"/>
        <w:bottom w:val="none" w:sz="0" w:space="0" w:color="auto"/>
        <w:right w:val="none" w:sz="0" w:space="0" w:color="auto"/>
      </w:divBdr>
    </w:div>
    <w:div w:id="153301537">
      <w:bodyDiv w:val="1"/>
      <w:marLeft w:val="0"/>
      <w:marRight w:val="0"/>
      <w:marTop w:val="0"/>
      <w:marBottom w:val="0"/>
      <w:divBdr>
        <w:top w:val="none" w:sz="0" w:space="0" w:color="auto"/>
        <w:left w:val="none" w:sz="0" w:space="0" w:color="auto"/>
        <w:bottom w:val="none" w:sz="0" w:space="0" w:color="auto"/>
        <w:right w:val="none" w:sz="0" w:space="0" w:color="auto"/>
      </w:divBdr>
    </w:div>
    <w:div w:id="154535461">
      <w:bodyDiv w:val="1"/>
      <w:marLeft w:val="0"/>
      <w:marRight w:val="0"/>
      <w:marTop w:val="0"/>
      <w:marBottom w:val="0"/>
      <w:divBdr>
        <w:top w:val="none" w:sz="0" w:space="0" w:color="auto"/>
        <w:left w:val="none" w:sz="0" w:space="0" w:color="auto"/>
        <w:bottom w:val="none" w:sz="0" w:space="0" w:color="auto"/>
        <w:right w:val="none" w:sz="0" w:space="0" w:color="auto"/>
      </w:divBdr>
    </w:div>
    <w:div w:id="154881151">
      <w:bodyDiv w:val="1"/>
      <w:marLeft w:val="0"/>
      <w:marRight w:val="0"/>
      <w:marTop w:val="0"/>
      <w:marBottom w:val="0"/>
      <w:divBdr>
        <w:top w:val="none" w:sz="0" w:space="0" w:color="auto"/>
        <w:left w:val="none" w:sz="0" w:space="0" w:color="auto"/>
        <w:bottom w:val="none" w:sz="0" w:space="0" w:color="auto"/>
        <w:right w:val="none" w:sz="0" w:space="0" w:color="auto"/>
      </w:divBdr>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159199702">
      <w:bodyDiv w:val="1"/>
      <w:marLeft w:val="0"/>
      <w:marRight w:val="0"/>
      <w:marTop w:val="0"/>
      <w:marBottom w:val="0"/>
      <w:divBdr>
        <w:top w:val="none" w:sz="0" w:space="0" w:color="auto"/>
        <w:left w:val="none" w:sz="0" w:space="0" w:color="auto"/>
        <w:bottom w:val="none" w:sz="0" w:space="0" w:color="auto"/>
        <w:right w:val="none" w:sz="0" w:space="0" w:color="auto"/>
      </w:divBdr>
    </w:div>
    <w:div w:id="163934624">
      <w:bodyDiv w:val="1"/>
      <w:marLeft w:val="0"/>
      <w:marRight w:val="0"/>
      <w:marTop w:val="0"/>
      <w:marBottom w:val="0"/>
      <w:divBdr>
        <w:top w:val="none" w:sz="0" w:space="0" w:color="auto"/>
        <w:left w:val="none" w:sz="0" w:space="0" w:color="auto"/>
        <w:bottom w:val="none" w:sz="0" w:space="0" w:color="auto"/>
        <w:right w:val="none" w:sz="0" w:space="0" w:color="auto"/>
      </w:divBdr>
    </w:div>
    <w:div w:id="186874774">
      <w:bodyDiv w:val="1"/>
      <w:marLeft w:val="0"/>
      <w:marRight w:val="0"/>
      <w:marTop w:val="0"/>
      <w:marBottom w:val="0"/>
      <w:divBdr>
        <w:top w:val="none" w:sz="0" w:space="0" w:color="auto"/>
        <w:left w:val="none" w:sz="0" w:space="0" w:color="auto"/>
        <w:bottom w:val="none" w:sz="0" w:space="0" w:color="auto"/>
        <w:right w:val="none" w:sz="0" w:space="0" w:color="auto"/>
      </w:divBdr>
    </w:div>
    <w:div w:id="198015296">
      <w:bodyDiv w:val="1"/>
      <w:marLeft w:val="0"/>
      <w:marRight w:val="0"/>
      <w:marTop w:val="0"/>
      <w:marBottom w:val="0"/>
      <w:divBdr>
        <w:top w:val="none" w:sz="0" w:space="0" w:color="auto"/>
        <w:left w:val="none" w:sz="0" w:space="0" w:color="auto"/>
        <w:bottom w:val="none" w:sz="0" w:space="0" w:color="auto"/>
        <w:right w:val="none" w:sz="0" w:space="0" w:color="auto"/>
      </w:divBdr>
    </w:div>
    <w:div w:id="207883343">
      <w:bodyDiv w:val="1"/>
      <w:marLeft w:val="0"/>
      <w:marRight w:val="0"/>
      <w:marTop w:val="0"/>
      <w:marBottom w:val="0"/>
      <w:divBdr>
        <w:top w:val="none" w:sz="0" w:space="0" w:color="auto"/>
        <w:left w:val="none" w:sz="0" w:space="0" w:color="auto"/>
        <w:bottom w:val="none" w:sz="0" w:space="0" w:color="auto"/>
        <w:right w:val="none" w:sz="0" w:space="0" w:color="auto"/>
      </w:divBdr>
    </w:div>
    <w:div w:id="212278208">
      <w:bodyDiv w:val="1"/>
      <w:marLeft w:val="0"/>
      <w:marRight w:val="0"/>
      <w:marTop w:val="0"/>
      <w:marBottom w:val="0"/>
      <w:divBdr>
        <w:top w:val="none" w:sz="0" w:space="0" w:color="auto"/>
        <w:left w:val="none" w:sz="0" w:space="0" w:color="auto"/>
        <w:bottom w:val="none" w:sz="0" w:space="0" w:color="auto"/>
        <w:right w:val="none" w:sz="0" w:space="0" w:color="auto"/>
      </w:divBdr>
    </w:div>
    <w:div w:id="226696491">
      <w:bodyDiv w:val="1"/>
      <w:marLeft w:val="0"/>
      <w:marRight w:val="0"/>
      <w:marTop w:val="0"/>
      <w:marBottom w:val="0"/>
      <w:divBdr>
        <w:top w:val="none" w:sz="0" w:space="0" w:color="auto"/>
        <w:left w:val="none" w:sz="0" w:space="0" w:color="auto"/>
        <w:bottom w:val="none" w:sz="0" w:space="0" w:color="auto"/>
        <w:right w:val="none" w:sz="0" w:space="0" w:color="auto"/>
      </w:divBdr>
    </w:div>
    <w:div w:id="235827219">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253785176">
      <w:bodyDiv w:val="1"/>
      <w:marLeft w:val="0"/>
      <w:marRight w:val="0"/>
      <w:marTop w:val="0"/>
      <w:marBottom w:val="0"/>
      <w:divBdr>
        <w:top w:val="none" w:sz="0" w:space="0" w:color="auto"/>
        <w:left w:val="none" w:sz="0" w:space="0" w:color="auto"/>
        <w:bottom w:val="none" w:sz="0" w:space="0" w:color="auto"/>
        <w:right w:val="none" w:sz="0" w:space="0" w:color="auto"/>
      </w:divBdr>
    </w:div>
    <w:div w:id="271206195">
      <w:bodyDiv w:val="1"/>
      <w:marLeft w:val="0"/>
      <w:marRight w:val="0"/>
      <w:marTop w:val="0"/>
      <w:marBottom w:val="0"/>
      <w:divBdr>
        <w:top w:val="none" w:sz="0" w:space="0" w:color="auto"/>
        <w:left w:val="none" w:sz="0" w:space="0" w:color="auto"/>
        <w:bottom w:val="none" w:sz="0" w:space="0" w:color="auto"/>
        <w:right w:val="none" w:sz="0" w:space="0" w:color="auto"/>
      </w:divBdr>
    </w:div>
    <w:div w:id="275675451">
      <w:bodyDiv w:val="1"/>
      <w:marLeft w:val="0"/>
      <w:marRight w:val="0"/>
      <w:marTop w:val="0"/>
      <w:marBottom w:val="0"/>
      <w:divBdr>
        <w:top w:val="none" w:sz="0" w:space="0" w:color="auto"/>
        <w:left w:val="none" w:sz="0" w:space="0" w:color="auto"/>
        <w:bottom w:val="none" w:sz="0" w:space="0" w:color="auto"/>
        <w:right w:val="none" w:sz="0" w:space="0" w:color="auto"/>
      </w:divBdr>
    </w:div>
    <w:div w:id="282687126">
      <w:bodyDiv w:val="1"/>
      <w:marLeft w:val="0"/>
      <w:marRight w:val="0"/>
      <w:marTop w:val="0"/>
      <w:marBottom w:val="0"/>
      <w:divBdr>
        <w:top w:val="none" w:sz="0" w:space="0" w:color="auto"/>
        <w:left w:val="none" w:sz="0" w:space="0" w:color="auto"/>
        <w:bottom w:val="none" w:sz="0" w:space="0" w:color="auto"/>
        <w:right w:val="none" w:sz="0" w:space="0" w:color="auto"/>
      </w:divBdr>
    </w:div>
    <w:div w:id="285817439">
      <w:bodyDiv w:val="1"/>
      <w:marLeft w:val="0"/>
      <w:marRight w:val="0"/>
      <w:marTop w:val="0"/>
      <w:marBottom w:val="0"/>
      <w:divBdr>
        <w:top w:val="none" w:sz="0" w:space="0" w:color="auto"/>
        <w:left w:val="none" w:sz="0" w:space="0" w:color="auto"/>
        <w:bottom w:val="none" w:sz="0" w:space="0" w:color="auto"/>
        <w:right w:val="none" w:sz="0" w:space="0" w:color="auto"/>
      </w:divBdr>
    </w:div>
    <w:div w:id="287903479">
      <w:bodyDiv w:val="1"/>
      <w:marLeft w:val="0"/>
      <w:marRight w:val="0"/>
      <w:marTop w:val="0"/>
      <w:marBottom w:val="0"/>
      <w:divBdr>
        <w:top w:val="none" w:sz="0" w:space="0" w:color="auto"/>
        <w:left w:val="none" w:sz="0" w:space="0" w:color="auto"/>
        <w:bottom w:val="none" w:sz="0" w:space="0" w:color="auto"/>
        <w:right w:val="none" w:sz="0" w:space="0" w:color="auto"/>
      </w:divBdr>
    </w:div>
    <w:div w:id="299460930">
      <w:bodyDiv w:val="1"/>
      <w:marLeft w:val="0"/>
      <w:marRight w:val="0"/>
      <w:marTop w:val="0"/>
      <w:marBottom w:val="0"/>
      <w:divBdr>
        <w:top w:val="none" w:sz="0" w:space="0" w:color="auto"/>
        <w:left w:val="none" w:sz="0" w:space="0" w:color="auto"/>
        <w:bottom w:val="none" w:sz="0" w:space="0" w:color="auto"/>
        <w:right w:val="none" w:sz="0" w:space="0" w:color="auto"/>
      </w:divBdr>
    </w:div>
    <w:div w:id="305791146">
      <w:bodyDiv w:val="1"/>
      <w:marLeft w:val="0"/>
      <w:marRight w:val="0"/>
      <w:marTop w:val="0"/>
      <w:marBottom w:val="0"/>
      <w:divBdr>
        <w:top w:val="none" w:sz="0" w:space="0" w:color="auto"/>
        <w:left w:val="none" w:sz="0" w:space="0" w:color="auto"/>
        <w:bottom w:val="none" w:sz="0" w:space="0" w:color="auto"/>
        <w:right w:val="none" w:sz="0" w:space="0" w:color="auto"/>
      </w:divBdr>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313728322">
      <w:bodyDiv w:val="1"/>
      <w:marLeft w:val="0"/>
      <w:marRight w:val="0"/>
      <w:marTop w:val="0"/>
      <w:marBottom w:val="0"/>
      <w:divBdr>
        <w:top w:val="none" w:sz="0" w:space="0" w:color="auto"/>
        <w:left w:val="none" w:sz="0" w:space="0" w:color="auto"/>
        <w:bottom w:val="none" w:sz="0" w:space="0" w:color="auto"/>
        <w:right w:val="none" w:sz="0" w:space="0" w:color="auto"/>
      </w:divBdr>
    </w:div>
    <w:div w:id="320694186">
      <w:bodyDiv w:val="1"/>
      <w:marLeft w:val="0"/>
      <w:marRight w:val="0"/>
      <w:marTop w:val="0"/>
      <w:marBottom w:val="0"/>
      <w:divBdr>
        <w:top w:val="none" w:sz="0" w:space="0" w:color="auto"/>
        <w:left w:val="none" w:sz="0" w:space="0" w:color="auto"/>
        <w:bottom w:val="none" w:sz="0" w:space="0" w:color="auto"/>
        <w:right w:val="none" w:sz="0" w:space="0" w:color="auto"/>
      </w:divBdr>
    </w:div>
    <w:div w:id="327363462">
      <w:bodyDiv w:val="1"/>
      <w:marLeft w:val="0"/>
      <w:marRight w:val="0"/>
      <w:marTop w:val="0"/>
      <w:marBottom w:val="0"/>
      <w:divBdr>
        <w:top w:val="none" w:sz="0" w:space="0" w:color="auto"/>
        <w:left w:val="none" w:sz="0" w:space="0" w:color="auto"/>
        <w:bottom w:val="none" w:sz="0" w:space="0" w:color="auto"/>
        <w:right w:val="none" w:sz="0" w:space="0" w:color="auto"/>
      </w:divBdr>
    </w:div>
    <w:div w:id="337658217">
      <w:bodyDiv w:val="1"/>
      <w:marLeft w:val="0"/>
      <w:marRight w:val="0"/>
      <w:marTop w:val="0"/>
      <w:marBottom w:val="0"/>
      <w:divBdr>
        <w:top w:val="none" w:sz="0" w:space="0" w:color="auto"/>
        <w:left w:val="none" w:sz="0" w:space="0" w:color="auto"/>
        <w:bottom w:val="none" w:sz="0" w:space="0" w:color="auto"/>
        <w:right w:val="none" w:sz="0" w:space="0" w:color="auto"/>
      </w:divBdr>
    </w:div>
    <w:div w:id="341012974">
      <w:bodyDiv w:val="1"/>
      <w:marLeft w:val="0"/>
      <w:marRight w:val="0"/>
      <w:marTop w:val="0"/>
      <w:marBottom w:val="0"/>
      <w:divBdr>
        <w:top w:val="none" w:sz="0" w:space="0" w:color="auto"/>
        <w:left w:val="none" w:sz="0" w:space="0" w:color="auto"/>
        <w:bottom w:val="none" w:sz="0" w:space="0" w:color="auto"/>
        <w:right w:val="none" w:sz="0" w:space="0" w:color="auto"/>
      </w:divBdr>
    </w:div>
    <w:div w:id="341786892">
      <w:bodyDiv w:val="1"/>
      <w:marLeft w:val="0"/>
      <w:marRight w:val="0"/>
      <w:marTop w:val="0"/>
      <w:marBottom w:val="0"/>
      <w:divBdr>
        <w:top w:val="none" w:sz="0" w:space="0" w:color="auto"/>
        <w:left w:val="none" w:sz="0" w:space="0" w:color="auto"/>
        <w:bottom w:val="none" w:sz="0" w:space="0" w:color="auto"/>
        <w:right w:val="none" w:sz="0" w:space="0" w:color="auto"/>
      </w:divBdr>
    </w:div>
    <w:div w:id="342392094">
      <w:bodyDiv w:val="1"/>
      <w:marLeft w:val="0"/>
      <w:marRight w:val="0"/>
      <w:marTop w:val="0"/>
      <w:marBottom w:val="0"/>
      <w:divBdr>
        <w:top w:val="none" w:sz="0" w:space="0" w:color="auto"/>
        <w:left w:val="none" w:sz="0" w:space="0" w:color="auto"/>
        <w:bottom w:val="none" w:sz="0" w:space="0" w:color="auto"/>
        <w:right w:val="none" w:sz="0" w:space="0" w:color="auto"/>
      </w:divBdr>
    </w:div>
    <w:div w:id="353460429">
      <w:bodyDiv w:val="1"/>
      <w:marLeft w:val="0"/>
      <w:marRight w:val="0"/>
      <w:marTop w:val="0"/>
      <w:marBottom w:val="0"/>
      <w:divBdr>
        <w:top w:val="none" w:sz="0" w:space="0" w:color="auto"/>
        <w:left w:val="none" w:sz="0" w:space="0" w:color="auto"/>
        <w:bottom w:val="none" w:sz="0" w:space="0" w:color="auto"/>
        <w:right w:val="none" w:sz="0" w:space="0" w:color="auto"/>
      </w:divBdr>
    </w:div>
    <w:div w:id="365719720">
      <w:bodyDiv w:val="1"/>
      <w:marLeft w:val="0"/>
      <w:marRight w:val="0"/>
      <w:marTop w:val="0"/>
      <w:marBottom w:val="0"/>
      <w:divBdr>
        <w:top w:val="none" w:sz="0" w:space="0" w:color="auto"/>
        <w:left w:val="none" w:sz="0" w:space="0" w:color="auto"/>
        <w:bottom w:val="none" w:sz="0" w:space="0" w:color="auto"/>
        <w:right w:val="none" w:sz="0" w:space="0" w:color="auto"/>
      </w:divBdr>
    </w:div>
    <w:div w:id="371000182">
      <w:bodyDiv w:val="1"/>
      <w:marLeft w:val="0"/>
      <w:marRight w:val="0"/>
      <w:marTop w:val="0"/>
      <w:marBottom w:val="0"/>
      <w:divBdr>
        <w:top w:val="none" w:sz="0" w:space="0" w:color="auto"/>
        <w:left w:val="none" w:sz="0" w:space="0" w:color="auto"/>
        <w:bottom w:val="none" w:sz="0" w:space="0" w:color="auto"/>
        <w:right w:val="none" w:sz="0" w:space="0" w:color="auto"/>
      </w:divBdr>
    </w:div>
    <w:div w:id="384379970">
      <w:bodyDiv w:val="1"/>
      <w:marLeft w:val="0"/>
      <w:marRight w:val="0"/>
      <w:marTop w:val="0"/>
      <w:marBottom w:val="0"/>
      <w:divBdr>
        <w:top w:val="none" w:sz="0" w:space="0" w:color="auto"/>
        <w:left w:val="none" w:sz="0" w:space="0" w:color="auto"/>
        <w:bottom w:val="none" w:sz="0" w:space="0" w:color="auto"/>
        <w:right w:val="none" w:sz="0" w:space="0" w:color="auto"/>
      </w:divBdr>
    </w:div>
    <w:div w:id="387387262">
      <w:bodyDiv w:val="1"/>
      <w:marLeft w:val="0"/>
      <w:marRight w:val="0"/>
      <w:marTop w:val="0"/>
      <w:marBottom w:val="0"/>
      <w:divBdr>
        <w:top w:val="none" w:sz="0" w:space="0" w:color="auto"/>
        <w:left w:val="none" w:sz="0" w:space="0" w:color="auto"/>
        <w:bottom w:val="none" w:sz="0" w:space="0" w:color="auto"/>
        <w:right w:val="none" w:sz="0" w:space="0" w:color="auto"/>
      </w:divBdr>
    </w:div>
    <w:div w:id="394814568">
      <w:bodyDiv w:val="1"/>
      <w:marLeft w:val="0"/>
      <w:marRight w:val="0"/>
      <w:marTop w:val="0"/>
      <w:marBottom w:val="0"/>
      <w:divBdr>
        <w:top w:val="none" w:sz="0" w:space="0" w:color="auto"/>
        <w:left w:val="none" w:sz="0" w:space="0" w:color="auto"/>
        <w:bottom w:val="none" w:sz="0" w:space="0" w:color="auto"/>
        <w:right w:val="none" w:sz="0" w:space="0" w:color="auto"/>
      </w:divBdr>
    </w:div>
    <w:div w:id="406808009">
      <w:bodyDiv w:val="1"/>
      <w:marLeft w:val="0"/>
      <w:marRight w:val="0"/>
      <w:marTop w:val="0"/>
      <w:marBottom w:val="0"/>
      <w:divBdr>
        <w:top w:val="none" w:sz="0" w:space="0" w:color="auto"/>
        <w:left w:val="none" w:sz="0" w:space="0" w:color="auto"/>
        <w:bottom w:val="none" w:sz="0" w:space="0" w:color="auto"/>
        <w:right w:val="none" w:sz="0" w:space="0" w:color="auto"/>
      </w:divBdr>
    </w:div>
    <w:div w:id="406927398">
      <w:bodyDiv w:val="1"/>
      <w:marLeft w:val="0"/>
      <w:marRight w:val="0"/>
      <w:marTop w:val="0"/>
      <w:marBottom w:val="0"/>
      <w:divBdr>
        <w:top w:val="none" w:sz="0" w:space="0" w:color="auto"/>
        <w:left w:val="none" w:sz="0" w:space="0" w:color="auto"/>
        <w:bottom w:val="none" w:sz="0" w:space="0" w:color="auto"/>
        <w:right w:val="none" w:sz="0" w:space="0" w:color="auto"/>
      </w:divBdr>
    </w:div>
    <w:div w:id="421534771">
      <w:bodyDiv w:val="1"/>
      <w:marLeft w:val="0"/>
      <w:marRight w:val="0"/>
      <w:marTop w:val="0"/>
      <w:marBottom w:val="0"/>
      <w:divBdr>
        <w:top w:val="none" w:sz="0" w:space="0" w:color="auto"/>
        <w:left w:val="none" w:sz="0" w:space="0" w:color="auto"/>
        <w:bottom w:val="none" w:sz="0" w:space="0" w:color="auto"/>
        <w:right w:val="none" w:sz="0" w:space="0" w:color="auto"/>
      </w:divBdr>
    </w:div>
    <w:div w:id="428431840">
      <w:bodyDiv w:val="1"/>
      <w:marLeft w:val="0"/>
      <w:marRight w:val="0"/>
      <w:marTop w:val="0"/>
      <w:marBottom w:val="0"/>
      <w:divBdr>
        <w:top w:val="none" w:sz="0" w:space="0" w:color="auto"/>
        <w:left w:val="none" w:sz="0" w:space="0" w:color="auto"/>
        <w:bottom w:val="none" w:sz="0" w:space="0" w:color="auto"/>
        <w:right w:val="none" w:sz="0" w:space="0" w:color="auto"/>
      </w:divBdr>
    </w:div>
    <w:div w:id="431170025">
      <w:bodyDiv w:val="1"/>
      <w:marLeft w:val="0"/>
      <w:marRight w:val="0"/>
      <w:marTop w:val="0"/>
      <w:marBottom w:val="0"/>
      <w:divBdr>
        <w:top w:val="none" w:sz="0" w:space="0" w:color="auto"/>
        <w:left w:val="none" w:sz="0" w:space="0" w:color="auto"/>
        <w:bottom w:val="none" w:sz="0" w:space="0" w:color="auto"/>
        <w:right w:val="none" w:sz="0" w:space="0" w:color="auto"/>
      </w:divBdr>
    </w:div>
    <w:div w:id="431752121">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438573743">
      <w:bodyDiv w:val="1"/>
      <w:marLeft w:val="0"/>
      <w:marRight w:val="0"/>
      <w:marTop w:val="0"/>
      <w:marBottom w:val="0"/>
      <w:divBdr>
        <w:top w:val="none" w:sz="0" w:space="0" w:color="auto"/>
        <w:left w:val="none" w:sz="0" w:space="0" w:color="auto"/>
        <w:bottom w:val="none" w:sz="0" w:space="0" w:color="auto"/>
        <w:right w:val="none" w:sz="0" w:space="0" w:color="auto"/>
      </w:divBdr>
    </w:div>
    <w:div w:id="440999363">
      <w:bodyDiv w:val="1"/>
      <w:marLeft w:val="0"/>
      <w:marRight w:val="0"/>
      <w:marTop w:val="0"/>
      <w:marBottom w:val="0"/>
      <w:divBdr>
        <w:top w:val="none" w:sz="0" w:space="0" w:color="auto"/>
        <w:left w:val="none" w:sz="0" w:space="0" w:color="auto"/>
        <w:bottom w:val="none" w:sz="0" w:space="0" w:color="auto"/>
        <w:right w:val="none" w:sz="0" w:space="0" w:color="auto"/>
      </w:divBdr>
    </w:div>
    <w:div w:id="444737554">
      <w:bodyDiv w:val="1"/>
      <w:marLeft w:val="0"/>
      <w:marRight w:val="0"/>
      <w:marTop w:val="0"/>
      <w:marBottom w:val="0"/>
      <w:divBdr>
        <w:top w:val="none" w:sz="0" w:space="0" w:color="auto"/>
        <w:left w:val="none" w:sz="0" w:space="0" w:color="auto"/>
        <w:bottom w:val="none" w:sz="0" w:space="0" w:color="auto"/>
        <w:right w:val="none" w:sz="0" w:space="0" w:color="auto"/>
      </w:divBdr>
    </w:div>
    <w:div w:id="455607533">
      <w:bodyDiv w:val="1"/>
      <w:marLeft w:val="0"/>
      <w:marRight w:val="0"/>
      <w:marTop w:val="0"/>
      <w:marBottom w:val="0"/>
      <w:divBdr>
        <w:top w:val="none" w:sz="0" w:space="0" w:color="auto"/>
        <w:left w:val="none" w:sz="0" w:space="0" w:color="auto"/>
        <w:bottom w:val="none" w:sz="0" w:space="0" w:color="auto"/>
        <w:right w:val="none" w:sz="0" w:space="0" w:color="auto"/>
      </w:divBdr>
    </w:div>
    <w:div w:id="459569508">
      <w:bodyDiv w:val="1"/>
      <w:marLeft w:val="0"/>
      <w:marRight w:val="0"/>
      <w:marTop w:val="0"/>
      <w:marBottom w:val="0"/>
      <w:divBdr>
        <w:top w:val="none" w:sz="0" w:space="0" w:color="auto"/>
        <w:left w:val="none" w:sz="0" w:space="0" w:color="auto"/>
        <w:bottom w:val="none" w:sz="0" w:space="0" w:color="auto"/>
        <w:right w:val="none" w:sz="0" w:space="0" w:color="auto"/>
      </w:divBdr>
    </w:div>
    <w:div w:id="463692745">
      <w:bodyDiv w:val="1"/>
      <w:marLeft w:val="0"/>
      <w:marRight w:val="0"/>
      <w:marTop w:val="0"/>
      <w:marBottom w:val="0"/>
      <w:divBdr>
        <w:top w:val="none" w:sz="0" w:space="0" w:color="auto"/>
        <w:left w:val="none" w:sz="0" w:space="0" w:color="auto"/>
        <w:bottom w:val="none" w:sz="0" w:space="0" w:color="auto"/>
        <w:right w:val="none" w:sz="0" w:space="0" w:color="auto"/>
      </w:divBdr>
    </w:div>
    <w:div w:id="464155743">
      <w:bodyDiv w:val="1"/>
      <w:marLeft w:val="0"/>
      <w:marRight w:val="0"/>
      <w:marTop w:val="0"/>
      <w:marBottom w:val="0"/>
      <w:divBdr>
        <w:top w:val="none" w:sz="0" w:space="0" w:color="auto"/>
        <w:left w:val="none" w:sz="0" w:space="0" w:color="auto"/>
        <w:bottom w:val="none" w:sz="0" w:space="0" w:color="auto"/>
        <w:right w:val="none" w:sz="0" w:space="0" w:color="auto"/>
      </w:divBdr>
    </w:div>
    <w:div w:id="473956878">
      <w:bodyDiv w:val="1"/>
      <w:marLeft w:val="0"/>
      <w:marRight w:val="0"/>
      <w:marTop w:val="0"/>
      <w:marBottom w:val="0"/>
      <w:divBdr>
        <w:top w:val="none" w:sz="0" w:space="0" w:color="auto"/>
        <w:left w:val="none" w:sz="0" w:space="0" w:color="auto"/>
        <w:bottom w:val="none" w:sz="0" w:space="0" w:color="auto"/>
        <w:right w:val="none" w:sz="0" w:space="0" w:color="auto"/>
      </w:divBdr>
    </w:div>
    <w:div w:id="474688235">
      <w:bodyDiv w:val="1"/>
      <w:marLeft w:val="0"/>
      <w:marRight w:val="0"/>
      <w:marTop w:val="0"/>
      <w:marBottom w:val="0"/>
      <w:divBdr>
        <w:top w:val="none" w:sz="0" w:space="0" w:color="auto"/>
        <w:left w:val="none" w:sz="0" w:space="0" w:color="auto"/>
        <w:bottom w:val="none" w:sz="0" w:space="0" w:color="auto"/>
        <w:right w:val="none" w:sz="0" w:space="0" w:color="auto"/>
      </w:divBdr>
    </w:div>
    <w:div w:id="476341855">
      <w:bodyDiv w:val="1"/>
      <w:marLeft w:val="0"/>
      <w:marRight w:val="0"/>
      <w:marTop w:val="0"/>
      <w:marBottom w:val="0"/>
      <w:divBdr>
        <w:top w:val="none" w:sz="0" w:space="0" w:color="auto"/>
        <w:left w:val="none" w:sz="0" w:space="0" w:color="auto"/>
        <w:bottom w:val="none" w:sz="0" w:space="0" w:color="auto"/>
        <w:right w:val="none" w:sz="0" w:space="0" w:color="auto"/>
      </w:divBdr>
    </w:div>
    <w:div w:id="478838605">
      <w:bodyDiv w:val="1"/>
      <w:marLeft w:val="0"/>
      <w:marRight w:val="0"/>
      <w:marTop w:val="0"/>
      <w:marBottom w:val="0"/>
      <w:divBdr>
        <w:top w:val="none" w:sz="0" w:space="0" w:color="auto"/>
        <w:left w:val="none" w:sz="0" w:space="0" w:color="auto"/>
        <w:bottom w:val="none" w:sz="0" w:space="0" w:color="auto"/>
        <w:right w:val="none" w:sz="0" w:space="0" w:color="auto"/>
      </w:divBdr>
    </w:div>
    <w:div w:id="483670737">
      <w:bodyDiv w:val="1"/>
      <w:marLeft w:val="0"/>
      <w:marRight w:val="0"/>
      <w:marTop w:val="0"/>
      <w:marBottom w:val="0"/>
      <w:divBdr>
        <w:top w:val="none" w:sz="0" w:space="0" w:color="auto"/>
        <w:left w:val="none" w:sz="0" w:space="0" w:color="auto"/>
        <w:bottom w:val="none" w:sz="0" w:space="0" w:color="auto"/>
        <w:right w:val="none" w:sz="0" w:space="0" w:color="auto"/>
      </w:divBdr>
    </w:div>
    <w:div w:id="490945158">
      <w:bodyDiv w:val="1"/>
      <w:marLeft w:val="0"/>
      <w:marRight w:val="0"/>
      <w:marTop w:val="0"/>
      <w:marBottom w:val="0"/>
      <w:divBdr>
        <w:top w:val="none" w:sz="0" w:space="0" w:color="auto"/>
        <w:left w:val="none" w:sz="0" w:space="0" w:color="auto"/>
        <w:bottom w:val="none" w:sz="0" w:space="0" w:color="auto"/>
        <w:right w:val="none" w:sz="0" w:space="0" w:color="auto"/>
      </w:divBdr>
    </w:div>
    <w:div w:id="492068575">
      <w:bodyDiv w:val="1"/>
      <w:marLeft w:val="0"/>
      <w:marRight w:val="0"/>
      <w:marTop w:val="0"/>
      <w:marBottom w:val="0"/>
      <w:divBdr>
        <w:top w:val="none" w:sz="0" w:space="0" w:color="auto"/>
        <w:left w:val="none" w:sz="0" w:space="0" w:color="auto"/>
        <w:bottom w:val="none" w:sz="0" w:space="0" w:color="auto"/>
        <w:right w:val="none" w:sz="0" w:space="0" w:color="auto"/>
      </w:divBdr>
    </w:div>
    <w:div w:id="503741122">
      <w:bodyDiv w:val="1"/>
      <w:marLeft w:val="0"/>
      <w:marRight w:val="0"/>
      <w:marTop w:val="0"/>
      <w:marBottom w:val="0"/>
      <w:divBdr>
        <w:top w:val="none" w:sz="0" w:space="0" w:color="auto"/>
        <w:left w:val="none" w:sz="0" w:space="0" w:color="auto"/>
        <w:bottom w:val="none" w:sz="0" w:space="0" w:color="auto"/>
        <w:right w:val="none" w:sz="0" w:space="0" w:color="auto"/>
      </w:divBdr>
    </w:div>
    <w:div w:id="508179184">
      <w:bodyDiv w:val="1"/>
      <w:marLeft w:val="0"/>
      <w:marRight w:val="0"/>
      <w:marTop w:val="0"/>
      <w:marBottom w:val="0"/>
      <w:divBdr>
        <w:top w:val="none" w:sz="0" w:space="0" w:color="auto"/>
        <w:left w:val="none" w:sz="0" w:space="0" w:color="auto"/>
        <w:bottom w:val="none" w:sz="0" w:space="0" w:color="auto"/>
        <w:right w:val="none" w:sz="0" w:space="0" w:color="auto"/>
      </w:divBdr>
    </w:div>
    <w:div w:id="514538370">
      <w:bodyDiv w:val="1"/>
      <w:marLeft w:val="0"/>
      <w:marRight w:val="0"/>
      <w:marTop w:val="0"/>
      <w:marBottom w:val="0"/>
      <w:divBdr>
        <w:top w:val="none" w:sz="0" w:space="0" w:color="auto"/>
        <w:left w:val="none" w:sz="0" w:space="0" w:color="auto"/>
        <w:bottom w:val="none" w:sz="0" w:space="0" w:color="auto"/>
        <w:right w:val="none" w:sz="0" w:space="0" w:color="auto"/>
      </w:divBdr>
    </w:div>
    <w:div w:id="514543051">
      <w:bodyDiv w:val="1"/>
      <w:marLeft w:val="0"/>
      <w:marRight w:val="0"/>
      <w:marTop w:val="0"/>
      <w:marBottom w:val="0"/>
      <w:divBdr>
        <w:top w:val="none" w:sz="0" w:space="0" w:color="auto"/>
        <w:left w:val="none" w:sz="0" w:space="0" w:color="auto"/>
        <w:bottom w:val="none" w:sz="0" w:space="0" w:color="auto"/>
        <w:right w:val="none" w:sz="0" w:space="0" w:color="auto"/>
      </w:divBdr>
    </w:div>
    <w:div w:id="520122176">
      <w:bodyDiv w:val="1"/>
      <w:marLeft w:val="0"/>
      <w:marRight w:val="0"/>
      <w:marTop w:val="0"/>
      <w:marBottom w:val="0"/>
      <w:divBdr>
        <w:top w:val="none" w:sz="0" w:space="0" w:color="auto"/>
        <w:left w:val="none" w:sz="0" w:space="0" w:color="auto"/>
        <w:bottom w:val="none" w:sz="0" w:space="0" w:color="auto"/>
        <w:right w:val="none" w:sz="0" w:space="0" w:color="auto"/>
      </w:divBdr>
    </w:div>
    <w:div w:id="525868183">
      <w:bodyDiv w:val="1"/>
      <w:marLeft w:val="0"/>
      <w:marRight w:val="0"/>
      <w:marTop w:val="0"/>
      <w:marBottom w:val="0"/>
      <w:divBdr>
        <w:top w:val="none" w:sz="0" w:space="0" w:color="auto"/>
        <w:left w:val="none" w:sz="0" w:space="0" w:color="auto"/>
        <w:bottom w:val="none" w:sz="0" w:space="0" w:color="auto"/>
        <w:right w:val="none" w:sz="0" w:space="0" w:color="auto"/>
      </w:divBdr>
    </w:div>
    <w:div w:id="546142319">
      <w:bodyDiv w:val="1"/>
      <w:marLeft w:val="0"/>
      <w:marRight w:val="0"/>
      <w:marTop w:val="0"/>
      <w:marBottom w:val="0"/>
      <w:divBdr>
        <w:top w:val="none" w:sz="0" w:space="0" w:color="auto"/>
        <w:left w:val="none" w:sz="0" w:space="0" w:color="auto"/>
        <w:bottom w:val="none" w:sz="0" w:space="0" w:color="auto"/>
        <w:right w:val="none" w:sz="0" w:space="0" w:color="auto"/>
      </w:divBdr>
    </w:div>
    <w:div w:id="548608007">
      <w:bodyDiv w:val="1"/>
      <w:marLeft w:val="0"/>
      <w:marRight w:val="0"/>
      <w:marTop w:val="0"/>
      <w:marBottom w:val="0"/>
      <w:divBdr>
        <w:top w:val="none" w:sz="0" w:space="0" w:color="auto"/>
        <w:left w:val="none" w:sz="0" w:space="0" w:color="auto"/>
        <w:bottom w:val="none" w:sz="0" w:space="0" w:color="auto"/>
        <w:right w:val="none" w:sz="0" w:space="0" w:color="auto"/>
      </w:divBdr>
    </w:div>
    <w:div w:id="549920501">
      <w:bodyDiv w:val="1"/>
      <w:marLeft w:val="0"/>
      <w:marRight w:val="0"/>
      <w:marTop w:val="0"/>
      <w:marBottom w:val="0"/>
      <w:divBdr>
        <w:top w:val="none" w:sz="0" w:space="0" w:color="auto"/>
        <w:left w:val="none" w:sz="0" w:space="0" w:color="auto"/>
        <w:bottom w:val="none" w:sz="0" w:space="0" w:color="auto"/>
        <w:right w:val="none" w:sz="0" w:space="0" w:color="auto"/>
      </w:divBdr>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556474499">
      <w:bodyDiv w:val="1"/>
      <w:marLeft w:val="0"/>
      <w:marRight w:val="0"/>
      <w:marTop w:val="0"/>
      <w:marBottom w:val="0"/>
      <w:divBdr>
        <w:top w:val="none" w:sz="0" w:space="0" w:color="auto"/>
        <w:left w:val="none" w:sz="0" w:space="0" w:color="auto"/>
        <w:bottom w:val="none" w:sz="0" w:space="0" w:color="auto"/>
        <w:right w:val="none" w:sz="0" w:space="0" w:color="auto"/>
      </w:divBdr>
    </w:div>
    <w:div w:id="568080163">
      <w:bodyDiv w:val="1"/>
      <w:marLeft w:val="0"/>
      <w:marRight w:val="0"/>
      <w:marTop w:val="0"/>
      <w:marBottom w:val="0"/>
      <w:divBdr>
        <w:top w:val="none" w:sz="0" w:space="0" w:color="auto"/>
        <w:left w:val="none" w:sz="0" w:space="0" w:color="auto"/>
        <w:bottom w:val="none" w:sz="0" w:space="0" w:color="auto"/>
        <w:right w:val="none" w:sz="0" w:space="0" w:color="auto"/>
      </w:divBdr>
    </w:div>
    <w:div w:id="593712233">
      <w:bodyDiv w:val="1"/>
      <w:marLeft w:val="0"/>
      <w:marRight w:val="0"/>
      <w:marTop w:val="0"/>
      <w:marBottom w:val="0"/>
      <w:divBdr>
        <w:top w:val="none" w:sz="0" w:space="0" w:color="auto"/>
        <w:left w:val="none" w:sz="0" w:space="0" w:color="auto"/>
        <w:bottom w:val="none" w:sz="0" w:space="0" w:color="auto"/>
        <w:right w:val="none" w:sz="0" w:space="0" w:color="auto"/>
      </w:divBdr>
    </w:div>
    <w:div w:id="597295883">
      <w:bodyDiv w:val="1"/>
      <w:marLeft w:val="0"/>
      <w:marRight w:val="0"/>
      <w:marTop w:val="0"/>
      <w:marBottom w:val="0"/>
      <w:divBdr>
        <w:top w:val="none" w:sz="0" w:space="0" w:color="auto"/>
        <w:left w:val="none" w:sz="0" w:space="0" w:color="auto"/>
        <w:bottom w:val="none" w:sz="0" w:space="0" w:color="auto"/>
        <w:right w:val="none" w:sz="0" w:space="0" w:color="auto"/>
      </w:divBdr>
    </w:div>
    <w:div w:id="607935099">
      <w:bodyDiv w:val="1"/>
      <w:marLeft w:val="0"/>
      <w:marRight w:val="0"/>
      <w:marTop w:val="0"/>
      <w:marBottom w:val="0"/>
      <w:divBdr>
        <w:top w:val="none" w:sz="0" w:space="0" w:color="auto"/>
        <w:left w:val="none" w:sz="0" w:space="0" w:color="auto"/>
        <w:bottom w:val="none" w:sz="0" w:space="0" w:color="auto"/>
        <w:right w:val="none" w:sz="0" w:space="0" w:color="auto"/>
      </w:divBdr>
    </w:div>
    <w:div w:id="628826249">
      <w:bodyDiv w:val="1"/>
      <w:marLeft w:val="0"/>
      <w:marRight w:val="0"/>
      <w:marTop w:val="0"/>
      <w:marBottom w:val="0"/>
      <w:divBdr>
        <w:top w:val="none" w:sz="0" w:space="0" w:color="auto"/>
        <w:left w:val="none" w:sz="0" w:space="0" w:color="auto"/>
        <w:bottom w:val="none" w:sz="0" w:space="0" w:color="auto"/>
        <w:right w:val="none" w:sz="0" w:space="0" w:color="auto"/>
      </w:divBdr>
    </w:div>
    <w:div w:id="636885181">
      <w:bodyDiv w:val="1"/>
      <w:marLeft w:val="0"/>
      <w:marRight w:val="0"/>
      <w:marTop w:val="0"/>
      <w:marBottom w:val="0"/>
      <w:divBdr>
        <w:top w:val="none" w:sz="0" w:space="0" w:color="auto"/>
        <w:left w:val="none" w:sz="0" w:space="0" w:color="auto"/>
        <w:bottom w:val="none" w:sz="0" w:space="0" w:color="auto"/>
        <w:right w:val="none" w:sz="0" w:space="0" w:color="auto"/>
      </w:divBdr>
    </w:div>
    <w:div w:id="650328524">
      <w:bodyDiv w:val="1"/>
      <w:marLeft w:val="0"/>
      <w:marRight w:val="0"/>
      <w:marTop w:val="0"/>
      <w:marBottom w:val="0"/>
      <w:divBdr>
        <w:top w:val="none" w:sz="0" w:space="0" w:color="auto"/>
        <w:left w:val="none" w:sz="0" w:space="0" w:color="auto"/>
        <w:bottom w:val="none" w:sz="0" w:space="0" w:color="auto"/>
        <w:right w:val="none" w:sz="0" w:space="0" w:color="auto"/>
      </w:divBdr>
    </w:div>
    <w:div w:id="653140079">
      <w:bodyDiv w:val="1"/>
      <w:marLeft w:val="0"/>
      <w:marRight w:val="0"/>
      <w:marTop w:val="0"/>
      <w:marBottom w:val="0"/>
      <w:divBdr>
        <w:top w:val="none" w:sz="0" w:space="0" w:color="auto"/>
        <w:left w:val="none" w:sz="0" w:space="0" w:color="auto"/>
        <w:bottom w:val="none" w:sz="0" w:space="0" w:color="auto"/>
        <w:right w:val="none" w:sz="0" w:space="0" w:color="auto"/>
      </w:divBdr>
    </w:div>
    <w:div w:id="656227991">
      <w:bodyDiv w:val="1"/>
      <w:marLeft w:val="0"/>
      <w:marRight w:val="0"/>
      <w:marTop w:val="0"/>
      <w:marBottom w:val="0"/>
      <w:divBdr>
        <w:top w:val="none" w:sz="0" w:space="0" w:color="auto"/>
        <w:left w:val="none" w:sz="0" w:space="0" w:color="auto"/>
        <w:bottom w:val="none" w:sz="0" w:space="0" w:color="auto"/>
        <w:right w:val="none" w:sz="0" w:space="0" w:color="auto"/>
      </w:divBdr>
    </w:div>
    <w:div w:id="662313694">
      <w:bodyDiv w:val="1"/>
      <w:marLeft w:val="0"/>
      <w:marRight w:val="0"/>
      <w:marTop w:val="0"/>
      <w:marBottom w:val="0"/>
      <w:divBdr>
        <w:top w:val="none" w:sz="0" w:space="0" w:color="auto"/>
        <w:left w:val="none" w:sz="0" w:space="0" w:color="auto"/>
        <w:bottom w:val="none" w:sz="0" w:space="0" w:color="auto"/>
        <w:right w:val="none" w:sz="0" w:space="0" w:color="auto"/>
      </w:divBdr>
    </w:div>
    <w:div w:id="671878838">
      <w:bodyDiv w:val="1"/>
      <w:marLeft w:val="0"/>
      <w:marRight w:val="0"/>
      <w:marTop w:val="0"/>
      <w:marBottom w:val="0"/>
      <w:divBdr>
        <w:top w:val="none" w:sz="0" w:space="0" w:color="auto"/>
        <w:left w:val="none" w:sz="0" w:space="0" w:color="auto"/>
        <w:bottom w:val="none" w:sz="0" w:space="0" w:color="auto"/>
        <w:right w:val="none" w:sz="0" w:space="0" w:color="auto"/>
      </w:divBdr>
    </w:div>
    <w:div w:id="685446087">
      <w:bodyDiv w:val="1"/>
      <w:marLeft w:val="0"/>
      <w:marRight w:val="0"/>
      <w:marTop w:val="0"/>
      <w:marBottom w:val="0"/>
      <w:divBdr>
        <w:top w:val="none" w:sz="0" w:space="0" w:color="auto"/>
        <w:left w:val="none" w:sz="0" w:space="0" w:color="auto"/>
        <w:bottom w:val="none" w:sz="0" w:space="0" w:color="auto"/>
        <w:right w:val="none" w:sz="0" w:space="0" w:color="auto"/>
      </w:divBdr>
    </w:div>
    <w:div w:id="688799764">
      <w:bodyDiv w:val="1"/>
      <w:marLeft w:val="0"/>
      <w:marRight w:val="0"/>
      <w:marTop w:val="0"/>
      <w:marBottom w:val="0"/>
      <w:divBdr>
        <w:top w:val="none" w:sz="0" w:space="0" w:color="auto"/>
        <w:left w:val="none" w:sz="0" w:space="0" w:color="auto"/>
        <w:bottom w:val="none" w:sz="0" w:space="0" w:color="auto"/>
        <w:right w:val="none" w:sz="0" w:space="0" w:color="auto"/>
      </w:divBdr>
    </w:div>
    <w:div w:id="694115484">
      <w:bodyDiv w:val="1"/>
      <w:marLeft w:val="0"/>
      <w:marRight w:val="0"/>
      <w:marTop w:val="0"/>
      <w:marBottom w:val="0"/>
      <w:divBdr>
        <w:top w:val="none" w:sz="0" w:space="0" w:color="auto"/>
        <w:left w:val="none" w:sz="0" w:space="0" w:color="auto"/>
        <w:bottom w:val="none" w:sz="0" w:space="0" w:color="auto"/>
        <w:right w:val="none" w:sz="0" w:space="0" w:color="auto"/>
      </w:divBdr>
    </w:div>
    <w:div w:id="703868308">
      <w:bodyDiv w:val="1"/>
      <w:marLeft w:val="0"/>
      <w:marRight w:val="0"/>
      <w:marTop w:val="0"/>
      <w:marBottom w:val="0"/>
      <w:divBdr>
        <w:top w:val="none" w:sz="0" w:space="0" w:color="auto"/>
        <w:left w:val="none" w:sz="0" w:space="0" w:color="auto"/>
        <w:bottom w:val="none" w:sz="0" w:space="0" w:color="auto"/>
        <w:right w:val="none" w:sz="0" w:space="0" w:color="auto"/>
      </w:divBdr>
    </w:div>
    <w:div w:id="707611282">
      <w:bodyDiv w:val="1"/>
      <w:marLeft w:val="0"/>
      <w:marRight w:val="0"/>
      <w:marTop w:val="0"/>
      <w:marBottom w:val="0"/>
      <w:divBdr>
        <w:top w:val="none" w:sz="0" w:space="0" w:color="auto"/>
        <w:left w:val="none" w:sz="0" w:space="0" w:color="auto"/>
        <w:bottom w:val="none" w:sz="0" w:space="0" w:color="auto"/>
        <w:right w:val="none" w:sz="0" w:space="0" w:color="auto"/>
      </w:divBdr>
    </w:div>
    <w:div w:id="721906408">
      <w:bodyDiv w:val="1"/>
      <w:marLeft w:val="0"/>
      <w:marRight w:val="0"/>
      <w:marTop w:val="0"/>
      <w:marBottom w:val="0"/>
      <w:divBdr>
        <w:top w:val="none" w:sz="0" w:space="0" w:color="auto"/>
        <w:left w:val="none" w:sz="0" w:space="0" w:color="auto"/>
        <w:bottom w:val="none" w:sz="0" w:space="0" w:color="auto"/>
        <w:right w:val="none" w:sz="0" w:space="0" w:color="auto"/>
      </w:divBdr>
    </w:div>
    <w:div w:id="723256801">
      <w:bodyDiv w:val="1"/>
      <w:marLeft w:val="0"/>
      <w:marRight w:val="0"/>
      <w:marTop w:val="0"/>
      <w:marBottom w:val="0"/>
      <w:divBdr>
        <w:top w:val="none" w:sz="0" w:space="0" w:color="auto"/>
        <w:left w:val="none" w:sz="0" w:space="0" w:color="auto"/>
        <w:bottom w:val="none" w:sz="0" w:space="0" w:color="auto"/>
        <w:right w:val="none" w:sz="0" w:space="0" w:color="auto"/>
      </w:divBdr>
    </w:div>
    <w:div w:id="725952306">
      <w:bodyDiv w:val="1"/>
      <w:marLeft w:val="0"/>
      <w:marRight w:val="0"/>
      <w:marTop w:val="0"/>
      <w:marBottom w:val="0"/>
      <w:divBdr>
        <w:top w:val="none" w:sz="0" w:space="0" w:color="auto"/>
        <w:left w:val="none" w:sz="0" w:space="0" w:color="auto"/>
        <w:bottom w:val="none" w:sz="0" w:space="0" w:color="auto"/>
        <w:right w:val="none" w:sz="0" w:space="0" w:color="auto"/>
      </w:divBdr>
    </w:div>
    <w:div w:id="726689128">
      <w:bodyDiv w:val="1"/>
      <w:marLeft w:val="0"/>
      <w:marRight w:val="0"/>
      <w:marTop w:val="0"/>
      <w:marBottom w:val="0"/>
      <w:divBdr>
        <w:top w:val="none" w:sz="0" w:space="0" w:color="auto"/>
        <w:left w:val="none" w:sz="0" w:space="0" w:color="auto"/>
        <w:bottom w:val="none" w:sz="0" w:space="0" w:color="auto"/>
        <w:right w:val="none" w:sz="0" w:space="0" w:color="auto"/>
      </w:divBdr>
    </w:div>
    <w:div w:id="728382733">
      <w:bodyDiv w:val="1"/>
      <w:marLeft w:val="0"/>
      <w:marRight w:val="0"/>
      <w:marTop w:val="0"/>
      <w:marBottom w:val="0"/>
      <w:divBdr>
        <w:top w:val="none" w:sz="0" w:space="0" w:color="auto"/>
        <w:left w:val="none" w:sz="0" w:space="0" w:color="auto"/>
        <w:bottom w:val="none" w:sz="0" w:space="0" w:color="auto"/>
        <w:right w:val="none" w:sz="0" w:space="0" w:color="auto"/>
      </w:divBdr>
    </w:div>
    <w:div w:id="731585530">
      <w:bodyDiv w:val="1"/>
      <w:marLeft w:val="0"/>
      <w:marRight w:val="0"/>
      <w:marTop w:val="0"/>
      <w:marBottom w:val="0"/>
      <w:divBdr>
        <w:top w:val="none" w:sz="0" w:space="0" w:color="auto"/>
        <w:left w:val="none" w:sz="0" w:space="0" w:color="auto"/>
        <w:bottom w:val="none" w:sz="0" w:space="0" w:color="auto"/>
        <w:right w:val="none" w:sz="0" w:space="0" w:color="auto"/>
      </w:divBdr>
    </w:div>
    <w:div w:id="732390468">
      <w:bodyDiv w:val="1"/>
      <w:marLeft w:val="0"/>
      <w:marRight w:val="0"/>
      <w:marTop w:val="0"/>
      <w:marBottom w:val="0"/>
      <w:divBdr>
        <w:top w:val="none" w:sz="0" w:space="0" w:color="auto"/>
        <w:left w:val="none" w:sz="0" w:space="0" w:color="auto"/>
        <w:bottom w:val="none" w:sz="0" w:space="0" w:color="auto"/>
        <w:right w:val="none" w:sz="0" w:space="0" w:color="auto"/>
      </w:divBdr>
    </w:div>
    <w:div w:id="737167927">
      <w:bodyDiv w:val="1"/>
      <w:marLeft w:val="0"/>
      <w:marRight w:val="0"/>
      <w:marTop w:val="0"/>
      <w:marBottom w:val="0"/>
      <w:divBdr>
        <w:top w:val="none" w:sz="0" w:space="0" w:color="auto"/>
        <w:left w:val="none" w:sz="0" w:space="0" w:color="auto"/>
        <w:bottom w:val="none" w:sz="0" w:space="0" w:color="auto"/>
        <w:right w:val="none" w:sz="0" w:space="0" w:color="auto"/>
      </w:divBdr>
    </w:div>
    <w:div w:id="739251848">
      <w:bodyDiv w:val="1"/>
      <w:marLeft w:val="0"/>
      <w:marRight w:val="0"/>
      <w:marTop w:val="0"/>
      <w:marBottom w:val="0"/>
      <w:divBdr>
        <w:top w:val="none" w:sz="0" w:space="0" w:color="auto"/>
        <w:left w:val="none" w:sz="0" w:space="0" w:color="auto"/>
        <w:bottom w:val="none" w:sz="0" w:space="0" w:color="auto"/>
        <w:right w:val="none" w:sz="0" w:space="0" w:color="auto"/>
      </w:divBdr>
    </w:div>
    <w:div w:id="748774317">
      <w:bodyDiv w:val="1"/>
      <w:marLeft w:val="0"/>
      <w:marRight w:val="0"/>
      <w:marTop w:val="0"/>
      <w:marBottom w:val="0"/>
      <w:divBdr>
        <w:top w:val="none" w:sz="0" w:space="0" w:color="auto"/>
        <w:left w:val="none" w:sz="0" w:space="0" w:color="auto"/>
        <w:bottom w:val="none" w:sz="0" w:space="0" w:color="auto"/>
        <w:right w:val="none" w:sz="0" w:space="0" w:color="auto"/>
      </w:divBdr>
    </w:div>
    <w:div w:id="760877079">
      <w:bodyDiv w:val="1"/>
      <w:marLeft w:val="0"/>
      <w:marRight w:val="0"/>
      <w:marTop w:val="0"/>
      <w:marBottom w:val="0"/>
      <w:divBdr>
        <w:top w:val="none" w:sz="0" w:space="0" w:color="auto"/>
        <w:left w:val="none" w:sz="0" w:space="0" w:color="auto"/>
        <w:bottom w:val="none" w:sz="0" w:space="0" w:color="auto"/>
        <w:right w:val="none" w:sz="0" w:space="0" w:color="auto"/>
      </w:divBdr>
    </w:div>
    <w:div w:id="772626953">
      <w:bodyDiv w:val="1"/>
      <w:marLeft w:val="0"/>
      <w:marRight w:val="0"/>
      <w:marTop w:val="0"/>
      <w:marBottom w:val="0"/>
      <w:divBdr>
        <w:top w:val="none" w:sz="0" w:space="0" w:color="auto"/>
        <w:left w:val="none" w:sz="0" w:space="0" w:color="auto"/>
        <w:bottom w:val="none" w:sz="0" w:space="0" w:color="auto"/>
        <w:right w:val="none" w:sz="0" w:space="0" w:color="auto"/>
      </w:divBdr>
    </w:div>
    <w:div w:id="776948931">
      <w:bodyDiv w:val="1"/>
      <w:marLeft w:val="0"/>
      <w:marRight w:val="0"/>
      <w:marTop w:val="0"/>
      <w:marBottom w:val="0"/>
      <w:divBdr>
        <w:top w:val="none" w:sz="0" w:space="0" w:color="auto"/>
        <w:left w:val="none" w:sz="0" w:space="0" w:color="auto"/>
        <w:bottom w:val="none" w:sz="0" w:space="0" w:color="auto"/>
        <w:right w:val="none" w:sz="0" w:space="0" w:color="auto"/>
      </w:divBdr>
    </w:div>
    <w:div w:id="822813917">
      <w:bodyDiv w:val="1"/>
      <w:marLeft w:val="0"/>
      <w:marRight w:val="0"/>
      <w:marTop w:val="0"/>
      <w:marBottom w:val="0"/>
      <w:divBdr>
        <w:top w:val="none" w:sz="0" w:space="0" w:color="auto"/>
        <w:left w:val="none" w:sz="0" w:space="0" w:color="auto"/>
        <w:bottom w:val="none" w:sz="0" w:space="0" w:color="auto"/>
        <w:right w:val="none" w:sz="0" w:space="0" w:color="auto"/>
      </w:divBdr>
    </w:div>
    <w:div w:id="836388310">
      <w:bodyDiv w:val="1"/>
      <w:marLeft w:val="0"/>
      <w:marRight w:val="0"/>
      <w:marTop w:val="0"/>
      <w:marBottom w:val="0"/>
      <w:divBdr>
        <w:top w:val="none" w:sz="0" w:space="0" w:color="auto"/>
        <w:left w:val="none" w:sz="0" w:space="0" w:color="auto"/>
        <w:bottom w:val="none" w:sz="0" w:space="0" w:color="auto"/>
        <w:right w:val="none" w:sz="0" w:space="0" w:color="auto"/>
      </w:divBdr>
    </w:div>
    <w:div w:id="837235063">
      <w:bodyDiv w:val="1"/>
      <w:marLeft w:val="0"/>
      <w:marRight w:val="0"/>
      <w:marTop w:val="0"/>
      <w:marBottom w:val="0"/>
      <w:divBdr>
        <w:top w:val="none" w:sz="0" w:space="0" w:color="auto"/>
        <w:left w:val="none" w:sz="0" w:space="0" w:color="auto"/>
        <w:bottom w:val="none" w:sz="0" w:space="0" w:color="auto"/>
        <w:right w:val="none" w:sz="0" w:space="0" w:color="auto"/>
      </w:divBdr>
    </w:div>
    <w:div w:id="850485361">
      <w:bodyDiv w:val="1"/>
      <w:marLeft w:val="0"/>
      <w:marRight w:val="0"/>
      <w:marTop w:val="0"/>
      <w:marBottom w:val="0"/>
      <w:divBdr>
        <w:top w:val="none" w:sz="0" w:space="0" w:color="auto"/>
        <w:left w:val="none" w:sz="0" w:space="0" w:color="auto"/>
        <w:bottom w:val="none" w:sz="0" w:space="0" w:color="auto"/>
        <w:right w:val="none" w:sz="0" w:space="0" w:color="auto"/>
      </w:divBdr>
    </w:div>
    <w:div w:id="852651932">
      <w:bodyDiv w:val="1"/>
      <w:marLeft w:val="0"/>
      <w:marRight w:val="0"/>
      <w:marTop w:val="0"/>
      <w:marBottom w:val="0"/>
      <w:divBdr>
        <w:top w:val="none" w:sz="0" w:space="0" w:color="auto"/>
        <w:left w:val="none" w:sz="0" w:space="0" w:color="auto"/>
        <w:bottom w:val="none" w:sz="0" w:space="0" w:color="auto"/>
        <w:right w:val="none" w:sz="0" w:space="0" w:color="auto"/>
      </w:divBdr>
    </w:div>
    <w:div w:id="852960929">
      <w:bodyDiv w:val="1"/>
      <w:marLeft w:val="0"/>
      <w:marRight w:val="0"/>
      <w:marTop w:val="0"/>
      <w:marBottom w:val="0"/>
      <w:divBdr>
        <w:top w:val="none" w:sz="0" w:space="0" w:color="auto"/>
        <w:left w:val="none" w:sz="0" w:space="0" w:color="auto"/>
        <w:bottom w:val="none" w:sz="0" w:space="0" w:color="auto"/>
        <w:right w:val="none" w:sz="0" w:space="0" w:color="auto"/>
      </w:divBdr>
    </w:div>
    <w:div w:id="860433262">
      <w:bodyDiv w:val="1"/>
      <w:marLeft w:val="0"/>
      <w:marRight w:val="0"/>
      <w:marTop w:val="0"/>
      <w:marBottom w:val="0"/>
      <w:divBdr>
        <w:top w:val="none" w:sz="0" w:space="0" w:color="auto"/>
        <w:left w:val="none" w:sz="0" w:space="0" w:color="auto"/>
        <w:bottom w:val="none" w:sz="0" w:space="0" w:color="auto"/>
        <w:right w:val="none" w:sz="0" w:space="0" w:color="auto"/>
      </w:divBdr>
    </w:div>
    <w:div w:id="861936828">
      <w:bodyDiv w:val="1"/>
      <w:marLeft w:val="0"/>
      <w:marRight w:val="0"/>
      <w:marTop w:val="0"/>
      <w:marBottom w:val="0"/>
      <w:divBdr>
        <w:top w:val="none" w:sz="0" w:space="0" w:color="auto"/>
        <w:left w:val="none" w:sz="0" w:space="0" w:color="auto"/>
        <w:bottom w:val="none" w:sz="0" w:space="0" w:color="auto"/>
        <w:right w:val="none" w:sz="0" w:space="0" w:color="auto"/>
      </w:divBdr>
    </w:div>
    <w:div w:id="861942240">
      <w:bodyDiv w:val="1"/>
      <w:marLeft w:val="0"/>
      <w:marRight w:val="0"/>
      <w:marTop w:val="0"/>
      <w:marBottom w:val="0"/>
      <w:divBdr>
        <w:top w:val="none" w:sz="0" w:space="0" w:color="auto"/>
        <w:left w:val="none" w:sz="0" w:space="0" w:color="auto"/>
        <w:bottom w:val="none" w:sz="0" w:space="0" w:color="auto"/>
        <w:right w:val="none" w:sz="0" w:space="0" w:color="auto"/>
      </w:divBdr>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878585889">
      <w:bodyDiv w:val="1"/>
      <w:marLeft w:val="0"/>
      <w:marRight w:val="0"/>
      <w:marTop w:val="0"/>
      <w:marBottom w:val="0"/>
      <w:divBdr>
        <w:top w:val="none" w:sz="0" w:space="0" w:color="auto"/>
        <w:left w:val="none" w:sz="0" w:space="0" w:color="auto"/>
        <w:bottom w:val="none" w:sz="0" w:space="0" w:color="auto"/>
        <w:right w:val="none" w:sz="0" w:space="0" w:color="auto"/>
      </w:divBdr>
    </w:div>
    <w:div w:id="879362140">
      <w:bodyDiv w:val="1"/>
      <w:marLeft w:val="0"/>
      <w:marRight w:val="0"/>
      <w:marTop w:val="0"/>
      <w:marBottom w:val="0"/>
      <w:divBdr>
        <w:top w:val="none" w:sz="0" w:space="0" w:color="auto"/>
        <w:left w:val="none" w:sz="0" w:space="0" w:color="auto"/>
        <w:bottom w:val="none" w:sz="0" w:space="0" w:color="auto"/>
        <w:right w:val="none" w:sz="0" w:space="0" w:color="auto"/>
      </w:divBdr>
    </w:div>
    <w:div w:id="880944481">
      <w:bodyDiv w:val="1"/>
      <w:marLeft w:val="0"/>
      <w:marRight w:val="0"/>
      <w:marTop w:val="0"/>
      <w:marBottom w:val="0"/>
      <w:divBdr>
        <w:top w:val="none" w:sz="0" w:space="0" w:color="auto"/>
        <w:left w:val="none" w:sz="0" w:space="0" w:color="auto"/>
        <w:bottom w:val="none" w:sz="0" w:space="0" w:color="auto"/>
        <w:right w:val="none" w:sz="0" w:space="0" w:color="auto"/>
      </w:divBdr>
    </w:div>
    <w:div w:id="885800055">
      <w:bodyDiv w:val="1"/>
      <w:marLeft w:val="0"/>
      <w:marRight w:val="0"/>
      <w:marTop w:val="0"/>
      <w:marBottom w:val="0"/>
      <w:divBdr>
        <w:top w:val="none" w:sz="0" w:space="0" w:color="auto"/>
        <w:left w:val="none" w:sz="0" w:space="0" w:color="auto"/>
        <w:bottom w:val="none" w:sz="0" w:space="0" w:color="auto"/>
        <w:right w:val="none" w:sz="0" w:space="0" w:color="auto"/>
      </w:divBdr>
    </w:div>
    <w:div w:id="889531524">
      <w:bodyDiv w:val="1"/>
      <w:marLeft w:val="0"/>
      <w:marRight w:val="0"/>
      <w:marTop w:val="0"/>
      <w:marBottom w:val="0"/>
      <w:divBdr>
        <w:top w:val="none" w:sz="0" w:space="0" w:color="auto"/>
        <w:left w:val="none" w:sz="0" w:space="0" w:color="auto"/>
        <w:bottom w:val="none" w:sz="0" w:space="0" w:color="auto"/>
        <w:right w:val="none" w:sz="0" w:space="0" w:color="auto"/>
      </w:divBdr>
    </w:div>
    <w:div w:id="907770519">
      <w:bodyDiv w:val="1"/>
      <w:marLeft w:val="0"/>
      <w:marRight w:val="0"/>
      <w:marTop w:val="0"/>
      <w:marBottom w:val="0"/>
      <w:divBdr>
        <w:top w:val="none" w:sz="0" w:space="0" w:color="auto"/>
        <w:left w:val="none" w:sz="0" w:space="0" w:color="auto"/>
        <w:bottom w:val="none" w:sz="0" w:space="0" w:color="auto"/>
        <w:right w:val="none" w:sz="0" w:space="0" w:color="auto"/>
      </w:divBdr>
    </w:div>
    <w:div w:id="909121755">
      <w:bodyDiv w:val="1"/>
      <w:marLeft w:val="0"/>
      <w:marRight w:val="0"/>
      <w:marTop w:val="0"/>
      <w:marBottom w:val="0"/>
      <w:divBdr>
        <w:top w:val="none" w:sz="0" w:space="0" w:color="auto"/>
        <w:left w:val="none" w:sz="0" w:space="0" w:color="auto"/>
        <w:bottom w:val="none" w:sz="0" w:space="0" w:color="auto"/>
        <w:right w:val="none" w:sz="0" w:space="0" w:color="auto"/>
      </w:divBdr>
    </w:div>
    <w:div w:id="925724341">
      <w:bodyDiv w:val="1"/>
      <w:marLeft w:val="0"/>
      <w:marRight w:val="0"/>
      <w:marTop w:val="0"/>
      <w:marBottom w:val="0"/>
      <w:divBdr>
        <w:top w:val="none" w:sz="0" w:space="0" w:color="auto"/>
        <w:left w:val="none" w:sz="0" w:space="0" w:color="auto"/>
        <w:bottom w:val="none" w:sz="0" w:space="0" w:color="auto"/>
        <w:right w:val="none" w:sz="0" w:space="0" w:color="auto"/>
      </w:divBdr>
    </w:div>
    <w:div w:id="932393181">
      <w:bodyDiv w:val="1"/>
      <w:marLeft w:val="0"/>
      <w:marRight w:val="0"/>
      <w:marTop w:val="0"/>
      <w:marBottom w:val="0"/>
      <w:divBdr>
        <w:top w:val="none" w:sz="0" w:space="0" w:color="auto"/>
        <w:left w:val="none" w:sz="0" w:space="0" w:color="auto"/>
        <w:bottom w:val="none" w:sz="0" w:space="0" w:color="auto"/>
        <w:right w:val="none" w:sz="0" w:space="0" w:color="auto"/>
      </w:divBdr>
    </w:div>
    <w:div w:id="942033927">
      <w:bodyDiv w:val="1"/>
      <w:marLeft w:val="0"/>
      <w:marRight w:val="0"/>
      <w:marTop w:val="0"/>
      <w:marBottom w:val="0"/>
      <w:divBdr>
        <w:top w:val="none" w:sz="0" w:space="0" w:color="auto"/>
        <w:left w:val="none" w:sz="0" w:space="0" w:color="auto"/>
        <w:bottom w:val="none" w:sz="0" w:space="0" w:color="auto"/>
        <w:right w:val="none" w:sz="0" w:space="0" w:color="auto"/>
      </w:divBdr>
    </w:div>
    <w:div w:id="946231551">
      <w:bodyDiv w:val="1"/>
      <w:marLeft w:val="0"/>
      <w:marRight w:val="0"/>
      <w:marTop w:val="0"/>
      <w:marBottom w:val="0"/>
      <w:divBdr>
        <w:top w:val="none" w:sz="0" w:space="0" w:color="auto"/>
        <w:left w:val="none" w:sz="0" w:space="0" w:color="auto"/>
        <w:bottom w:val="none" w:sz="0" w:space="0" w:color="auto"/>
        <w:right w:val="none" w:sz="0" w:space="0" w:color="auto"/>
      </w:divBdr>
    </w:div>
    <w:div w:id="948660844">
      <w:bodyDiv w:val="1"/>
      <w:marLeft w:val="0"/>
      <w:marRight w:val="0"/>
      <w:marTop w:val="0"/>
      <w:marBottom w:val="0"/>
      <w:divBdr>
        <w:top w:val="none" w:sz="0" w:space="0" w:color="auto"/>
        <w:left w:val="none" w:sz="0" w:space="0" w:color="auto"/>
        <w:bottom w:val="none" w:sz="0" w:space="0" w:color="auto"/>
        <w:right w:val="none" w:sz="0" w:space="0" w:color="auto"/>
      </w:divBdr>
    </w:div>
    <w:div w:id="952444949">
      <w:bodyDiv w:val="1"/>
      <w:marLeft w:val="0"/>
      <w:marRight w:val="0"/>
      <w:marTop w:val="0"/>
      <w:marBottom w:val="0"/>
      <w:divBdr>
        <w:top w:val="none" w:sz="0" w:space="0" w:color="auto"/>
        <w:left w:val="none" w:sz="0" w:space="0" w:color="auto"/>
        <w:bottom w:val="none" w:sz="0" w:space="0" w:color="auto"/>
        <w:right w:val="none" w:sz="0" w:space="0" w:color="auto"/>
      </w:divBdr>
    </w:div>
    <w:div w:id="957182384">
      <w:bodyDiv w:val="1"/>
      <w:marLeft w:val="0"/>
      <w:marRight w:val="0"/>
      <w:marTop w:val="0"/>
      <w:marBottom w:val="0"/>
      <w:divBdr>
        <w:top w:val="none" w:sz="0" w:space="0" w:color="auto"/>
        <w:left w:val="none" w:sz="0" w:space="0" w:color="auto"/>
        <w:bottom w:val="none" w:sz="0" w:space="0" w:color="auto"/>
        <w:right w:val="none" w:sz="0" w:space="0" w:color="auto"/>
      </w:divBdr>
    </w:div>
    <w:div w:id="984507887">
      <w:bodyDiv w:val="1"/>
      <w:marLeft w:val="0"/>
      <w:marRight w:val="0"/>
      <w:marTop w:val="0"/>
      <w:marBottom w:val="0"/>
      <w:divBdr>
        <w:top w:val="none" w:sz="0" w:space="0" w:color="auto"/>
        <w:left w:val="none" w:sz="0" w:space="0" w:color="auto"/>
        <w:bottom w:val="none" w:sz="0" w:space="0" w:color="auto"/>
        <w:right w:val="none" w:sz="0" w:space="0" w:color="auto"/>
      </w:divBdr>
    </w:div>
    <w:div w:id="987780075">
      <w:bodyDiv w:val="1"/>
      <w:marLeft w:val="0"/>
      <w:marRight w:val="0"/>
      <w:marTop w:val="0"/>
      <w:marBottom w:val="0"/>
      <w:divBdr>
        <w:top w:val="none" w:sz="0" w:space="0" w:color="auto"/>
        <w:left w:val="none" w:sz="0" w:space="0" w:color="auto"/>
        <w:bottom w:val="none" w:sz="0" w:space="0" w:color="auto"/>
        <w:right w:val="none" w:sz="0" w:space="0" w:color="auto"/>
      </w:divBdr>
    </w:div>
    <w:div w:id="993217931">
      <w:bodyDiv w:val="1"/>
      <w:marLeft w:val="0"/>
      <w:marRight w:val="0"/>
      <w:marTop w:val="0"/>
      <w:marBottom w:val="0"/>
      <w:divBdr>
        <w:top w:val="none" w:sz="0" w:space="0" w:color="auto"/>
        <w:left w:val="none" w:sz="0" w:space="0" w:color="auto"/>
        <w:bottom w:val="none" w:sz="0" w:space="0" w:color="auto"/>
        <w:right w:val="none" w:sz="0" w:space="0" w:color="auto"/>
      </w:divBdr>
    </w:div>
    <w:div w:id="998313517">
      <w:bodyDiv w:val="1"/>
      <w:marLeft w:val="0"/>
      <w:marRight w:val="0"/>
      <w:marTop w:val="0"/>
      <w:marBottom w:val="0"/>
      <w:divBdr>
        <w:top w:val="none" w:sz="0" w:space="0" w:color="auto"/>
        <w:left w:val="none" w:sz="0" w:space="0" w:color="auto"/>
        <w:bottom w:val="none" w:sz="0" w:space="0" w:color="auto"/>
        <w:right w:val="none" w:sz="0" w:space="0" w:color="auto"/>
      </w:divBdr>
    </w:div>
    <w:div w:id="1024136861">
      <w:bodyDiv w:val="1"/>
      <w:marLeft w:val="0"/>
      <w:marRight w:val="0"/>
      <w:marTop w:val="0"/>
      <w:marBottom w:val="0"/>
      <w:divBdr>
        <w:top w:val="none" w:sz="0" w:space="0" w:color="auto"/>
        <w:left w:val="none" w:sz="0" w:space="0" w:color="auto"/>
        <w:bottom w:val="none" w:sz="0" w:space="0" w:color="auto"/>
        <w:right w:val="none" w:sz="0" w:space="0" w:color="auto"/>
      </w:divBdr>
    </w:div>
    <w:div w:id="1027439867">
      <w:bodyDiv w:val="1"/>
      <w:marLeft w:val="0"/>
      <w:marRight w:val="0"/>
      <w:marTop w:val="0"/>
      <w:marBottom w:val="0"/>
      <w:divBdr>
        <w:top w:val="none" w:sz="0" w:space="0" w:color="auto"/>
        <w:left w:val="none" w:sz="0" w:space="0" w:color="auto"/>
        <w:bottom w:val="none" w:sz="0" w:space="0" w:color="auto"/>
        <w:right w:val="none" w:sz="0" w:space="0" w:color="auto"/>
      </w:divBdr>
    </w:div>
    <w:div w:id="1032878668">
      <w:bodyDiv w:val="1"/>
      <w:marLeft w:val="0"/>
      <w:marRight w:val="0"/>
      <w:marTop w:val="0"/>
      <w:marBottom w:val="0"/>
      <w:divBdr>
        <w:top w:val="none" w:sz="0" w:space="0" w:color="auto"/>
        <w:left w:val="none" w:sz="0" w:space="0" w:color="auto"/>
        <w:bottom w:val="none" w:sz="0" w:space="0" w:color="auto"/>
        <w:right w:val="none" w:sz="0" w:space="0" w:color="auto"/>
      </w:divBdr>
    </w:div>
    <w:div w:id="1055546652">
      <w:bodyDiv w:val="1"/>
      <w:marLeft w:val="0"/>
      <w:marRight w:val="0"/>
      <w:marTop w:val="0"/>
      <w:marBottom w:val="0"/>
      <w:divBdr>
        <w:top w:val="none" w:sz="0" w:space="0" w:color="auto"/>
        <w:left w:val="none" w:sz="0" w:space="0" w:color="auto"/>
        <w:bottom w:val="none" w:sz="0" w:space="0" w:color="auto"/>
        <w:right w:val="none" w:sz="0" w:space="0" w:color="auto"/>
      </w:divBdr>
    </w:div>
    <w:div w:id="1064176966">
      <w:bodyDiv w:val="1"/>
      <w:marLeft w:val="0"/>
      <w:marRight w:val="0"/>
      <w:marTop w:val="0"/>
      <w:marBottom w:val="0"/>
      <w:divBdr>
        <w:top w:val="none" w:sz="0" w:space="0" w:color="auto"/>
        <w:left w:val="none" w:sz="0" w:space="0" w:color="auto"/>
        <w:bottom w:val="none" w:sz="0" w:space="0" w:color="auto"/>
        <w:right w:val="none" w:sz="0" w:space="0" w:color="auto"/>
      </w:divBdr>
    </w:div>
    <w:div w:id="1071930217">
      <w:bodyDiv w:val="1"/>
      <w:marLeft w:val="0"/>
      <w:marRight w:val="0"/>
      <w:marTop w:val="0"/>
      <w:marBottom w:val="0"/>
      <w:divBdr>
        <w:top w:val="none" w:sz="0" w:space="0" w:color="auto"/>
        <w:left w:val="none" w:sz="0" w:space="0" w:color="auto"/>
        <w:bottom w:val="none" w:sz="0" w:space="0" w:color="auto"/>
        <w:right w:val="none" w:sz="0" w:space="0" w:color="auto"/>
      </w:divBdr>
    </w:div>
    <w:div w:id="1078136977">
      <w:bodyDiv w:val="1"/>
      <w:marLeft w:val="0"/>
      <w:marRight w:val="0"/>
      <w:marTop w:val="0"/>
      <w:marBottom w:val="0"/>
      <w:divBdr>
        <w:top w:val="none" w:sz="0" w:space="0" w:color="auto"/>
        <w:left w:val="none" w:sz="0" w:space="0" w:color="auto"/>
        <w:bottom w:val="none" w:sz="0" w:space="0" w:color="auto"/>
        <w:right w:val="none" w:sz="0" w:space="0" w:color="auto"/>
      </w:divBdr>
    </w:div>
    <w:div w:id="1087076214">
      <w:bodyDiv w:val="1"/>
      <w:marLeft w:val="0"/>
      <w:marRight w:val="0"/>
      <w:marTop w:val="0"/>
      <w:marBottom w:val="0"/>
      <w:divBdr>
        <w:top w:val="none" w:sz="0" w:space="0" w:color="auto"/>
        <w:left w:val="none" w:sz="0" w:space="0" w:color="auto"/>
        <w:bottom w:val="none" w:sz="0" w:space="0" w:color="auto"/>
        <w:right w:val="none" w:sz="0" w:space="0" w:color="auto"/>
      </w:divBdr>
    </w:div>
    <w:div w:id="1096101151">
      <w:bodyDiv w:val="1"/>
      <w:marLeft w:val="0"/>
      <w:marRight w:val="0"/>
      <w:marTop w:val="0"/>
      <w:marBottom w:val="0"/>
      <w:divBdr>
        <w:top w:val="none" w:sz="0" w:space="0" w:color="auto"/>
        <w:left w:val="none" w:sz="0" w:space="0" w:color="auto"/>
        <w:bottom w:val="none" w:sz="0" w:space="0" w:color="auto"/>
        <w:right w:val="none" w:sz="0" w:space="0" w:color="auto"/>
      </w:divBdr>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20534651">
      <w:bodyDiv w:val="1"/>
      <w:marLeft w:val="0"/>
      <w:marRight w:val="0"/>
      <w:marTop w:val="0"/>
      <w:marBottom w:val="0"/>
      <w:divBdr>
        <w:top w:val="none" w:sz="0" w:space="0" w:color="auto"/>
        <w:left w:val="none" w:sz="0" w:space="0" w:color="auto"/>
        <w:bottom w:val="none" w:sz="0" w:space="0" w:color="auto"/>
        <w:right w:val="none" w:sz="0" w:space="0" w:color="auto"/>
      </w:divBdr>
    </w:div>
    <w:div w:id="1136215658">
      <w:bodyDiv w:val="1"/>
      <w:marLeft w:val="0"/>
      <w:marRight w:val="0"/>
      <w:marTop w:val="0"/>
      <w:marBottom w:val="0"/>
      <w:divBdr>
        <w:top w:val="none" w:sz="0" w:space="0" w:color="auto"/>
        <w:left w:val="none" w:sz="0" w:space="0" w:color="auto"/>
        <w:bottom w:val="none" w:sz="0" w:space="0" w:color="auto"/>
        <w:right w:val="none" w:sz="0" w:space="0" w:color="auto"/>
      </w:divBdr>
    </w:div>
    <w:div w:id="1142964176">
      <w:bodyDiv w:val="1"/>
      <w:marLeft w:val="0"/>
      <w:marRight w:val="0"/>
      <w:marTop w:val="0"/>
      <w:marBottom w:val="0"/>
      <w:divBdr>
        <w:top w:val="none" w:sz="0" w:space="0" w:color="auto"/>
        <w:left w:val="none" w:sz="0" w:space="0" w:color="auto"/>
        <w:bottom w:val="none" w:sz="0" w:space="0" w:color="auto"/>
        <w:right w:val="none" w:sz="0" w:space="0" w:color="auto"/>
      </w:divBdr>
    </w:div>
    <w:div w:id="1152598153">
      <w:bodyDiv w:val="1"/>
      <w:marLeft w:val="0"/>
      <w:marRight w:val="0"/>
      <w:marTop w:val="0"/>
      <w:marBottom w:val="0"/>
      <w:divBdr>
        <w:top w:val="none" w:sz="0" w:space="0" w:color="auto"/>
        <w:left w:val="none" w:sz="0" w:space="0" w:color="auto"/>
        <w:bottom w:val="none" w:sz="0" w:space="0" w:color="auto"/>
        <w:right w:val="none" w:sz="0" w:space="0" w:color="auto"/>
      </w:divBdr>
    </w:div>
    <w:div w:id="1167478174">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3910266">
      <w:bodyDiv w:val="1"/>
      <w:marLeft w:val="0"/>
      <w:marRight w:val="0"/>
      <w:marTop w:val="0"/>
      <w:marBottom w:val="0"/>
      <w:divBdr>
        <w:top w:val="none" w:sz="0" w:space="0" w:color="auto"/>
        <w:left w:val="none" w:sz="0" w:space="0" w:color="auto"/>
        <w:bottom w:val="none" w:sz="0" w:space="0" w:color="auto"/>
        <w:right w:val="none" w:sz="0" w:space="0" w:color="auto"/>
      </w:divBdr>
    </w:div>
    <w:div w:id="1175924794">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194617453">
      <w:bodyDiv w:val="1"/>
      <w:marLeft w:val="0"/>
      <w:marRight w:val="0"/>
      <w:marTop w:val="0"/>
      <w:marBottom w:val="0"/>
      <w:divBdr>
        <w:top w:val="none" w:sz="0" w:space="0" w:color="auto"/>
        <w:left w:val="none" w:sz="0" w:space="0" w:color="auto"/>
        <w:bottom w:val="none" w:sz="0" w:space="0" w:color="auto"/>
        <w:right w:val="none" w:sz="0" w:space="0" w:color="auto"/>
      </w:divBdr>
    </w:div>
    <w:div w:id="1196887628">
      <w:bodyDiv w:val="1"/>
      <w:marLeft w:val="0"/>
      <w:marRight w:val="0"/>
      <w:marTop w:val="0"/>
      <w:marBottom w:val="0"/>
      <w:divBdr>
        <w:top w:val="none" w:sz="0" w:space="0" w:color="auto"/>
        <w:left w:val="none" w:sz="0" w:space="0" w:color="auto"/>
        <w:bottom w:val="none" w:sz="0" w:space="0" w:color="auto"/>
        <w:right w:val="none" w:sz="0" w:space="0" w:color="auto"/>
      </w:divBdr>
    </w:div>
    <w:div w:id="1199585435">
      <w:bodyDiv w:val="1"/>
      <w:marLeft w:val="0"/>
      <w:marRight w:val="0"/>
      <w:marTop w:val="0"/>
      <w:marBottom w:val="0"/>
      <w:divBdr>
        <w:top w:val="none" w:sz="0" w:space="0" w:color="auto"/>
        <w:left w:val="none" w:sz="0" w:space="0" w:color="auto"/>
        <w:bottom w:val="none" w:sz="0" w:space="0" w:color="auto"/>
        <w:right w:val="none" w:sz="0" w:space="0" w:color="auto"/>
      </w:divBdr>
    </w:div>
    <w:div w:id="1205870898">
      <w:bodyDiv w:val="1"/>
      <w:marLeft w:val="0"/>
      <w:marRight w:val="0"/>
      <w:marTop w:val="0"/>
      <w:marBottom w:val="0"/>
      <w:divBdr>
        <w:top w:val="none" w:sz="0" w:space="0" w:color="auto"/>
        <w:left w:val="none" w:sz="0" w:space="0" w:color="auto"/>
        <w:bottom w:val="none" w:sz="0" w:space="0" w:color="auto"/>
        <w:right w:val="none" w:sz="0" w:space="0" w:color="auto"/>
      </w:divBdr>
    </w:div>
    <w:div w:id="1230994161">
      <w:bodyDiv w:val="1"/>
      <w:marLeft w:val="0"/>
      <w:marRight w:val="0"/>
      <w:marTop w:val="0"/>
      <w:marBottom w:val="0"/>
      <w:divBdr>
        <w:top w:val="none" w:sz="0" w:space="0" w:color="auto"/>
        <w:left w:val="none" w:sz="0" w:space="0" w:color="auto"/>
        <w:bottom w:val="none" w:sz="0" w:space="0" w:color="auto"/>
        <w:right w:val="none" w:sz="0" w:space="0" w:color="auto"/>
      </w:divBdr>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43561575">
      <w:bodyDiv w:val="1"/>
      <w:marLeft w:val="0"/>
      <w:marRight w:val="0"/>
      <w:marTop w:val="0"/>
      <w:marBottom w:val="0"/>
      <w:divBdr>
        <w:top w:val="none" w:sz="0" w:space="0" w:color="auto"/>
        <w:left w:val="none" w:sz="0" w:space="0" w:color="auto"/>
        <w:bottom w:val="none" w:sz="0" w:space="0" w:color="auto"/>
        <w:right w:val="none" w:sz="0" w:space="0" w:color="auto"/>
      </w:divBdr>
    </w:div>
    <w:div w:id="1243828900">
      <w:bodyDiv w:val="1"/>
      <w:marLeft w:val="0"/>
      <w:marRight w:val="0"/>
      <w:marTop w:val="0"/>
      <w:marBottom w:val="0"/>
      <w:divBdr>
        <w:top w:val="none" w:sz="0" w:space="0" w:color="auto"/>
        <w:left w:val="none" w:sz="0" w:space="0" w:color="auto"/>
        <w:bottom w:val="none" w:sz="0" w:space="0" w:color="auto"/>
        <w:right w:val="none" w:sz="0" w:space="0" w:color="auto"/>
      </w:divBdr>
    </w:div>
    <w:div w:id="1249926174">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272400971">
      <w:bodyDiv w:val="1"/>
      <w:marLeft w:val="0"/>
      <w:marRight w:val="0"/>
      <w:marTop w:val="0"/>
      <w:marBottom w:val="0"/>
      <w:divBdr>
        <w:top w:val="none" w:sz="0" w:space="0" w:color="auto"/>
        <w:left w:val="none" w:sz="0" w:space="0" w:color="auto"/>
        <w:bottom w:val="none" w:sz="0" w:space="0" w:color="auto"/>
        <w:right w:val="none" w:sz="0" w:space="0" w:color="auto"/>
      </w:divBdr>
    </w:div>
    <w:div w:id="1276867411">
      <w:bodyDiv w:val="1"/>
      <w:marLeft w:val="0"/>
      <w:marRight w:val="0"/>
      <w:marTop w:val="0"/>
      <w:marBottom w:val="0"/>
      <w:divBdr>
        <w:top w:val="none" w:sz="0" w:space="0" w:color="auto"/>
        <w:left w:val="none" w:sz="0" w:space="0" w:color="auto"/>
        <w:bottom w:val="none" w:sz="0" w:space="0" w:color="auto"/>
        <w:right w:val="none" w:sz="0" w:space="0" w:color="auto"/>
      </w:divBdr>
    </w:div>
    <w:div w:id="1278870380">
      <w:bodyDiv w:val="1"/>
      <w:marLeft w:val="0"/>
      <w:marRight w:val="0"/>
      <w:marTop w:val="0"/>
      <w:marBottom w:val="0"/>
      <w:divBdr>
        <w:top w:val="none" w:sz="0" w:space="0" w:color="auto"/>
        <w:left w:val="none" w:sz="0" w:space="0" w:color="auto"/>
        <w:bottom w:val="none" w:sz="0" w:space="0" w:color="auto"/>
        <w:right w:val="none" w:sz="0" w:space="0" w:color="auto"/>
      </w:divBdr>
    </w:div>
    <w:div w:id="1287783986">
      <w:bodyDiv w:val="1"/>
      <w:marLeft w:val="0"/>
      <w:marRight w:val="0"/>
      <w:marTop w:val="0"/>
      <w:marBottom w:val="0"/>
      <w:divBdr>
        <w:top w:val="none" w:sz="0" w:space="0" w:color="auto"/>
        <w:left w:val="none" w:sz="0" w:space="0" w:color="auto"/>
        <w:bottom w:val="none" w:sz="0" w:space="0" w:color="auto"/>
        <w:right w:val="none" w:sz="0" w:space="0" w:color="auto"/>
      </w:divBdr>
    </w:div>
    <w:div w:id="1294751591">
      <w:bodyDiv w:val="1"/>
      <w:marLeft w:val="0"/>
      <w:marRight w:val="0"/>
      <w:marTop w:val="0"/>
      <w:marBottom w:val="0"/>
      <w:divBdr>
        <w:top w:val="none" w:sz="0" w:space="0" w:color="auto"/>
        <w:left w:val="none" w:sz="0" w:space="0" w:color="auto"/>
        <w:bottom w:val="none" w:sz="0" w:space="0" w:color="auto"/>
        <w:right w:val="none" w:sz="0" w:space="0" w:color="auto"/>
      </w:divBdr>
    </w:div>
    <w:div w:id="1298148509">
      <w:bodyDiv w:val="1"/>
      <w:marLeft w:val="0"/>
      <w:marRight w:val="0"/>
      <w:marTop w:val="0"/>
      <w:marBottom w:val="0"/>
      <w:divBdr>
        <w:top w:val="none" w:sz="0" w:space="0" w:color="auto"/>
        <w:left w:val="none" w:sz="0" w:space="0" w:color="auto"/>
        <w:bottom w:val="none" w:sz="0" w:space="0" w:color="auto"/>
        <w:right w:val="none" w:sz="0" w:space="0" w:color="auto"/>
      </w:divBdr>
    </w:div>
    <w:div w:id="1301838419">
      <w:bodyDiv w:val="1"/>
      <w:marLeft w:val="0"/>
      <w:marRight w:val="0"/>
      <w:marTop w:val="0"/>
      <w:marBottom w:val="0"/>
      <w:divBdr>
        <w:top w:val="none" w:sz="0" w:space="0" w:color="auto"/>
        <w:left w:val="none" w:sz="0" w:space="0" w:color="auto"/>
        <w:bottom w:val="none" w:sz="0" w:space="0" w:color="auto"/>
        <w:right w:val="none" w:sz="0" w:space="0" w:color="auto"/>
      </w:divBdr>
    </w:div>
    <w:div w:id="1308969252">
      <w:bodyDiv w:val="1"/>
      <w:marLeft w:val="0"/>
      <w:marRight w:val="0"/>
      <w:marTop w:val="0"/>
      <w:marBottom w:val="0"/>
      <w:divBdr>
        <w:top w:val="none" w:sz="0" w:space="0" w:color="auto"/>
        <w:left w:val="none" w:sz="0" w:space="0" w:color="auto"/>
        <w:bottom w:val="none" w:sz="0" w:space="0" w:color="auto"/>
        <w:right w:val="none" w:sz="0" w:space="0" w:color="auto"/>
      </w:divBdr>
    </w:div>
    <w:div w:id="1311788613">
      <w:bodyDiv w:val="1"/>
      <w:marLeft w:val="0"/>
      <w:marRight w:val="0"/>
      <w:marTop w:val="0"/>
      <w:marBottom w:val="0"/>
      <w:divBdr>
        <w:top w:val="none" w:sz="0" w:space="0" w:color="auto"/>
        <w:left w:val="none" w:sz="0" w:space="0" w:color="auto"/>
        <w:bottom w:val="none" w:sz="0" w:space="0" w:color="auto"/>
        <w:right w:val="none" w:sz="0" w:space="0" w:color="auto"/>
      </w:divBdr>
    </w:div>
    <w:div w:id="1317686493">
      <w:bodyDiv w:val="1"/>
      <w:marLeft w:val="0"/>
      <w:marRight w:val="0"/>
      <w:marTop w:val="0"/>
      <w:marBottom w:val="0"/>
      <w:divBdr>
        <w:top w:val="none" w:sz="0" w:space="0" w:color="auto"/>
        <w:left w:val="none" w:sz="0" w:space="0" w:color="auto"/>
        <w:bottom w:val="none" w:sz="0" w:space="0" w:color="auto"/>
        <w:right w:val="none" w:sz="0" w:space="0" w:color="auto"/>
      </w:divBdr>
    </w:div>
    <w:div w:id="1317995837">
      <w:bodyDiv w:val="1"/>
      <w:marLeft w:val="0"/>
      <w:marRight w:val="0"/>
      <w:marTop w:val="0"/>
      <w:marBottom w:val="0"/>
      <w:divBdr>
        <w:top w:val="none" w:sz="0" w:space="0" w:color="auto"/>
        <w:left w:val="none" w:sz="0" w:space="0" w:color="auto"/>
        <w:bottom w:val="none" w:sz="0" w:space="0" w:color="auto"/>
        <w:right w:val="none" w:sz="0" w:space="0" w:color="auto"/>
      </w:divBdr>
    </w:div>
    <w:div w:id="1346636057">
      <w:bodyDiv w:val="1"/>
      <w:marLeft w:val="0"/>
      <w:marRight w:val="0"/>
      <w:marTop w:val="0"/>
      <w:marBottom w:val="0"/>
      <w:divBdr>
        <w:top w:val="none" w:sz="0" w:space="0" w:color="auto"/>
        <w:left w:val="none" w:sz="0" w:space="0" w:color="auto"/>
        <w:bottom w:val="none" w:sz="0" w:space="0" w:color="auto"/>
        <w:right w:val="none" w:sz="0" w:space="0" w:color="auto"/>
      </w:divBdr>
    </w:div>
    <w:div w:id="1351755192">
      <w:bodyDiv w:val="1"/>
      <w:marLeft w:val="0"/>
      <w:marRight w:val="0"/>
      <w:marTop w:val="0"/>
      <w:marBottom w:val="0"/>
      <w:divBdr>
        <w:top w:val="none" w:sz="0" w:space="0" w:color="auto"/>
        <w:left w:val="none" w:sz="0" w:space="0" w:color="auto"/>
        <w:bottom w:val="none" w:sz="0" w:space="0" w:color="auto"/>
        <w:right w:val="none" w:sz="0" w:space="0" w:color="auto"/>
      </w:divBdr>
    </w:div>
    <w:div w:id="1367677859">
      <w:bodyDiv w:val="1"/>
      <w:marLeft w:val="0"/>
      <w:marRight w:val="0"/>
      <w:marTop w:val="0"/>
      <w:marBottom w:val="0"/>
      <w:divBdr>
        <w:top w:val="none" w:sz="0" w:space="0" w:color="auto"/>
        <w:left w:val="none" w:sz="0" w:space="0" w:color="auto"/>
        <w:bottom w:val="none" w:sz="0" w:space="0" w:color="auto"/>
        <w:right w:val="none" w:sz="0" w:space="0" w:color="auto"/>
      </w:divBdr>
    </w:div>
    <w:div w:id="1368221254">
      <w:bodyDiv w:val="1"/>
      <w:marLeft w:val="0"/>
      <w:marRight w:val="0"/>
      <w:marTop w:val="0"/>
      <w:marBottom w:val="0"/>
      <w:divBdr>
        <w:top w:val="none" w:sz="0" w:space="0" w:color="auto"/>
        <w:left w:val="none" w:sz="0" w:space="0" w:color="auto"/>
        <w:bottom w:val="none" w:sz="0" w:space="0" w:color="auto"/>
        <w:right w:val="none" w:sz="0" w:space="0" w:color="auto"/>
      </w:divBdr>
    </w:div>
    <w:div w:id="1372656164">
      <w:bodyDiv w:val="1"/>
      <w:marLeft w:val="0"/>
      <w:marRight w:val="0"/>
      <w:marTop w:val="0"/>
      <w:marBottom w:val="0"/>
      <w:divBdr>
        <w:top w:val="none" w:sz="0" w:space="0" w:color="auto"/>
        <w:left w:val="none" w:sz="0" w:space="0" w:color="auto"/>
        <w:bottom w:val="none" w:sz="0" w:space="0" w:color="auto"/>
        <w:right w:val="none" w:sz="0" w:space="0" w:color="auto"/>
      </w:divBdr>
    </w:div>
    <w:div w:id="1373385513">
      <w:bodyDiv w:val="1"/>
      <w:marLeft w:val="0"/>
      <w:marRight w:val="0"/>
      <w:marTop w:val="0"/>
      <w:marBottom w:val="0"/>
      <w:divBdr>
        <w:top w:val="none" w:sz="0" w:space="0" w:color="auto"/>
        <w:left w:val="none" w:sz="0" w:space="0" w:color="auto"/>
        <w:bottom w:val="none" w:sz="0" w:space="0" w:color="auto"/>
        <w:right w:val="none" w:sz="0" w:space="0" w:color="auto"/>
      </w:divBdr>
      <w:divsChild>
        <w:div w:id="1568489474">
          <w:marLeft w:val="0"/>
          <w:marRight w:val="0"/>
          <w:marTop w:val="0"/>
          <w:marBottom w:val="0"/>
          <w:divBdr>
            <w:top w:val="none" w:sz="0" w:space="0" w:color="auto"/>
            <w:left w:val="none" w:sz="0" w:space="0" w:color="auto"/>
            <w:bottom w:val="none" w:sz="0" w:space="0" w:color="auto"/>
            <w:right w:val="none" w:sz="0" w:space="0" w:color="auto"/>
          </w:divBdr>
        </w:div>
        <w:div w:id="406342977">
          <w:marLeft w:val="0"/>
          <w:marRight w:val="0"/>
          <w:marTop w:val="0"/>
          <w:marBottom w:val="0"/>
          <w:divBdr>
            <w:top w:val="none" w:sz="0" w:space="0" w:color="auto"/>
            <w:left w:val="none" w:sz="0" w:space="0" w:color="auto"/>
            <w:bottom w:val="none" w:sz="0" w:space="0" w:color="auto"/>
            <w:right w:val="none" w:sz="0" w:space="0" w:color="auto"/>
          </w:divBdr>
        </w:div>
        <w:div w:id="1462570768">
          <w:marLeft w:val="0"/>
          <w:marRight w:val="0"/>
          <w:marTop w:val="0"/>
          <w:marBottom w:val="0"/>
          <w:divBdr>
            <w:top w:val="none" w:sz="0" w:space="0" w:color="auto"/>
            <w:left w:val="none" w:sz="0" w:space="0" w:color="auto"/>
            <w:bottom w:val="none" w:sz="0" w:space="0" w:color="auto"/>
            <w:right w:val="none" w:sz="0" w:space="0" w:color="auto"/>
          </w:divBdr>
        </w:div>
        <w:div w:id="1724253989">
          <w:marLeft w:val="0"/>
          <w:marRight w:val="0"/>
          <w:marTop w:val="0"/>
          <w:marBottom w:val="0"/>
          <w:divBdr>
            <w:top w:val="none" w:sz="0" w:space="0" w:color="auto"/>
            <w:left w:val="none" w:sz="0" w:space="0" w:color="auto"/>
            <w:bottom w:val="none" w:sz="0" w:space="0" w:color="auto"/>
            <w:right w:val="none" w:sz="0" w:space="0" w:color="auto"/>
          </w:divBdr>
        </w:div>
        <w:div w:id="535120140">
          <w:marLeft w:val="0"/>
          <w:marRight w:val="0"/>
          <w:marTop w:val="0"/>
          <w:marBottom w:val="0"/>
          <w:divBdr>
            <w:top w:val="none" w:sz="0" w:space="0" w:color="auto"/>
            <w:left w:val="none" w:sz="0" w:space="0" w:color="auto"/>
            <w:bottom w:val="none" w:sz="0" w:space="0" w:color="auto"/>
            <w:right w:val="none" w:sz="0" w:space="0" w:color="auto"/>
          </w:divBdr>
        </w:div>
        <w:div w:id="1938293120">
          <w:marLeft w:val="0"/>
          <w:marRight w:val="0"/>
          <w:marTop w:val="0"/>
          <w:marBottom w:val="0"/>
          <w:divBdr>
            <w:top w:val="none" w:sz="0" w:space="0" w:color="auto"/>
            <w:left w:val="none" w:sz="0" w:space="0" w:color="auto"/>
            <w:bottom w:val="none" w:sz="0" w:space="0" w:color="auto"/>
            <w:right w:val="none" w:sz="0" w:space="0" w:color="auto"/>
          </w:divBdr>
        </w:div>
        <w:div w:id="136462768">
          <w:marLeft w:val="0"/>
          <w:marRight w:val="0"/>
          <w:marTop w:val="0"/>
          <w:marBottom w:val="0"/>
          <w:divBdr>
            <w:top w:val="none" w:sz="0" w:space="0" w:color="auto"/>
            <w:left w:val="none" w:sz="0" w:space="0" w:color="auto"/>
            <w:bottom w:val="none" w:sz="0" w:space="0" w:color="auto"/>
            <w:right w:val="none" w:sz="0" w:space="0" w:color="auto"/>
          </w:divBdr>
        </w:div>
        <w:div w:id="219636947">
          <w:marLeft w:val="0"/>
          <w:marRight w:val="0"/>
          <w:marTop w:val="0"/>
          <w:marBottom w:val="0"/>
          <w:divBdr>
            <w:top w:val="none" w:sz="0" w:space="0" w:color="auto"/>
            <w:left w:val="none" w:sz="0" w:space="0" w:color="auto"/>
            <w:bottom w:val="none" w:sz="0" w:space="0" w:color="auto"/>
            <w:right w:val="none" w:sz="0" w:space="0" w:color="auto"/>
          </w:divBdr>
        </w:div>
        <w:div w:id="444740082">
          <w:marLeft w:val="0"/>
          <w:marRight w:val="0"/>
          <w:marTop w:val="0"/>
          <w:marBottom w:val="0"/>
          <w:divBdr>
            <w:top w:val="none" w:sz="0" w:space="0" w:color="auto"/>
            <w:left w:val="none" w:sz="0" w:space="0" w:color="auto"/>
            <w:bottom w:val="none" w:sz="0" w:space="0" w:color="auto"/>
            <w:right w:val="none" w:sz="0" w:space="0" w:color="auto"/>
          </w:divBdr>
        </w:div>
        <w:div w:id="367950622">
          <w:marLeft w:val="0"/>
          <w:marRight w:val="0"/>
          <w:marTop w:val="0"/>
          <w:marBottom w:val="0"/>
          <w:divBdr>
            <w:top w:val="none" w:sz="0" w:space="0" w:color="auto"/>
            <w:left w:val="none" w:sz="0" w:space="0" w:color="auto"/>
            <w:bottom w:val="none" w:sz="0" w:space="0" w:color="auto"/>
            <w:right w:val="none" w:sz="0" w:space="0" w:color="auto"/>
          </w:divBdr>
        </w:div>
        <w:div w:id="1401057919">
          <w:marLeft w:val="0"/>
          <w:marRight w:val="0"/>
          <w:marTop w:val="0"/>
          <w:marBottom w:val="0"/>
          <w:divBdr>
            <w:top w:val="none" w:sz="0" w:space="0" w:color="auto"/>
            <w:left w:val="none" w:sz="0" w:space="0" w:color="auto"/>
            <w:bottom w:val="none" w:sz="0" w:space="0" w:color="auto"/>
            <w:right w:val="none" w:sz="0" w:space="0" w:color="auto"/>
          </w:divBdr>
        </w:div>
        <w:div w:id="770468829">
          <w:marLeft w:val="0"/>
          <w:marRight w:val="0"/>
          <w:marTop w:val="0"/>
          <w:marBottom w:val="0"/>
          <w:divBdr>
            <w:top w:val="none" w:sz="0" w:space="0" w:color="auto"/>
            <w:left w:val="none" w:sz="0" w:space="0" w:color="auto"/>
            <w:bottom w:val="none" w:sz="0" w:space="0" w:color="auto"/>
            <w:right w:val="none" w:sz="0" w:space="0" w:color="auto"/>
          </w:divBdr>
        </w:div>
        <w:div w:id="874462213">
          <w:marLeft w:val="0"/>
          <w:marRight w:val="0"/>
          <w:marTop w:val="0"/>
          <w:marBottom w:val="0"/>
          <w:divBdr>
            <w:top w:val="none" w:sz="0" w:space="0" w:color="auto"/>
            <w:left w:val="none" w:sz="0" w:space="0" w:color="auto"/>
            <w:bottom w:val="none" w:sz="0" w:space="0" w:color="auto"/>
            <w:right w:val="none" w:sz="0" w:space="0" w:color="auto"/>
          </w:divBdr>
        </w:div>
        <w:div w:id="759641332">
          <w:marLeft w:val="0"/>
          <w:marRight w:val="0"/>
          <w:marTop w:val="0"/>
          <w:marBottom w:val="0"/>
          <w:divBdr>
            <w:top w:val="none" w:sz="0" w:space="0" w:color="auto"/>
            <w:left w:val="none" w:sz="0" w:space="0" w:color="auto"/>
            <w:bottom w:val="none" w:sz="0" w:space="0" w:color="auto"/>
            <w:right w:val="none" w:sz="0" w:space="0" w:color="auto"/>
          </w:divBdr>
        </w:div>
        <w:div w:id="308246923">
          <w:marLeft w:val="0"/>
          <w:marRight w:val="0"/>
          <w:marTop w:val="0"/>
          <w:marBottom w:val="0"/>
          <w:divBdr>
            <w:top w:val="none" w:sz="0" w:space="0" w:color="auto"/>
            <w:left w:val="none" w:sz="0" w:space="0" w:color="auto"/>
            <w:bottom w:val="none" w:sz="0" w:space="0" w:color="auto"/>
            <w:right w:val="none" w:sz="0" w:space="0" w:color="auto"/>
          </w:divBdr>
        </w:div>
        <w:div w:id="1928953569">
          <w:marLeft w:val="0"/>
          <w:marRight w:val="0"/>
          <w:marTop w:val="0"/>
          <w:marBottom w:val="0"/>
          <w:divBdr>
            <w:top w:val="none" w:sz="0" w:space="0" w:color="auto"/>
            <w:left w:val="none" w:sz="0" w:space="0" w:color="auto"/>
            <w:bottom w:val="none" w:sz="0" w:space="0" w:color="auto"/>
            <w:right w:val="none" w:sz="0" w:space="0" w:color="auto"/>
          </w:divBdr>
        </w:div>
        <w:div w:id="593782311">
          <w:marLeft w:val="0"/>
          <w:marRight w:val="0"/>
          <w:marTop w:val="0"/>
          <w:marBottom w:val="0"/>
          <w:divBdr>
            <w:top w:val="none" w:sz="0" w:space="0" w:color="auto"/>
            <w:left w:val="none" w:sz="0" w:space="0" w:color="auto"/>
            <w:bottom w:val="none" w:sz="0" w:space="0" w:color="auto"/>
            <w:right w:val="none" w:sz="0" w:space="0" w:color="auto"/>
          </w:divBdr>
        </w:div>
        <w:div w:id="144201881">
          <w:marLeft w:val="0"/>
          <w:marRight w:val="0"/>
          <w:marTop w:val="0"/>
          <w:marBottom w:val="0"/>
          <w:divBdr>
            <w:top w:val="none" w:sz="0" w:space="0" w:color="auto"/>
            <w:left w:val="none" w:sz="0" w:space="0" w:color="auto"/>
            <w:bottom w:val="none" w:sz="0" w:space="0" w:color="auto"/>
            <w:right w:val="none" w:sz="0" w:space="0" w:color="auto"/>
          </w:divBdr>
        </w:div>
        <w:div w:id="277101204">
          <w:marLeft w:val="0"/>
          <w:marRight w:val="0"/>
          <w:marTop w:val="0"/>
          <w:marBottom w:val="0"/>
          <w:divBdr>
            <w:top w:val="none" w:sz="0" w:space="0" w:color="auto"/>
            <w:left w:val="none" w:sz="0" w:space="0" w:color="auto"/>
            <w:bottom w:val="none" w:sz="0" w:space="0" w:color="auto"/>
            <w:right w:val="none" w:sz="0" w:space="0" w:color="auto"/>
          </w:divBdr>
        </w:div>
        <w:div w:id="1684553079">
          <w:marLeft w:val="0"/>
          <w:marRight w:val="0"/>
          <w:marTop w:val="0"/>
          <w:marBottom w:val="0"/>
          <w:divBdr>
            <w:top w:val="none" w:sz="0" w:space="0" w:color="auto"/>
            <w:left w:val="none" w:sz="0" w:space="0" w:color="auto"/>
            <w:bottom w:val="none" w:sz="0" w:space="0" w:color="auto"/>
            <w:right w:val="none" w:sz="0" w:space="0" w:color="auto"/>
          </w:divBdr>
        </w:div>
      </w:divsChild>
    </w:div>
    <w:div w:id="1379473321">
      <w:bodyDiv w:val="1"/>
      <w:marLeft w:val="0"/>
      <w:marRight w:val="0"/>
      <w:marTop w:val="0"/>
      <w:marBottom w:val="0"/>
      <w:divBdr>
        <w:top w:val="none" w:sz="0" w:space="0" w:color="auto"/>
        <w:left w:val="none" w:sz="0" w:space="0" w:color="auto"/>
        <w:bottom w:val="none" w:sz="0" w:space="0" w:color="auto"/>
        <w:right w:val="none" w:sz="0" w:space="0" w:color="auto"/>
      </w:divBdr>
    </w:div>
    <w:div w:id="1397782654">
      <w:bodyDiv w:val="1"/>
      <w:marLeft w:val="0"/>
      <w:marRight w:val="0"/>
      <w:marTop w:val="0"/>
      <w:marBottom w:val="0"/>
      <w:divBdr>
        <w:top w:val="none" w:sz="0" w:space="0" w:color="auto"/>
        <w:left w:val="none" w:sz="0" w:space="0" w:color="auto"/>
        <w:bottom w:val="none" w:sz="0" w:space="0" w:color="auto"/>
        <w:right w:val="none" w:sz="0" w:space="0" w:color="auto"/>
      </w:divBdr>
    </w:div>
    <w:div w:id="1407141460">
      <w:bodyDiv w:val="1"/>
      <w:marLeft w:val="0"/>
      <w:marRight w:val="0"/>
      <w:marTop w:val="0"/>
      <w:marBottom w:val="0"/>
      <w:divBdr>
        <w:top w:val="none" w:sz="0" w:space="0" w:color="auto"/>
        <w:left w:val="none" w:sz="0" w:space="0" w:color="auto"/>
        <w:bottom w:val="none" w:sz="0" w:space="0" w:color="auto"/>
        <w:right w:val="none" w:sz="0" w:space="0" w:color="auto"/>
      </w:divBdr>
      <w:divsChild>
        <w:div w:id="1411275991">
          <w:marLeft w:val="0"/>
          <w:marRight w:val="0"/>
          <w:marTop w:val="0"/>
          <w:marBottom w:val="0"/>
          <w:divBdr>
            <w:top w:val="none" w:sz="0" w:space="0" w:color="auto"/>
            <w:left w:val="none" w:sz="0" w:space="0" w:color="auto"/>
            <w:bottom w:val="none" w:sz="0" w:space="0" w:color="auto"/>
            <w:right w:val="none" w:sz="0" w:space="0" w:color="auto"/>
          </w:divBdr>
        </w:div>
        <w:div w:id="990216075">
          <w:marLeft w:val="0"/>
          <w:marRight w:val="0"/>
          <w:marTop w:val="0"/>
          <w:marBottom w:val="0"/>
          <w:divBdr>
            <w:top w:val="none" w:sz="0" w:space="0" w:color="auto"/>
            <w:left w:val="none" w:sz="0" w:space="0" w:color="auto"/>
            <w:bottom w:val="none" w:sz="0" w:space="0" w:color="auto"/>
            <w:right w:val="none" w:sz="0" w:space="0" w:color="auto"/>
          </w:divBdr>
        </w:div>
        <w:div w:id="489373744">
          <w:marLeft w:val="0"/>
          <w:marRight w:val="0"/>
          <w:marTop w:val="0"/>
          <w:marBottom w:val="0"/>
          <w:divBdr>
            <w:top w:val="none" w:sz="0" w:space="0" w:color="auto"/>
            <w:left w:val="none" w:sz="0" w:space="0" w:color="auto"/>
            <w:bottom w:val="none" w:sz="0" w:space="0" w:color="auto"/>
            <w:right w:val="none" w:sz="0" w:space="0" w:color="auto"/>
          </w:divBdr>
        </w:div>
        <w:div w:id="28729174">
          <w:marLeft w:val="0"/>
          <w:marRight w:val="0"/>
          <w:marTop w:val="0"/>
          <w:marBottom w:val="0"/>
          <w:divBdr>
            <w:top w:val="none" w:sz="0" w:space="0" w:color="auto"/>
            <w:left w:val="none" w:sz="0" w:space="0" w:color="auto"/>
            <w:bottom w:val="none" w:sz="0" w:space="0" w:color="auto"/>
            <w:right w:val="none" w:sz="0" w:space="0" w:color="auto"/>
          </w:divBdr>
        </w:div>
        <w:div w:id="193277395">
          <w:marLeft w:val="0"/>
          <w:marRight w:val="0"/>
          <w:marTop w:val="0"/>
          <w:marBottom w:val="0"/>
          <w:divBdr>
            <w:top w:val="none" w:sz="0" w:space="0" w:color="auto"/>
            <w:left w:val="none" w:sz="0" w:space="0" w:color="auto"/>
            <w:bottom w:val="none" w:sz="0" w:space="0" w:color="auto"/>
            <w:right w:val="none" w:sz="0" w:space="0" w:color="auto"/>
          </w:divBdr>
        </w:div>
        <w:div w:id="466162445">
          <w:marLeft w:val="0"/>
          <w:marRight w:val="0"/>
          <w:marTop w:val="0"/>
          <w:marBottom w:val="0"/>
          <w:divBdr>
            <w:top w:val="none" w:sz="0" w:space="0" w:color="auto"/>
            <w:left w:val="none" w:sz="0" w:space="0" w:color="auto"/>
            <w:bottom w:val="none" w:sz="0" w:space="0" w:color="auto"/>
            <w:right w:val="none" w:sz="0" w:space="0" w:color="auto"/>
          </w:divBdr>
        </w:div>
        <w:div w:id="1942832445">
          <w:marLeft w:val="0"/>
          <w:marRight w:val="0"/>
          <w:marTop w:val="0"/>
          <w:marBottom w:val="0"/>
          <w:divBdr>
            <w:top w:val="none" w:sz="0" w:space="0" w:color="auto"/>
            <w:left w:val="none" w:sz="0" w:space="0" w:color="auto"/>
            <w:bottom w:val="none" w:sz="0" w:space="0" w:color="auto"/>
            <w:right w:val="none" w:sz="0" w:space="0" w:color="auto"/>
          </w:divBdr>
        </w:div>
        <w:div w:id="1322465197">
          <w:marLeft w:val="0"/>
          <w:marRight w:val="0"/>
          <w:marTop w:val="0"/>
          <w:marBottom w:val="0"/>
          <w:divBdr>
            <w:top w:val="none" w:sz="0" w:space="0" w:color="auto"/>
            <w:left w:val="none" w:sz="0" w:space="0" w:color="auto"/>
            <w:bottom w:val="none" w:sz="0" w:space="0" w:color="auto"/>
            <w:right w:val="none" w:sz="0" w:space="0" w:color="auto"/>
          </w:divBdr>
        </w:div>
        <w:div w:id="1901860005">
          <w:marLeft w:val="0"/>
          <w:marRight w:val="0"/>
          <w:marTop w:val="0"/>
          <w:marBottom w:val="0"/>
          <w:divBdr>
            <w:top w:val="none" w:sz="0" w:space="0" w:color="auto"/>
            <w:left w:val="none" w:sz="0" w:space="0" w:color="auto"/>
            <w:bottom w:val="none" w:sz="0" w:space="0" w:color="auto"/>
            <w:right w:val="none" w:sz="0" w:space="0" w:color="auto"/>
          </w:divBdr>
        </w:div>
        <w:div w:id="97146728">
          <w:marLeft w:val="0"/>
          <w:marRight w:val="0"/>
          <w:marTop w:val="0"/>
          <w:marBottom w:val="0"/>
          <w:divBdr>
            <w:top w:val="none" w:sz="0" w:space="0" w:color="auto"/>
            <w:left w:val="none" w:sz="0" w:space="0" w:color="auto"/>
            <w:bottom w:val="none" w:sz="0" w:space="0" w:color="auto"/>
            <w:right w:val="none" w:sz="0" w:space="0" w:color="auto"/>
          </w:divBdr>
        </w:div>
        <w:div w:id="1527913459">
          <w:marLeft w:val="0"/>
          <w:marRight w:val="0"/>
          <w:marTop w:val="0"/>
          <w:marBottom w:val="0"/>
          <w:divBdr>
            <w:top w:val="none" w:sz="0" w:space="0" w:color="auto"/>
            <w:left w:val="none" w:sz="0" w:space="0" w:color="auto"/>
            <w:bottom w:val="none" w:sz="0" w:space="0" w:color="auto"/>
            <w:right w:val="none" w:sz="0" w:space="0" w:color="auto"/>
          </w:divBdr>
        </w:div>
        <w:div w:id="1353337728">
          <w:marLeft w:val="0"/>
          <w:marRight w:val="0"/>
          <w:marTop w:val="0"/>
          <w:marBottom w:val="0"/>
          <w:divBdr>
            <w:top w:val="none" w:sz="0" w:space="0" w:color="auto"/>
            <w:left w:val="none" w:sz="0" w:space="0" w:color="auto"/>
            <w:bottom w:val="none" w:sz="0" w:space="0" w:color="auto"/>
            <w:right w:val="none" w:sz="0" w:space="0" w:color="auto"/>
          </w:divBdr>
        </w:div>
        <w:div w:id="50618063">
          <w:marLeft w:val="0"/>
          <w:marRight w:val="0"/>
          <w:marTop w:val="0"/>
          <w:marBottom w:val="0"/>
          <w:divBdr>
            <w:top w:val="none" w:sz="0" w:space="0" w:color="auto"/>
            <w:left w:val="none" w:sz="0" w:space="0" w:color="auto"/>
            <w:bottom w:val="none" w:sz="0" w:space="0" w:color="auto"/>
            <w:right w:val="none" w:sz="0" w:space="0" w:color="auto"/>
          </w:divBdr>
        </w:div>
        <w:div w:id="1326393657">
          <w:marLeft w:val="0"/>
          <w:marRight w:val="0"/>
          <w:marTop w:val="0"/>
          <w:marBottom w:val="0"/>
          <w:divBdr>
            <w:top w:val="none" w:sz="0" w:space="0" w:color="auto"/>
            <w:left w:val="none" w:sz="0" w:space="0" w:color="auto"/>
            <w:bottom w:val="none" w:sz="0" w:space="0" w:color="auto"/>
            <w:right w:val="none" w:sz="0" w:space="0" w:color="auto"/>
          </w:divBdr>
        </w:div>
        <w:div w:id="74978434">
          <w:marLeft w:val="0"/>
          <w:marRight w:val="0"/>
          <w:marTop w:val="0"/>
          <w:marBottom w:val="0"/>
          <w:divBdr>
            <w:top w:val="none" w:sz="0" w:space="0" w:color="auto"/>
            <w:left w:val="none" w:sz="0" w:space="0" w:color="auto"/>
            <w:bottom w:val="none" w:sz="0" w:space="0" w:color="auto"/>
            <w:right w:val="none" w:sz="0" w:space="0" w:color="auto"/>
          </w:divBdr>
        </w:div>
        <w:div w:id="1126238981">
          <w:marLeft w:val="0"/>
          <w:marRight w:val="0"/>
          <w:marTop w:val="0"/>
          <w:marBottom w:val="0"/>
          <w:divBdr>
            <w:top w:val="none" w:sz="0" w:space="0" w:color="auto"/>
            <w:left w:val="none" w:sz="0" w:space="0" w:color="auto"/>
            <w:bottom w:val="none" w:sz="0" w:space="0" w:color="auto"/>
            <w:right w:val="none" w:sz="0" w:space="0" w:color="auto"/>
          </w:divBdr>
        </w:div>
        <w:div w:id="1013721270">
          <w:marLeft w:val="0"/>
          <w:marRight w:val="0"/>
          <w:marTop w:val="0"/>
          <w:marBottom w:val="0"/>
          <w:divBdr>
            <w:top w:val="none" w:sz="0" w:space="0" w:color="auto"/>
            <w:left w:val="none" w:sz="0" w:space="0" w:color="auto"/>
            <w:bottom w:val="none" w:sz="0" w:space="0" w:color="auto"/>
            <w:right w:val="none" w:sz="0" w:space="0" w:color="auto"/>
          </w:divBdr>
        </w:div>
        <w:div w:id="1900482081">
          <w:marLeft w:val="0"/>
          <w:marRight w:val="0"/>
          <w:marTop w:val="0"/>
          <w:marBottom w:val="0"/>
          <w:divBdr>
            <w:top w:val="none" w:sz="0" w:space="0" w:color="auto"/>
            <w:left w:val="none" w:sz="0" w:space="0" w:color="auto"/>
            <w:bottom w:val="none" w:sz="0" w:space="0" w:color="auto"/>
            <w:right w:val="none" w:sz="0" w:space="0" w:color="auto"/>
          </w:divBdr>
        </w:div>
        <w:div w:id="645356738">
          <w:marLeft w:val="0"/>
          <w:marRight w:val="0"/>
          <w:marTop w:val="0"/>
          <w:marBottom w:val="0"/>
          <w:divBdr>
            <w:top w:val="none" w:sz="0" w:space="0" w:color="auto"/>
            <w:left w:val="none" w:sz="0" w:space="0" w:color="auto"/>
            <w:bottom w:val="none" w:sz="0" w:space="0" w:color="auto"/>
            <w:right w:val="none" w:sz="0" w:space="0" w:color="auto"/>
          </w:divBdr>
        </w:div>
        <w:div w:id="295570829">
          <w:marLeft w:val="0"/>
          <w:marRight w:val="0"/>
          <w:marTop w:val="0"/>
          <w:marBottom w:val="0"/>
          <w:divBdr>
            <w:top w:val="none" w:sz="0" w:space="0" w:color="auto"/>
            <w:left w:val="none" w:sz="0" w:space="0" w:color="auto"/>
            <w:bottom w:val="none" w:sz="0" w:space="0" w:color="auto"/>
            <w:right w:val="none" w:sz="0" w:space="0" w:color="auto"/>
          </w:divBdr>
        </w:div>
      </w:divsChild>
    </w:div>
    <w:div w:id="1419599634">
      <w:bodyDiv w:val="1"/>
      <w:marLeft w:val="0"/>
      <w:marRight w:val="0"/>
      <w:marTop w:val="0"/>
      <w:marBottom w:val="0"/>
      <w:divBdr>
        <w:top w:val="none" w:sz="0" w:space="0" w:color="auto"/>
        <w:left w:val="none" w:sz="0" w:space="0" w:color="auto"/>
        <w:bottom w:val="none" w:sz="0" w:space="0" w:color="auto"/>
        <w:right w:val="none" w:sz="0" w:space="0" w:color="auto"/>
      </w:divBdr>
    </w:div>
    <w:div w:id="1423254595">
      <w:bodyDiv w:val="1"/>
      <w:marLeft w:val="0"/>
      <w:marRight w:val="0"/>
      <w:marTop w:val="0"/>
      <w:marBottom w:val="0"/>
      <w:divBdr>
        <w:top w:val="none" w:sz="0" w:space="0" w:color="auto"/>
        <w:left w:val="none" w:sz="0" w:space="0" w:color="auto"/>
        <w:bottom w:val="none" w:sz="0" w:space="0" w:color="auto"/>
        <w:right w:val="none" w:sz="0" w:space="0" w:color="auto"/>
      </w:divBdr>
    </w:div>
    <w:div w:id="1436054953">
      <w:bodyDiv w:val="1"/>
      <w:marLeft w:val="0"/>
      <w:marRight w:val="0"/>
      <w:marTop w:val="0"/>
      <w:marBottom w:val="0"/>
      <w:divBdr>
        <w:top w:val="none" w:sz="0" w:space="0" w:color="auto"/>
        <w:left w:val="none" w:sz="0" w:space="0" w:color="auto"/>
        <w:bottom w:val="none" w:sz="0" w:space="0" w:color="auto"/>
        <w:right w:val="none" w:sz="0" w:space="0" w:color="auto"/>
      </w:divBdr>
    </w:div>
    <w:div w:id="1444495447">
      <w:bodyDiv w:val="1"/>
      <w:marLeft w:val="0"/>
      <w:marRight w:val="0"/>
      <w:marTop w:val="0"/>
      <w:marBottom w:val="0"/>
      <w:divBdr>
        <w:top w:val="none" w:sz="0" w:space="0" w:color="auto"/>
        <w:left w:val="none" w:sz="0" w:space="0" w:color="auto"/>
        <w:bottom w:val="none" w:sz="0" w:space="0" w:color="auto"/>
        <w:right w:val="none" w:sz="0" w:space="0" w:color="auto"/>
      </w:divBdr>
    </w:div>
    <w:div w:id="1448696873">
      <w:bodyDiv w:val="1"/>
      <w:marLeft w:val="0"/>
      <w:marRight w:val="0"/>
      <w:marTop w:val="0"/>
      <w:marBottom w:val="0"/>
      <w:divBdr>
        <w:top w:val="none" w:sz="0" w:space="0" w:color="auto"/>
        <w:left w:val="none" w:sz="0" w:space="0" w:color="auto"/>
        <w:bottom w:val="none" w:sz="0" w:space="0" w:color="auto"/>
        <w:right w:val="none" w:sz="0" w:space="0" w:color="auto"/>
      </w:divBdr>
    </w:div>
    <w:div w:id="1461729433">
      <w:bodyDiv w:val="1"/>
      <w:marLeft w:val="0"/>
      <w:marRight w:val="0"/>
      <w:marTop w:val="0"/>
      <w:marBottom w:val="0"/>
      <w:divBdr>
        <w:top w:val="none" w:sz="0" w:space="0" w:color="auto"/>
        <w:left w:val="none" w:sz="0" w:space="0" w:color="auto"/>
        <w:bottom w:val="none" w:sz="0" w:space="0" w:color="auto"/>
        <w:right w:val="none" w:sz="0" w:space="0" w:color="auto"/>
      </w:divBdr>
    </w:div>
    <w:div w:id="1462961140">
      <w:bodyDiv w:val="1"/>
      <w:marLeft w:val="0"/>
      <w:marRight w:val="0"/>
      <w:marTop w:val="0"/>
      <w:marBottom w:val="0"/>
      <w:divBdr>
        <w:top w:val="none" w:sz="0" w:space="0" w:color="auto"/>
        <w:left w:val="none" w:sz="0" w:space="0" w:color="auto"/>
        <w:bottom w:val="none" w:sz="0" w:space="0" w:color="auto"/>
        <w:right w:val="none" w:sz="0" w:space="0" w:color="auto"/>
      </w:divBdr>
    </w:div>
    <w:div w:id="1465541145">
      <w:bodyDiv w:val="1"/>
      <w:marLeft w:val="0"/>
      <w:marRight w:val="0"/>
      <w:marTop w:val="0"/>
      <w:marBottom w:val="0"/>
      <w:divBdr>
        <w:top w:val="none" w:sz="0" w:space="0" w:color="auto"/>
        <w:left w:val="none" w:sz="0" w:space="0" w:color="auto"/>
        <w:bottom w:val="none" w:sz="0" w:space="0" w:color="auto"/>
        <w:right w:val="none" w:sz="0" w:space="0" w:color="auto"/>
      </w:divBdr>
    </w:div>
    <w:div w:id="1465735436">
      <w:bodyDiv w:val="1"/>
      <w:marLeft w:val="0"/>
      <w:marRight w:val="0"/>
      <w:marTop w:val="0"/>
      <w:marBottom w:val="0"/>
      <w:divBdr>
        <w:top w:val="none" w:sz="0" w:space="0" w:color="auto"/>
        <w:left w:val="none" w:sz="0" w:space="0" w:color="auto"/>
        <w:bottom w:val="none" w:sz="0" w:space="0" w:color="auto"/>
        <w:right w:val="none" w:sz="0" w:space="0" w:color="auto"/>
      </w:divBdr>
    </w:div>
    <w:div w:id="1469663622">
      <w:bodyDiv w:val="1"/>
      <w:marLeft w:val="0"/>
      <w:marRight w:val="0"/>
      <w:marTop w:val="0"/>
      <w:marBottom w:val="0"/>
      <w:divBdr>
        <w:top w:val="none" w:sz="0" w:space="0" w:color="auto"/>
        <w:left w:val="none" w:sz="0" w:space="0" w:color="auto"/>
        <w:bottom w:val="none" w:sz="0" w:space="0" w:color="auto"/>
        <w:right w:val="none" w:sz="0" w:space="0" w:color="auto"/>
      </w:divBdr>
    </w:div>
    <w:div w:id="1471166568">
      <w:bodyDiv w:val="1"/>
      <w:marLeft w:val="0"/>
      <w:marRight w:val="0"/>
      <w:marTop w:val="0"/>
      <w:marBottom w:val="0"/>
      <w:divBdr>
        <w:top w:val="none" w:sz="0" w:space="0" w:color="auto"/>
        <w:left w:val="none" w:sz="0" w:space="0" w:color="auto"/>
        <w:bottom w:val="none" w:sz="0" w:space="0" w:color="auto"/>
        <w:right w:val="none" w:sz="0" w:space="0" w:color="auto"/>
      </w:divBdr>
    </w:div>
    <w:div w:id="1484813514">
      <w:bodyDiv w:val="1"/>
      <w:marLeft w:val="0"/>
      <w:marRight w:val="0"/>
      <w:marTop w:val="0"/>
      <w:marBottom w:val="0"/>
      <w:divBdr>
        <w:top w:val="none" w:sz="0" w:space="0" w:color="auto"/>
        <w:left w:val="none" w:sz="0" w:space="0" w:color="auto"/>
        <w:bottom w:val="none" w:sz="0" w:space="0" w:color="auto"/>
        <w:right w:val="none" w:sz="0" w:space="0" w:color="auto"/>
      </w:divBdr>
    </w:div>
    <w:div w:id="1485854345">
      <w:bodyDiv w:val="1"/>
      <w:marLeft w:val="0"/>
      <w:marRight w:val="0"/>
      <w:marTop w:val="0"/>
      <w:marBottom w:val="0"/>
      <w:divBdr>
        <w:top w:val="none" w:sz="0" w:space="0" w:color="auto"/>
        <w:left w:val="none" w:sz="0" w:space="0" w:color="auto"/>
        <w:bottom w:val="none" w:sz="0" w:space="0" w:color="auto"/>
        <w:right w:val="none" w:sz="0" w:space="0" w:color="auto"/>
      </w:divBdr>
    </w:div>
    <w:div w:id="1486047276">
      <w:bodyDiv w:val="1"/>
      <w:marLeft w:val="0"/>
      <w:marRight w:val="0"/>
      <w:marTop w:val="0"/>
      <w:marBottom w:val="0"/>
      <w:divBdr>
        <w:top w:val="none" w:sz="0" w:space="0" w:color="auto"/>
        <w:left w:val="none" w:sz="0" w:space="0" w:color="auto"/>
        <w:bottom w:val="none" w:sz="0" w:space="0" w:color="auto"/>
        <w:right w:val="none" w:sz="0" w:space="0" w:color="auto"/>
      </w:divBdr>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492790868">
      <w:bodyDiv w:val="1"/>
      <w:marLeft w:val="0"/>
      <w:marRight w:val="0"/>
      <w:marTop w:val="0"/>
      <w:marBottom w:val="0"/>
      <w:divBdr>
        <w:top w:val="none" w:sz="0" w:space="0" w:color="auto"/>
        <w:left w:val="none" w:sz="0" w:space="0" w:color="auto"/>
        <w:bottom w:val="none" w:sz="0" w:space="0" w:color="auto"/>
        <w:right w:val="none" w:sz="0" w:space="0" w:color="auto"/>
      </w:divBdr>
    </w:div>
    <w:div w:id="1494953443">
      <w:bodyDiv w:val="1"/>
      <w:marLeft w:val="0"/>
      <w:marRight w:val="0"/>
      <w:marTop w:val="0"/>
      <w:marBottom w:val="0"/>
      <w:divBdr>
        <w:top w:val="none" w:sz="0" w:space="0" w:color="auto"/>
        <w:left w:val="none" w:sz="0" w:space="0" w:color="auto"/>
        <w:bottom w:val="none" w:sz="0" w:space="0" w:color="auto"/>
        <w:right w:val="none" w:sz="0" w:space="0" w:color="auto"/>
      </w:divBdr>
    </w:div>
    <w:div w:id="1496846366">
      <w:bodyDiv w:val="1"/>
      <w:marLeft w:val="0"/>
      <w:marRight w:val="0"/>
      <w:marTop w:val="0"/>
      <w:marBottom w:val="0"/>
      <w:divBdr>
        <w:top w:val="none" w:sz="0" w:space="0" w:color="auto"/>
        <w:left w:val="none" w:sz="0" w:space="0" w:color="auto"/>
        <w:bottom w:val="none" w:sz="0" w:space="0" w:color="auto"/>
        <w:right w:val="none" w:sz="0" w:space="0" w:color="auto"/>
      </w:divBdr>
    </w:div>
    <w:div w:id="1509369043">
      <w:bodyDiv w:val="1"/>
      <w:marLeft w:val="0"/>
      <w:marRight w:val="0"/>
      <w:marTop w:val="0"/>
      <w:marBottom w:val="0"/>
      <w:divBdr>
        <w:top w:val="none" w:sz="0" w:space="0" w:color="auto"/>
        <w:left w:val="none" w:sz="0" w:space="0" w:color="auto"/>
        <w:bottom w:val="none" w:sz="0" w:space="0" w:color="auto"/>
        <w:right w:val="none" w:sz="0" w:space="0" w:color="auto"/>
      </w:divBdr>
    </w:div>
    <w:div w:id="1512839284">
      <w:bodyDiv w:val="1"/>
      <w:marLeft w:val="0"/>
      <w:marRight w:val="0"/>
      <w:marTop w:val="0"/>
      <w:marBottom w:val="0"/>
      <w:divBdr>
        <w:top w:val="none" w:sz="0" w:space="0" w:color="auto"/>
        <w:left w:val="none" w:sz="0" w:space="0" w:color="auto"/>
        <w:bottom w:val="none" w:sz="0" w:space="0" w:color="auto"/>
        <w:right w:val="none" w:sz="0" w:space="0" w:color="auto"/>
      </w:divBdr>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535269496">
      <w:bodyDiv w:val="1"/>
      <w:marLeft w:val="0"/>
      <w:marRight w:val="0"/>
      <w:marTop w:val="0"/>
      <w:marBottom w:val="0"/>
      <w:divBdr>
        <w:top w:val="none" w:sz="0" w:space="0" w:color="auto"/>
        <w:left w:val="none" w:sz="0" w:space="0" w:color="auto"/>
        <w:bottom w:val="none" w:sz="0" w:space="0" w:color="auto"/>
        <w:right w:val="none" w:sz="0" w:space="0" w:color="auto"/>
      </w:divBdr>
    </w:div>
    <w:div w:id="1549141634">
      <w:bodyDiv w:val="1"/>
      <w:marLeft w:val="0"/>
      <w:marRight w:val="0"/>
      <w:marTop w:val="0"/>
      <w:marBottom w:val="0"/>
      <w:divBdr>
        <w:top w:val="none" w:sz="0" w:space="0" w:color="auto"/>
        <w:left w:val="none" w:sz="0" w:space="0" w:color="auto"/>
        <w:bottom w:val="none" w:sz="0" w:space="0" w:color="auto"/>
        <w:right w:val="none" w:sz="0" w:space="0" w:color="auto"/>
      </w:divBdr>
    </w:div>
    <w:div w:id="1551914205">
      <w:bodyDiv w:val="1"/>
      <w:marLeft w:val="0"/>
      <w:marRight w:val="0"/>
      <w:marTop w:val="0"/>
      <w:marBottom w:val="0"/>
      <w:divBdr>
        <w:top w:val="none" w:sz="0" w:space="0" w:color="auto"/>
        <w:left w:val="none" w:sz="0" w:space="0" w:color="auto"/>
        <w:bottom w:val="none" w:sz="0" w:space="0" w:color="auto"/>
        <w:right w:val="none" w:sz="0" w:space="0" w:color="auto"/>
      </w:divBdr>
    </w:div>
    <w:div w:id="1552614572">
      <w:bodyDiv w:val="1"/>
      <w:marLeft w:val="0"/>
      <w:marRight w:val="0"/>
      <w:marTop w:val="0"/>
      <w:marBottom w:val="0"/>
      <w:divBdr>
        <w:top w:val="none" w:sz="0" w:space="0" w:color="auto"/>
        <w:left w:val="none" w:sz="0" w:space="0" w:color="auto"/>
        <w:bottom w:val="none" w:sz="0" w:space="0" w:color="auto"/>
        <w:right w:val="none" w:sz="0" w:space="0" w:color="auto"/>
      </w:divBdr>
    </w:div>
    <w:div w:id="1561288526">
      <w:bodyDiv w:val="1"/>
      <w:marLeft w:val="0"/>
      <w:marRight w:val="0"/>
      <w:marTop w:val="0"/>
      <w:marBottom w:val="0"/>
      <w:divBdr>
        <w:top w:val="none" w:sz="0" w:space="0" w:color="auto"/>
        <w:left w:val="none" w:sz="0" w:space="0" w:color="auto"/>
        <w:bottom w:val="none" w:sz="0" w:space="0" w:color="auto"/>
        <w:right w:val="none" w:sz="0" w:space="0" w:color="auto"/>
      </w:divBdr>
    </w:div>
    <w:div w:id="1563062609">
      <w:bodyDiv w:val="1"/>
      <w:marLeft w:val="0"/>
      <w:marRight w:val="0"/>
      <w:marTop w:val="0"/>
      <w:marBottom w:val="0"/>
      <w:divBdr>
        <w:top w:val="none" w:sz="0" w:space="0" w:color="auto"/>
        <w:left w:val="none" w:sz="0" w:space="0" w:color="auto"/>
        <w:bottom w:val="none" w:sz="0" w:space="0" w:color="auto"/>
        <w:right w:val="none" w:sz="0" w:space="0" w:color="auto"/>
      </w:divBdr>
    </w:div>
    <w:div w:id="1571383349">
      <w:bodyDiv w:val="1"/>
      <w:marLeft w:val="0"/>
      <w:marRight w:val="0"/>
      <w:marTop w:val="0"/>
      <w:marBottom w:val="0"/>
      <w:divBdr>
        <w:top w:val="none" w:sz="0" w:space="0" w:color="auto"/>
        <w:left w:val="none" w:sz="0" w:space="0" w:color="auto"/>
        <w:bottom w:val="none" w:sz="0" w:space="0" w:color="auto"/>
        <w:right w:val="none" w:sz="0" w:space="0" w:color="auto"/>
      </w:divBdr>
    </w:div>
    <w:div w:id="1583024765">
      <w:bodyDiv w:val="1"/>
      <w:marLeft w:val="0"/>
      <w:marRight w:val="0"/>
      <w:marTop w:val="0"/>
      <w:marBottom w:val="0"/>
      <w:divBdr>
        <w:top w:val="none" w:sz="0" w:space="0" w:color="auto"/>
        <w:left w:val="none" w:sz="0" w:space="0" w:color="auto"/>
        <w:bottom w:val="none" w:sz="0" w:space="0" w:color="auto"/>
        <w:right w:val="none" w:sz="0" w:space="0" w:color="auto"/>
      </w:divBdr>
    </w:div>
    <w:div w:id="1585527220">
      <w:bodyDiv w:val="1"/>
      <w:marLeft w:val="0"/>
      <w:marRight w:val="0"/>
      <w:marTop w:val="0"/>
      <w:marBottom w:val="0"/>
      <w:divBdr>
        <w:top w:val="none" w:sz="0" w:space="0" w:color="auto"/>
        <w:left w:val="none" w:sz="0" w:space="0" w:color="auto"/>
        <w:bottom w:val="none" w:sz="0" w:space="0" w:color="auto"/>
        <w:right w:val="none" w:sz="0" w:space="0" w:color="auto"/>
      </w:divBdr>
    </w:div>
    <w:div w:id="1588686338">
      <w:bodyDiv w:val="1"/>
      <w:marLeft w:val="0"/>
      <w:marRight w:val="0"/>
      <w:marTop w:val="0"/>
      <w:marBottom w:val="0"/>
      <w:divBdr>
        <w:top w:val="none" w:sz="0" w:space="0" w:color="auto"/>
        <w:left w:val="none" w:sz="0" w:space="0" w:color="auto"/>
        <w:bottom w:val="none" w:sz="0" w:space="0" w:color="auto"/>
        <w:right w:val="none" w:sz="0" w:space="0" w:color="auto"/>
      </w:divBdr>
    </w:div>
    <w:div w:id="1598370758">
      <w:bodyDiv w:val="1"/>
      <w:marLeft w:val="0"/>
      <w:marRight w:val="0"/>
      <w:marTop w:val="0"/>
      <w:marBottom w:val="0"/>
      <w:divBdr>
        <w:top w:val="none" w:sz="0" w:space="0" w:color="auto"/>
        <w:left w:val="none" w:sz="0" w:space="0" w:color="auto"/>
        <w:bottom w:val="none" w:sz="0" w:space="0" w:color="auto"/>
        <w:right w:val="none" w:sz="0" w:space="0" w:color="auto"/>
      </w:divBdr>
    </w:div>
    <w:div w:id="1599942788">
      <w:bodyDiv w:val="1"/>
      <w:marLeft w:val="0"/>
      <w:marRight w:val="0"/>
      <w:marTop w:val="0"/>
      <w:marBottom w:val="0"/>
      <w:divBdr>
        <w:top w:val="none" w:sz="0" w:space="0" w:color="auto"/>
        <w:left w:val="none" w:sz="0" w:space="0" w:color="auto"/>
        <w:bottom w:val="none" w:sz="0" w:space="0" w:color="auto"/>
        <w:right w:val="none" w:sz="0" w:space="0" w:color="auto"/>
      </w:divBdr>
    </w:div>
    <w:div w:id="1600674787">
      <w:bodyDiv w:val="1"/>
      <w:marLeft w:val="0"/>
      <w:marRight w:val="0"/>
      <w:marTop w:val="0"/>
      <w:marBottom w:val="0"/>
      <w:divBdr>
        <w:top w:val="none" w:sz="0" w:space="0" w:color="auto"/>
        <w:left w:val="none" w:sz="0" w:space="0" w:color="auto"/>
        <w:bottom w:val="none" w:sz="0" w:space="0" w:color="auto"/>
        <w:right w:val="none" w:sz="0" w:space="0" w:color="auto"/>
      </w:divBdr>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07083280">
      <w:bodyDiv w:val="1"/>
      <w:marLeft w:val="0"/>
      <w:marRight w:val="0"/>
      <w:marTop w:val="0"/>
      <w:marBottom w:val="0"/>
      <w:divBdr>
        <w:top w:val="none" w:sz="0" w:space="0" w:color="auto"/>
        <w:left w:val="none" w:sz="0" w:space="0" w:color="auto"/>
        <w:bottom w:val="none" w:sz="0" w:space="0" w:color="auto"/>
        <w:right w:val="none" w:sz="0" w:space="0" w:color="auto"/>
      </w:divBdr>
    </w:div>
    <w:div w:id="1610308319">
      <w:bodyDiv w:val="1"/>
      <w:marLeft w:val="0"/>
      <w:marRight w:val="0"/>
      <w:marTop w:val="0"/>
      <w:marBottom w:val="0"/>
      <w:divBdr>
        <w:top w:val="none" w:sz="0" w:space="0" w:color="auto"/>
        <w:left w:val="none" w:sz="0" w:space="0" w:color="auto"/>
        <w:bottom w:val="none" w:sz="0" w:space="0" w:color="auto"/>
        <w:right w:val="none" w:sz="0" w:space="0" w:color="auto"/>
      </w:divBdr>
    </w:div>
    <w:div w:id="1618872132">
      <w:bodyDiv w:val="1"/>
      <w:marLeft w:val="0"/>
      <w:marRight w:val="0"/>
      <w:marTop w:val="0"/>
      <w:marBottom w:val="0"/>
      <w:divBdr>
        <w:top w:val="none" w:sz="0" w:space="0" w:color="auto"/>
        <w:left w:val="none" w:sz="0" w:space="0" w:color="auto"/>
        <w:bottom w:val="none" w:sz="0" w:space="0" w:color="auto"/>
        <w:right w:val="none" w:sz="0" w:space="0" w:color="auto"/>
      </w:divBdr>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636983065">
      <w:bodyDiv w:val="1"/>
      <w:marLeft w:val="0"/>
      <w:marRight w:val="0"/>
      <w:marTop w:val="0"/>
      <w:marBottom w:val="0"/>
      <w:divBdr>
        <w:top w:val="none" w:sz="0" w:space="0" w:color="auto"/>
        <w:left w:val="none" w:sz="0" w:space="0" w:color="auto"/>
        <w:bottom w:val="none" w:sz="0" w:space="0" w:color="auto"/>
        <w:right w:val="none" w:sz="0" w:space="0" w:color="auto"/>
      </w:divBdr>
    </w:div>
    <w:div w:id="1644579249">
      <w:bodyDiv w:val="1"/>
      <w:marLeft w:val="0"/>
      <w:marRight w:val="0"/>
      <w:marTop w:val="0"/>
      <w:marBottom w:val="0"/>
      <w:divBdr>
        <w:top w:val="none" w:sz="0" w:space="0" w:color="auto"/>
        <w:left w:val="none" w:sz="0" w:space="0" w:color="auto"/>
        <w:bottom w:val="none" w:sz="0" w:space="0" w:color="auto"/>
        <w:right w:val="none" w:sz="0" w:space="0" w:color="auto"/>
      </w:divBdr>
    </w:div>
    <w:div w:id="1645352055">
      <w:bodyDiv w:val="1"/>
      <w:marLeft w:val="0"/>
      <w:marRight w:val="0"/>
      <w:marTop w:val="0"/>
      <w:marBottom w:val="0"/>
      <w:divBdr>
        <w:top w:val="none" w:sz="0" w:space="0" w:color="auto"/>
        <w:left w:val="none" w:sz="0" w:space="0" w:color="auto"/>
        <w:bottom w:val="none" w:sz="0" w:space="0" w:color="auto"/>
        <w:right w:val="none" w:sz="0" w:space="0" w:color="auto"/>
      </w:divBdr>
    </w:div>
    <w:div w:id="1648893387">
      <w:bodyDiv w:val="1"/>
      <w:marLeft w:val="0"/>
      <w:marRight w:val="0"/>
      <w:marTop w:val="0"/>
      <w:marBottom w:val="0"/>
      <w:divBdr>
        <w:top w:val="none" w:sz="0" w:space="0" w:color="auto"/>
        <w:left w:val="none" w:sz="0" w:space="0" w:color="auto"/>
        <w:bottom w:val="none" w:sz="0" w:space="0" w:color="auto"/>
        <w:right w:val="none" w:sz="0" w:space="0" w:color="auto"/>
      </w:divBdr>
    </w:div>
    <w:div w:id="1650671910">
      <w:bodyDiv w:val="1"/>
      <w:marLeft w:val="0"/>
      <w:marRight w:val="0"/>
      <w:marTop w:val="0"/>
      <w:marBottom w:val="0"/>
      <w:divBdr>
        <w:top w:val="none" w:sz="0" w:space="0" w:color="auto"/>
        <w:left w:val="none" w:sz="0" w:space="0" w:color="auto"/>
        <w:bottom w:val="none" w:sz="0" w:space="0" w:color="auto"/>
        <w:right w:val="none" w:sz="0" w:space="0" w:color="auto"/>
      </w:divBdr>
    </w:div>
    <w:div w:id="1652445790">
      <w:bodyDiv w:val="1"/>
      <w:marLeft w:val="0"/>
      <w:marRight w:val="0"/>
      <w:marTop w:val="0"/>
      <w:marBottom w:val="0"/>
      <w:divBdr>
        <w:top w:val="none" w:sz="0" w:space="0" w:color="auto"/>
        <w:left w:val="none" w:sz="0" w:space="0" w:color="auto"/>
        <w:bottom w:val="none" w:sz="0" w:space="0" w:color="auto"/>
        <w:right w:val="none" w:sz="0" w:space="0" w:color="auto"/>
      </w:divBdr>
    </w:div>
    <w:div w:id="1658412011">
      <w:bodyDiv w:val="1"/>
      <w:marLeft w:val="0"/>
      <w:marRight w:val="0"/>
      <w:marTop w:val="0"/>
      <w:marBottom w:val="0"/>
      <w:divBdr>
        <w:top w:val="none" w:sz="0" w:space="0" w:color="auto"/>
        <w:left w:val="none" w:sz="0" w:space="0" w:color="auto"/>
        <w:bottom w:val="none" w:sz="0" w:space="0" w:color="auto"/>
        <w:right w:val="none" w:sz="0" w:space="0" w:color="auto"/>
      </w:divBdr>
    </w:div>
    <w:div w:id="1660377023">
      <w:bodyDiv w:val="1"/>
      <w:marLeft w:val="0"/>
      <w:marRight w:val="0"/>
      <w:marTop w:val="0"/>
      <w:marBottom w:val="0"/>
      <w:divBdr>
        <w:top w:val="none" w:sz="0" w:space="0" w:color="auto"/>
        <w:left w:val="none" w:sz="0" w:space="0" w:color="auto"/>
        <w:bottom w:val="none" w:sz="0" w:space="0" w:color="auto"/>
        <w:right w:val="none" w:sz="0" w:space="0" w:color="auto"/>
      </w:divBdr>
    </w:div>
    <w:div w:id="1665274973">
      <w:bodyDiv w:val="1"/>
      <w:marLeft w:val="0"/>
      <w:marRight w:val="0"/>
      <w:marTop w:val="0"/>
      <w:marBottom w:val="0"/>
      <w:divBdr>
        <w:top w:val="none" w:sz="0" w:space="0" w:color="auto"/>
        <w:left w:val="none" w:sz="0" w:space="0" w:color="auto"/>
        <w:bottom w:val="none" w:sz="0" w:space="0" w:color="auto"/>
        <w:right w:val="none" w:sz="0" w:space="0" w:color="auto"/>
      </w:divBdr>
    </w:div>
    <w:div w:id="1668164564">
      <w:bodyDiv w:val="1"/>
      <w:marLeft w:val="0"/>
      <w:marRight w:val="0"/>
      <w:marTop w:val="0"/>
      <w:marBottom w:val="0"/>
      <w:divBdr>
        <w:top w:val="none" w:sz="0" w:space="0" w:color="auto"/>
        <w:left w:val="none" w:sz="0" w:space="0" w:color="auto"/>
        <w:bottom w:val="none" w:sz="0" w:space="0" w:color="auto"/>
        <w:right w:val="none" w:sz="0" w:space="0" w:color="auto"/>
      </w:divBdr>
    </w:div>
    <w:div w:id="1669556051">
      <w:bodyDiv w:val="1"/>
      <w:marLeft w:val="0"/>
      <w:marRight w:val="0"/>
      <w:marTop w:val="0"/>
      <w:marBottom w:val="0"/>
      <w:divBdr>
        <w:top w:val="none" w:sz="0" w:space="0" w:color="auto"/>
        <w:left w:val="none" w:sz="0" w:space="0" w:color="auto"/>
        <w:bottom w:val="none" w:sz="0" w:space="0" w:color="auto"/>
        <w:right w:val="none" w:sz="0" w:space="0" w:color="auto"/>
      </w:divBdr>
    </w:div>
    <w:div w:id="1670789831">
      <w:bodyDiv w:val="1"/>
      <w:marLeft w:val="0"/>
      <w:marRight w:val="0"/>
      <w:marTop w:val="0"/>
      <w:marBottom w:val="0"/>
      <w:divBdr>
        <w:top w:val="none" w:sz="0" w:space="0" w:color="auto"/>
        <w:left w:val="none" w:sz="0" w:space="0" w:color="auto"/>
        <w:bottom w:val="none" w:sz="0" w:space="0" w:color="auto"/>
        <w:right w:val="none" w:sz="0" w:space="0" w:color="auto"/>
      </w:divBdr>
    </w:div>
    <w:div w:id="1676230333">
      <w:bodyDiv w:val="1"/>
      <w:marLeft w:val="0"/>
      <w:marRight w:val="0"/>
      <w:marTop w:val="0"/>
      <w:marBottom w:val="0"/>
      <w:divBdr>
        <w:top w:val="none" w:sz="0" w:space="0" w:color="auto"/>
        <w:left w:val="none" w:sz="0" w:space="0" w:color="auto"/>
        <w:bottom w:val="none" w:sz="0" w:space="0" w:color="auto"/>
        <w:right w:val="none" w:sz="0" w:space="0" w:color="auto"/>
      </w:divBdr>
    </w:div>
    <w:div w:id="1684815338">
      <w:bodyDiv w:val="1"/>
      <w:marLeft w:val="0"/>
      <w:marRight w:val="0"/>
      <w:marTop w:val="0"/>
      <w:marBottom w:val="0"/>
      <w:divBdr>
        <w:top w:val="none" w:sz="0" w:space="0" w:color="auto"/>
        <w:left w:val="none" w:sz="0" w:space="0" w:color="auto"/>
        <w:bottom w:val="none" w:sz="0" w:space="0" w:color="auto"/>
        <w:right w:val="none" w:sz="0" w:space="0" w:color="auto"/>
      </w:divBdr>
    </w:div>
    <w:div w:id="1712270090">
      <w:bodyDiv w:val="1"/>
      <w:marLeft w:val="0"/>
      <w:marRight w:val="0"/>
      <w:marTop w:val="0"/>
      <w:marBottom w:val="0"/>
      <w:divBdr>
        <w:top w:val="none" w:sz="0" w:space="0" w:color="auto"/>
        <w:left w:val="none" w:sz="0" w:space="0" w:color="auto"/>
        <w:bottom w:val="none" w:sz="0" w:space="0" w:color="auto"/>
        <w:right w:val="none" w:sz="0" w:space="0" w:color="auto"/>
      </w:divBdr>
    </w:div>
    <w:div w:id="1717583079">
      <w:bodyDiv w:val="1"/>
      <w:marLeft w:val="0"/>
      <w:marRight w:val="0"/>
      <w:marTop w:val="0"/>
      <w:marBottom w:val="0"/>
      <w:divBdr>
        <w:top w:val="none" w:sz="0" w:space="0" w:color="auto"/>
        <w:left w:val="none" w:sz="0" w:space="0" w:color="auto"/>
        <w:bottom w:val="none" w:sz="0" w:space="0" w:color="auto"/>
        <w:right w:val="none" w:sz="0" w:space="0" w:color="auto"/>
      </w:divBdr>
    </w:div>
    <w:div w:id="1725712753">
      <w:bodyDiv w:val="1"/>
      <w:marLeft w:val="0"/>
      <w:marRight w:val="0"/>
      <w:marTop w:val="0"/>
      <w:marBottom w:val="0"/>
      <w:divBdr>
        <w:top w:val="none" w:sz="0" w:space="0" w:color="auto"/>
        <w:left w:val="none" w:sz="0" w:space="0" w:color="auto"/>
        <w:bottom w:val="none" w:sz="0" w:space="0" w:color="auto"/>
        <w:right w:val="none" w:sz="0" w:space="0" w:color="auto"/>
      </w:divBdr>
    </w:div>
    <w:div w:id="1726172415">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1729649121">
      <w:bodyDiv w:val="1"/>
      <w:marLeft w:val="0"/>
      <w:marRight w:val="0"/>
      <w:marTop w:val="0"/>
      <w:marBottom w:val="0"/>
      <w:divBdr>
        <w:top w:val="none" w:sz="0" w:space="0" w:color="auto"/>
        <w:left w:val="none" w:sz="0" w:space="0" w:color="auto"/>
        <w:bottom w:val="none" w:sz="0" w:space="0" w:color="auto"/>
        <w:right w:val="none" w:sz="0" w:space="0" w:color="auto"/>
      </w:divBdr>
    </w:div>
    <w:div w:id="1732968734">
      <w:bodyDiv w:val="1"/>
      <w:marLeft w:val="0"/>
      <w:marRight w:val="0"/>
      <w:marTop w:val="0"/>
      <w:marBottom w:val="0"/>
      <w:divBdr>
        <w:top w:val="none" w:sz="0" w:space="0" w:color="auto"/>
        <w:left w:val="none" w:sz="0" w:space="0" w:color="auto"/>
        <w:bottom w:val="none" w:sz="0" w:space="0" w:color="auto"/>
        <w:right w:val="none" w:sz="0" w:space="0" w:color="auto"/>
      </w:divBdr>
    </w:div>
    <w:div w:id="1733656558">
      <w:bodyDiv w:val="1"/>
      <w:marLeft w:val="0"/>
      <w:marRight w:val="0"/>
      <w:marTop w:val="0"/>
      <w:marBottom w:val="0"/>
      <w:divBdr>
        <w:top w:val="none" w:sz="0" w:space="0" w:color="auto"/>
        <w:left w:val="none" w:sz="0" w:space="0" w:color="auto"/>
        <w:bottom w:val="none" w:sz="0" w:space="0" w:color="auto"/>
        <w:right w:val="none" w:sz="0" w:space="0" w:color="auto"/>
      </w:divBdr>
    </w:div>
    <w:div w:id="1743285156">
      <w:bodyDiv w:val="1"/>
      <w:marLeft w:val="0"/>
      <w:marRight w:val="0"/>
      <w:marTop w:val="0"/>
      <w:marBottom w:val="0"/>
      <w:divBdr>
        <w:top w:val="none" w:sz="0" w:space="0" w:color="auto"/>
        <w:left w:val="none" w:sz="0" w:space="0" w:color="auto"/>
        <w:bottom w:val="none" w:sz="0" w:space="0" w:color="auto"/>
        <w:right w:val="none" w:sz="0" w:space="0" w:color="auto"/>
      </w:divBdr>
    </w:div>
    <w:div w:id="1749157082">
      <w:bodyDiv w:val="1"/>
      <w:marLeft w:val="0"/>
      <w:marRight w:val="0"/>
      <w:marTop w:val="0"/>
      <w:marBottom w:val="0"/>
      <w:divBdr>
        <w:top w:val="none" w:sz="0" w:space="0" w:color="auto"/>
        <w:left w:val="none" w:sz="0" w:space="0" w:color="auto"/>
        <w:bottom w:val="none" w:sz="0" w:space="0" w:color="auto"/>
        <w:right w:val="none" w:sz="0" w:space="0" w:color="auto"/>
      </w:divBdr>
    </w:div>
    <w:div w:id="1751270173">
      <w:bodyDiv w:val="1"/>
      <w:marLeft w:val="0"/>
      <w:marRight w:val="0"/>
      <w:marTop w:val="0"/>
      <w:marBottom w:val="0"/>
      <w:divBdr>
        <w:top w:val="none" w:sz="0" w:space="0" w:color="auto"/>
        <w:left w:val="none" w:sz="0" w:space="0" w:color="auto"/>
        <w:bottom w:val="none" w:sz="0" w:space="0" w:color="auto"/>
        <w:right w:val="none" w:sz="0" w:space="0" w:color="auto"/>
      </w:divBdr>
    </w:div>
    <w:div w:id="1753963538">
      <w:bodyDiv w:val="1"/>
      <w:marLeft w:val="0"/>
      <w:marRight w:val="0"/>
      <w:marTop w:val="0"/>
      <w:marBottom w:val="0"/>
      <w:divBdr>
        <w:top w:val="none" w:sz="0" w:space="0" w:color="auto"/>
        <w:left w:val="none" w:sz="0" w:space="0" w:color="auto"/>
        <w:bottom w:val="none" w:sz="0" w:space="0" w:color="auto"/>
        <w:right w:val="none" w:sz="0" w:space="0" w:color="auto"/>
      </w:divBdr>
    </w:div>
    <w:div w:id="1759517860">
      <w:bodyDiv w:val="1"/>
      <w:marLeft w:val="0"/>
      <w:marRight w:val="0"/>
      <w:marTop w:val="0"/>
      <w:marBottom w:val="0"/>
      <w:divBdr>
        <w:top w:val="none" w:sz="0" w:space="0" w:color="auto"/>
        <w:left w:val="none" w:sz="0" w:space="0" w:color="auto"/>
        <w:bottom w:val="none" w:sz="0" w:space="0" w:color="auto"/>
        <w:right w:val="none" w:sz="0" w:space="0" w:color="auto"/>
      </w:divBdr>
    </w:div>
    <w:div w:id="1770539461">
      <w:bodyDiv w:val="1"/>
      <w:marLeft w:val="0"/>
      <w:marRight w:val="0"/>
      <w:marTop w:val="0"/>
      <w:marBottom w:val="0"/>
      <w:divBdr>
        <w:top w:val="none" w:sz="0" w:space="0" w:color="auto"/>
        <w:left w:val="none" w:sz="0" w:space="0" w:color="auto"/>
        <w:bottom w:val="none" w:sz="0" w:space="0" w:color="auto"/>
        <w:right w:val="none" w:sz="0" w:space="0" w:color="auto"/>
      </w:divBdr>
    </w:div>
    <w:div w:id="1776248435">
      <w:bodyDiv w:val="1"/>
      <w:marLeft w:val="0"/>
      <w:marRight w:val="0"/>
      <w:marTop w:val="0"/>
      <w:marBottom w:val="0"/>
      <w:divBdr>
        <w:top w:val="none" w:sz="0" w:space="0" w:color="auto"/>
        <w:left w:val="none" w:sz="0" w:space="0" w:color="auto"/>
        <w:bottom w:val="none" w:sz="0" w:space="0" w:color="auto"/>
        <w:right w:val="none" w:sz="0" w:space="0" w:color="auto"/>
      </w:divBdr>
    </w:div>
    <w:div w:id="1793405105">
      <w:bodyDiv w:val="1"/>
      <w:marLeft w:val="0"/>
      <w:marRight w:val="0"/>
      <w:marTop w:val="0"/>
      <w:marBottom w:val="0"/>
      <w:divBdr>
        <w:top w:val="none" w:sz="0" w:space="0" w:color="auto"/>
        <w:left w:val="none" w:sz="0" w:space="0" w:color="auto"/>
        <w:bottom w:val="none" w:sz="0" w:space="0" w:color="auto"/>
        <w:right w:val="none" w:sz="0" w:space="0" w:color="auto"/>
      </w:divBdr>
    </w:div>
    <w:div w:id="1800411916">
      <w:bodyDiv w:val="1"/>
      <w:marLeft w:val="0"/>
      <w:marRight w:val="0"/>
      <w:marTop w:val="0"/>
      <w:marBottom w:val="0"/>
      <w:divBdr>
        <w:top w:val="none" w:sz="0" w:space="0" w:color="auto"/>
        <w:left w:val="none" w:sz="0" w:space="0" w:color="auto"/>
        <w:bottom w:val="none" w:sz="0" w:space="0" w:color="auto"/>
        <w:right w:val="none" w:sz="0" w:space="0" w:color="auto"/>
      </w:divBdr>
    </w:div>
    <w:div w:id="1803959078">
      <w:bodyDiv w:val="1"/>
      <w:marLeft w:val="0"/>
      <w:marRight w:val="0"/>
      <w:marTop w:val="0"/>
      <w:marBottom w:val="0"/>
      <w:divBdr>
        <w:top w:val="none" w:sz="0" w:space="0" w:color="auto"/>
        <w:left w:val="none" w:sz="0" w:space="0" w:color="auto"/>
        <w:bottom w:val="none" w:sz="0" w:space="0" w:color="auto"/>
        <w:right w:val="none" w:sz="0" w:space="0" w:color="auto"/>
      </w:divBdr>
    </w:div>
    <w:div w:id="1807699899">
      <w:bodyDiv w:val="1"/>
      <w:marLeft w:val="0"/>
      <w:marRight w:val="0"/>
      <w:marTop w:val="0"/>
      <w:marBottom w:val="0"/>
      <w:divBdr>
        <w:top w:val="none" w:sz="0" w:space="0" w:color="auto"/>
        <w:left w:val="none" w:sz="0" w:space="0" w:color="auto"/>
        <w:bottom w:val="none" w:sz="0" w:space="0" w:color="auto"/>
        <w:right w:val="none" w:sz="0" w:space="0" w:color="auto"/>
      </w:divBdr>
    </w:div>
    <w:div w:id="1816294614">
      <w:bodyDiv w:val="1"/>
      <w:marLeft w:val="0"/>
      <w:marRight w:val="0"/>
      <w:marTop w:val="0"/>
      <w:marBottom w:val="0"/>
      <w:divBdr>
        <w:top w:val="none" w:sz="0" w:space="0" w:color="auto"/>
        <w:left w:val="none" w:sz="0" w:space="0" w:color="auto"/>
        <w:bottom w:val="none" w:sz="0" w:space="0" w:color="auto"/>
        <w:right w:val="none" w:sz="0" w:space="0" w:color="auto"/>
      </w:divBdr>
    </w:div>
    <w:div w:id="1833525702">
      <w:bodyDiv w:val="1"/>
      <w:marLeft w:val="0"/>
      <w:marRight w:val="0"/>
      <w:marTop w:val="0"/>
      <w:marBottom w:val="0"/>
      <w:divBdr>
        <w:top w:val="none" w:sz="0" w:space="0" w:color="auto"/>
        <w:left w:val="none" w:sz="0" w:space="0" w:color="auto"/>
        <w:bottom w:val="none" w:sz="0" w:space="0" w:color="auto"/>
        <w:right w:val="none" w:sz="0" w:space="0" w:color="auto"/>
      </w:divBdr>
    </w:div>
    <w:div w:id="1833985847">
      <w:bodyDiv w:val="1"/>
      <w:marLeft w:val="0"/>
      <w:marRight w:val="0"/>
      <w:marTop w:val="0"/>
      <w:marBottom w:val="0"/>
      <w:divBdr>
        <w:top w:val="none" w:sz="0" w:space="0" w:color="auto"/>
        <w:left w:val="none" w:sz="0" w:space="0" w:color="auto"/>
        <w:bottom w:val="none" w:sz="0" w:space="0" w:color="auto"/>
        <w:right w:val="none" w:sz="0" w:space="0" w:color="auto"/>
      </w:divBdr>
    </w:div>
    <w:div w:id="1842429993">
      <w:bodyDiv w:val="1"/>
      <w:marLeft w:val="0"/>
      <w:marRight w:val="0"/>
      <w:marTop w:val="0"/>
      <w:marBottom w:val="0"/>
      <w:divBdr>
        <w:top w:val="none" w:sz="0" w:space="0" w:color="auto"/>
        <w:left w:val="none" w:sz="0" w:space="0" w:color="auto"/>
        <w:bottom w:val="none" w:sz="0" w:space="0" w:color="auto"/>
        <w:right w:val="none" w:sz="0" w:space="0" w:color="auto"/>
      </w:divBdr>
    </w:div>
    <w:div w:id="1849051688">
      <w:bodyDiv w:val="1"/>
      <w:marLeft w:val="0"/>
      <w:marRight w:val="0"/>
      <w:marTop w:val="0"/>
      <w:marBottom w:val="0"/>
      <w:divBdr>
        <w:top w:val="none" w:sz="0" w:space="0" w:color="auto"/>
        <w:left w:val="none" w:sz="0" w:space="0" w:color="auto"/>
        <w:bottom w:val="none" w:sz="0" w:space="0" w:color="auto"/>
        <w:right w:val="none" w:sz="0" w:space="0" w:color="auto"/>
      </w:divBdr>
    </w:div>
    <w:div w:id="1849707400">
      <w:bodyDiv w:val="1"/>
      <w:marLeft w:val="0"/>
      <w:marRight w:val="0"/>
      <w:marTop w:val="0"/>
      <w:marBottom w:val="0"/>
      <w:divBdr>
        <w:top w:val="none" w:sz="0" w:space="0" w:color="auto"/>
        <w:left w:val="none" w:sz="0" w:space="0" w:color="auto"/>
        <w:bottom w:val="none" w:sz="0" w:space="0" w:color="auto"/>
        <w:right w:val="none" w:sz="0" w:space="0" w:color="auto"/>
      </w:divBdr>
    </w:div>
    <w:div w:id="1866401736">
      <w:bodyDiv w:val="1"/>
      <w:marLeft w:val="0"/>
      <w:marRight w:val="0"/>
      <w:marTop w:val="0"/>
      <w:marBottom w:val="0"/>
      <w:divBdr>
        <w:top w:val="none" w:sz="0" w:space="0" w:color="auto"/>
        <w:left w:val="none" w:sz="0" w:space="0" w:color="auto"/>
        <w:bottom w:val="none" w:sz="0" w:space="0" w:color="auto"/>
        <w:right w:val="none" w:sz="0" w:space="0" w:color="auto"/>
      </w:divBdr>
    </w:div>
    <w:div w:id="1868791410">
      <w:bodyDiv w:val="1"/>
      <w:marLeft w:val="0"/>
      <w:marRight w:val="0"/>
      <w:marTop w:val="0"/>
      <w:marBottom w:val="0"/>
      <w:divBdr>
        <w:top w:val="none" w:sz="0" w:space="0" w:color="auto"/>
        <w:left w:val="none" w:sz="0" w:space="0" w:color="auto"/>
        <w:bottom w:val="none" w:sz="0" w:space="0" w:color="auto"/>
        <w:right w:val="none" w:sz="0" w:space="0" w:color="auto"/>
      </w:divBdr>
    </w:div>
    <w:div w:id="1872305165">
      <w:bodyDiv w:val="1"/>
      <w:marLeft w:val="0"/>
      <w:marRight w:val="0"/>
      <w:marTop w:val="0"/>
      <w:marBottom w:val="0"/>
      <w:divBdr>
        <w:top w:val="none" w:sz="0" w:space="0" w:color="auto"/>
        <w:left w:val="none" w:sz="0" w:space="0" w:color="auto"/>
        <w:bottom w:val="none" w:sz="0" w:space="0" w:color="auto"/>
        <w:right w:val="none" w:sz="0" w:space="0" w:color="auto"/>
      </w:divBdr>
    </w:div>
    <w:div w:id="1879968217">
      <w:bodyDiv w:val="1"/>
      <w:marLeft w:val="0"/>
      <w:marRight w:val="0"/>
      <w:marTop w:val="0"/>
      <w:marBottom w:val="0"/>
      <w:divBdr>
        <w:top w:val="none" w:sz="0" w:space="0" w:color="auto"/>
        <w:left w:val="none" w:sz="0" w:space="0" w:color="auto"/>
        <w:bottom w:val="none" w:sz="0" w:space="0" w:color="auto"/>
        <w:right w:val="none" w:sz="0" w:space="0" w:color="auto"/>
      </w:divBdr>
    </w:div>
    <w:div w:id="1892304407">
      <w:bodyDiv w:val="1"/>
      <w:marLeft w:val="0"/>
      <w:marRight w:val="0"/>
      <w:marTop w:val="0"/>
      <w:marBottom w:val="0"/>
      <w:divBdr>
        <w:top w:val="none" w:sz="0" w:space="0" w:color="auto"/>
        <w:left w:val="none" w:sz="0" w:space="0" w:color="auto"/>
        <w:bottom w:val="none" w:sz="0" w:space="0" w:color="auto"/>
        <w:right w:val="none" w:sz="0" w:space="0" w:color="auto"/>
      </w:divBdr>
    </w:div>
    <w:div w:id="1899121582">
      <w:bodyDiv w:val="1"/>
      <w:marLeft w:val="0"/>
      <w:marRight w:val="0"/>
      <w:marTop w:val="0"/>
      <w:marBottom w:val="0"/>
      <w:divBdr>
        <w:top w:val="none" w:sz="0" w:space="0" w:color="auto"/>
        <w:left w:val="none" w:sz="0" w:space="0" w:color="auto"/>
        <w:bottom w:val="none" w:sz="0" w:space="0" w:color="auto"/>
        <w:right w:val="none" w:sz="0" w:space="0" w:color="auto"/>
      </w:divBdr>
    </w:div>
    <w:div w:id="1903254572">
      <w:bodyDiv w:val="1"/>
      <w:marLeft w:val="0"/>
      <w:marRight w:val="0"/>
      <w:marTop w:val="0"/>
      <w:marBottom w:val="0"/>
      <w:divBdr>
        <w:top w:val="none" w:sz="0" w:space="0" w:color="auto"/>
        <w:left w:val="none" w:sz="0" w:space="0" w:color="auto"/>
        <w:bottom w:val="none" w:sz="0" w:space="0" w:color="auto"/>
        <w:right w:val="none" w:sz="0" w:space="0" w:color="auto"/>
      </w:divBdr>
    </w:div>
    <w:div w:id="1925801238">
      <w:bodyDiv w:val="1"/>
      <w:marLeft w:val="0"/>
      <w:marRight w:val="0"/>
      <w:marTop w:val="0"/>
      <w:marBottom w:val="0"/>
      <w:divBdr>
        <w:top w:val="none" w:sz="0" w:space="0" w:color="auto"/>
        <w:left w:val="none" w:sz="0" w:space="0" w:color="auto"/>
        <w:bottom w:val="none" w:sz="0" w:space="0" w:color="auto"/>
        <w:right w:val="none" w:sz="0" w:space="0" w:color="auto"/>
      </w:divBdr>
    </w:div>
    <w:div w:id="1932470791">
      <w:bodyDiv w:val="1"/>
      <w:marLeft w:val="0"/>
      <w:marRight w:val="0"/>
      <w:marTop w:val="0"/>
      <w:marBottom w:val="0"/>
      <w:divBdr>
        <w:top w:val="none" w:sz="0" w:space="0" w:color="auto"/>
        <w:left w:val="none" w:sz="0" w:space="0" w:color="auto"/>
        <w:bottom w:val="none" w:sz="0" w:space="0" w:color="auto"/>
        <w:right w:val="none" w:sz="0" w:space="0" w:color="auto"/>
      </w:divBdr>
    </w:div>
    <w:div w:id="1941062265">
      <w:bodyDiv w:val="1"/>
      <w:marLeft w:val="0"/>
      <w:marRight w:val="0"/>
      <w:marTop w:val="0"/>
      <w:marBottom w:val="0"/>
      <w:divBdr>
        <w:top w:val="none" w:sz="0" w:space="0" w:color="auto"/>
        <w:left w:val="none" w:sz="0" w:space="0" w:color="auto"/>
        <w:bottom w:val="none" w:sz="0" w:space="0" w:color="auto"/>
        <w:right w:val="none" w:sz="0" w:space="0" w:color="auto"/>
      </w:divBdr>
    </w:div>
    <w:div w:id="1943565337">
      <w:bodyDiv w:val="1"/>
      <w:marLeft w:val="0"/>
      <w:marRight w:val="0"/>
      <w:marTop w:val="0"/>
      <w:marBottom w:val="0"/>
      <w:divBdr>
        <w:top w:val="none" w:sz="0" w:space="0" w:color="auto"/>
        <w:left w:val="none" w:sz="0" w:space="0" w:color="auto"/>
        <w:bottom w:val="none" w:sz="0" w:space="0" w:color="auto"/>
        <w:right w:val="none" w:sz="0" w:space="0" w:color="auto"/>
      </w:divBdr>
    </w:div>
    <w:div w:id="1944337413">
      <w:bodyDiv w:val="1"/>
      <w:marLeft w:val="0"/>
      <w:marRight w:val="0"/>
      <w:marTop w:val="0"/>
      <w:marBottom w:val="0"/>
      <w:divBdr>
        <w:top w:val="none" w:sz="0" w:space="0" w:color="auto"/>
        <w:left w:val="none" w:sz="0" w:space="0" w:color="auto"/>
        <w:bottom w:val="none" w:sz="0" w:space="0" w:color="auto"/>
        <w:right w:val="none" w:sz="0" w:space="0" w:color="auto"/>
      </w:divBdr>
    </w:div>
    <w:div w:id="1945991037">
      <w:bodyDiv w:val="1"/>
      <w:marLeft w:val="0"/>
      <w:marRight w:val="0"/>
      <w:marTop w:val="0"/>
      <w:marBottom w:val="0"/>
      <w:divBdr>
        <w:top w:val="none" w:sz="0" w:space="0" w:color="auto"/>
        <w:left w:val="none" w:sz="0" w:space="0" w:color="auto"/>
        <w:bottom w:val="none" w:sz="0" w:space="0" w:color="auto"/>
        <w:right w:val="none" w:sz="0" w:space="0" w:color="auto"/>
      </w:divBdr>
    </w:div>
    <w:div w:id="1990936186">
      <w:bodyDiv w:val="1"/>
      <w:marLeft w:val="0"/>
      <w:marRight w:val="0"/>
      <w:marTop w:val="0"/>
      <w:marBottom w:val="0"/>
      <w:divBdr>
        <w:top w:val="none" w:sz="0" w:space="0" w:color="auto"/>
        <w:left w:val="none" w:sz="0" w:space="0" w:color="auto"/>
        <w:bottom w:val="none" w:sz="0" w:space="0" w:color="auto"/>
        <w:right w:val="none" w:sz="0" w:space="0" w:color="auto"/>
      </w:divBdr>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43048053">
      <w:bodyDiv w:val="1"/>
      <w:marLeft w:val="0"/>
      <w:marRight w:val="0"/>
      <w:marTop w:val="0"/>
      <w:marBottom w:val="0"/>
      <w:divBdr>
        <w:top w:val="none" w:sz="0" w:space="0" w:color="auto"/>
        <w:left w:val="none" w:sz="0" w:space="0" w:color="auto"/>
        <w:bottom w:val="none" w:sz="0" w:space="0" w:color="auto"/>
        <w:right w:val="none" w:sz="0" w:space="0" w:color="auto"/>
      </w:divBdr>
    </w:div>
    <w:div w:id="2046364330">
      <w:bodyDiv w:val="1"/>
      <w:marLeft w:val="0"/>
      <w:marRight w:val="0"/>
      <w:marTop w:val="0"/>
      <w:marBottom w:val="0"/>
      <w:divBdr>
        <w:top w:val="none" w:sz="0" w:space="0" w:color="auto"/>
        <w:left w:val="none" w:sz="0" w:space="0" w:color="auto"/>
        <w:bottom w:val="none" w:sz="0" w:space="0" w:color="auto"/>
        <w:right w:val="none" w:sz="0" w:space="0" w:color="auto"/>
      </w:divBdr>
    </w:div>
    <w:div w:id="2050490935">
      <w:bodyDiv w:val="1"/>
      <w:marLeft w:val="0"/>
      <w:marRight w:val="0"/>
      <w:marTop w:val="0"/>
      <w:marBottom w:val="0"/>
      <w:divBdr>
        <w:top w:val="none" w:sz="0" w:space="0" w:color="auto"/>
        <w:left w:val="none" w:sz="0" w:space="0" w:color="auto"/>
        <w:bottom w:val="none" w:sz="0" w:space="0" w:color="auto"/>
        <w:right w:val="none" w:sz="0" w:space="0" w:color="auto"/>
      </w:divBdr>
    </w:div>
    <w:div w:id="2051682644">
      <w:bodyDiv w:val="1"/>
      <w:marLeft w:val="0"/>
      <w:marRight w:val="0"/>
      <w:marTop w:val="0"/>
      <w:marBottom w:val="0"/>
      <w:divBdr>
        <w:top w:val="none" w:sz="0" w:space="0" w:color="auto"/>
        <w:left w:val="none" w:sz="0" w:space="0" w:color="auto"/>
        <w:bottom w:val="none" w:sz="0" w:space="0" w:color="auto"/>
        <w:right w:val="none" w:sz="0" w:space="0" w:color="auto"/>
      </w:divBdr>
    </w:div>
    <w:div w:id="2054579478">
      <w:bodyDiv w:val="1"/>
      <w:marLeft w:val="0"/>
      <w:marRight w:val="0"/>
      <w:marTop w:val="0"/>
      <w:marBottom w:val="0"/>
      <w:divBdr>
        <w:top w:val="none" w:sz="0" w:space="0" w:color="auto"/>
        <w:left w:val="none" w:sz="0" w:space="0" w:color="auto"/>
        <w:bottom w:val="none" w:sz="0" w:space="0" w:color="auto"/>
        <w:right w:val="none" w:sz="0" w:space="0" w:color="auto"/>
      </w:divBdr>
    </w:div>
    <w:div w:id="2056658936">
      <w:bodyDiv w:val="1"/>
      <w:marLeft w:val="0"/>
      <w:marRight w:val="0"/>
      <w:marTop w:val="0"/>
      <w:marBottom w:val="0"/>
      <w:divBdr>
        <w:top w:val="none" w:sz="0" w:space="0" w:color="auto"/>
        <w:left w:val="none" w:sz="0" w:space="0" w:color="auto"/>
        <w:bottom w:val="none" w:sz="0" w:space="0" w:color="auto"/>
        <w:right w:val="none" w:sz="0" w:space="0" w:color="auto"/>
      </w:divBdr>
    </w:div>
    <w:div w:id="2069835269">
      <w:bodyDiv w:val="1"/>
      <w:marLeft w:val="0"/>
      <w:marRight w:val="0"/>
      <w:marTop w:val="0"/>
      <w:marBottom w:val="0"/>
      <w:divBdr>
        <w:top w:val="none" w:sz="0" w:space="0" w:color="auto"/>
        <w:left w:val="none" w:sz="0" w:space="0" w:color="auto"/>
        <w:bottom w:val="none" w:sz="0" w:space="0" w:color="auto"/>
        <w:right w:val="none" w:sz="0" w:space="0" w:color="auto"/>
      </w:divBdr>
    </w:div>
    <w:div w:id="2083024704">
      <w:bodyDiv w:val="1"/>
      <w:marLeft w:val="0"/>
      <w:marRight w:val="0"/>
      <w:marTop w:val="0"/>
      <w:marBottom w:val="0"/>
      <w:divBdr>
        <w:top w:val="none" w:sz="0" w:space="0" w:color="auto"/>
        <w:left w:val="none" w:sz="0" w:space="0" w:color="auto"/>
        <w:bottom w:val="none" w:sz="0" w:space="0" w:color="auto"/>
        <w:right w:val="none" w:sz="0" w:space="0" w:color="auto"/>
      </w:divBdr>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 w:id="2096588551">
      <w:bodyDiv w:val="1"/>
      <w:marLeft w:val="0"/>
      <w:marRight w:val="0"/>
      <w:marTop w:val="0"/>
      <w:marBottom w:val="0"/>
      <w:divBdr>
        <w:top w:val="none" w:sz="0" w:space="0" w:color="auto"/>
        <w:left w:val="none" w:sz="0" w:space="0" w:color="auto"/>
        <w:bottom w:val="none" w:sz="0" w:space="0" w:color="auto"/>
        <w:right w:val="none" w:sz="0" w:space="0" w:color="auto"/>
      </w:divBdr>
    </w:div>
    <w:div w:id="2097438504">
      <w:bodyDiv w:val="1"/>
      <w:marLeft w:val="0"/>
      <w:marRight w:val="0"/>
      <w:marTop w:val="0"/>
      <w:marBottom w:val="0"/>
      <w:divBdr>
        <w:top w:val="none" w:sz="0" w:space="0" w:color="auto"/>
        <w:left w:val="none" w:sz="0" w:space="0" w:color="auto"/>
        <w:bottom w:val="none" w:sz="0" w:space="0" w:color="auto"/>
        <w:right w:val="none" w:sz="0" w:space="0" w:color="auto"/>
      </w:divBdr>
    </w:div>
    <w:div w:id="2104917139">
      <w:bodyDiv w:val="1"/>
      <w:marLeft w:val="0"/>
      <w:marRight w:val="0"/>
      <w:marTop w:val="0"/>
      <w:marBottom w:val="0"/>
      <w:divBdr>
        <w:top w:val="none" w:sz="0" w:space="0" w:color="auto"/>
        <w:left w:val="none" w:sz="0" w:space="0" w:color="auto"/>
        <w:bottom w:val="none" w:sz="0" w:space="0" w:color="auto"/>
        <w:right w:val="none" w:sz="0" w:space="0" w:color="auto"/>
      </w:divBdr>
    </w:div>
    <w:div w:id="2110392277">
      <w:bodyDiv w:val="1"/>
      <w:marLeft w:val="0"/>
      <w:marRight w:val="0"/>
      <w:marTop w:val="0"/>
      <w:marBottom w:val="0"/>
      <w:divBdr>
        <w:top w:val="none" w:sz="0" w:space="0" w:color="auto"/>
        <w:left w:val="none" w:sz="0" w:space="0" w:color="auto"/>
        <w:bottom w:val="none" w:sz="0" w:space="0" w:color="auto"/>
        <w:right w:val="none" w:sz="0" w:space="0" w:color="auto"/>
      </w:divBdr>
    </w:div>
    <w:div w:id="2111199364">
      <w:bodyDiv w:val="1"/>
      <w:marLeft w:val="0"/>
      <w:marRight w:val="0"/>
      <w:marTop w:val="0"/>
      <w:marBottom w:val="0"/>
      <w:divBdr>
        <w:top w:val="none" w:sz="0" w:space="0" w:color="auto"/>
        <w:left w:val="none" w:sz="0" w:space="0" w:color="auto"/>
        <w:bottom w:val="none" w:sz="0" w:space="0" w:color="auto"/>
        <w:right w:val="none" w:sz="0" w:space="0" w:color="auto"/>
      </w:divBdr>
    </w:div>
    <w:div w:id="2122843115">
      <w:bodyDiv w:val="1"/>
      <w:marLeft w:val="0"/>
      <w:marRight w:val="0"/>
      <w:marTop w:val="0"/>
      <w:marBottom w:val="0"/>
      <w:divBdr>
        <w:top w:val="none" w:sz="0" w:space="0" w:color="auto"/>
        <w:left w:val="none" w:sz="0" w:space="0" w:color="auto"/>
        <w:bottom w:val="none" w:sz="0" w:space="0" w:color="auto"/>
        <w:right w:val="none" w:sz="0" w:space="0" w:color="auto"/>
      </w:divBdr>
    </w:div>
    <w:div w:id="212430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https://library.oapen.org/bitstream/handle/20.500.12657/93559/1/9781136838262.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sv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0BA61-6FB0-4700-9E96-308F302D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15366</Words>
  <Characters>94661</Characters>
  <Application>Microsoft Office Word</Application>
  <DocSecurity>0</DocSecurity>
  <Lines>2057</Lines>
  <Paragraphs>1057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Professional sample paper with annotations</vt:lpstr>
      <vt:lpstr>Professional sample paper with annotations</vt:lpstr>
    </vt:vector>
  </TitlesOfParts>
  <Company/>
  <LinksUpToDate>false</LinksUpToDate>
  <CharactersWithSpaces>108970</CharactersWithSpaces>
  <SharedDoc>false</SharedDoc>
  <HLinks>
    <vt:vector size="150" baseType="variant">
      <vt:variant>
        <vt:i4>1900629</vt:i4>
      </vt:variant>
      <vt:variant>
        <vt:i4>72</vt:i4>
      </vt:variant>
      <vt:variant>
        <vt:i4>0</vt:i4>
      </vt:variant>
      <vt:variant>
        <vt:i4>5</vt:i4>
      </vt:variant>
      <vt:variant>
        <vt:lpwstr>https://doi.org/10.1080/02602930802618336</vt:lpwstr>
      </vt:variant>
      <vt:variant>
        <vt:lpwstr/>
      </vt:variant>
      <vt:variant>
        <vt:i4>6160402</vt:i4>
      </vt:variant>
      <vt:variant>
        <vt:i4>69</vt:i4>
      </vt:variant>
      <vt:variant>
        <vt:i4>0</vt:i4>
      </vt:variant>
      <vt:variant>
        <vt:i4>5</vt:i4>
      </vt:variant>
      <vt:variant>
        <vt:lpwstr>https://doi.org/10.1016/j.stueduc.2016.08.007</vt:lpwstr>
      </vt:variant>
      <vt:variant>
        <vt:lpwstr/>
      </vt:variant>
      <vt:variant>
        <vt:i4>1179654</vt:i4>
      </vt:variant>
      <vt:variant>
        <vt:i4>66</vt:i4>
      </vt:variant>
      <vt:variant>
        <vt:i4>0</vt:i4>
      </vt:variant>
      <vt:variant>
        <vt:i4>5</vt:i4>
      </vt:variant>
      <vt:variant>
        <vt:lpwstr>https://doi.org/10.1037/h0031322</vt:lpwstr>
      </vt:variant>
      <vt:variant>
        <vt:lpwstr/>
      </vt:variant>
      <vt:variant>
        <vt:i4>69</vt:i4>
      </vt:variant>
      <vt:variant>
        <vt:i4>63</vt:i4>
      </vt:variant>
      <vt:variant>
        <vt:i4>0</vt:i4>
      </vt:variant>
      <vt:variant>
        <vt:i4>5</vt:i4>
      </vt:variant>
      <vt:variant>
        <vt:lpwstr>https://doi.org/10.1080/02602938.2010.545869</vt:lpwstr>
      </vt:variant>
      <vt:variant>
        <vt:lpwstr/>
      </vt:variant>
      <vt:variant>
        <vt:i4>7667744</vt:i4>
      </vt:variant>
      <vt:variant>
        <vt:i4>60</vt:i4>
      </vt:variant>
      <vt:variant>
        <vt:i4>0</vt:i4>
      </vt:variant>
      <vt:variant>
        <vt:i4>5</vt:i4>
      </vt:variant>
      <vt:variant>
        <vt:lpwstr>https://doi.org/10.14293/S2199-1006.1.SOR-EDU.AOFRQA.v1</vt:lpwstr>
      </vt:variant>
      <vt:variant>
        <vt:lpwstr/>
      </vt:variant>
      <vt:variant>
        <vt:i4>131136</vt:i4>
      </vt:variant>
      <vt:variant>
        <vt:i4>57</vt:i4>
      </vt:variant>
      <vt:variant>
        <vt:i4>0</vt:i4>
      </vt:variant>
      <vt:variant>
        <vt:i4>5</vt:i4>
      </vt:variant>
      <vt:variant>
        <vt:lpwstr>https://doi.org/10.1080/02602938.2014.956684</vt:lpwstr>
      </vt:variant>
      <vt:variant>
        <vt:lpwstr/>
      </vt:variant>
      <vt:variant>
        <vt:i4>1114204</vt:i4>
      </vt:variant>
      <vt:variant>
        <vt:i4>54</vt:i4>
      </vt:variant>
      <vt:variant>
        <vt:i4>0</vt:i4>
      </vt:variant>
      <vt:variant>
        <vt:i4>5</vt:i4>
      </vt:variant>
      <vt:variant>
        <vt:lpwstr>https://doi.org/10.3102/0034654313496870</vt:lpwstr>
      </vt:variant>
      <vt:variant>
        <vt:lpwstr/>
      </vt:variant>
      <vt:variant>
        <vt:i4>983110</vt:i4>
      </vt:variant>
      <vt:variant>
        <vt:i4>51</vt:i4>
      </vt:variant>
      <vt:variant>
        <vt:i4>0</vt:i4>
      </vt:variant>
      <vt:variant>
        <vt:i4>5</vt:i4>
      </vt:variant>
      <vt:variant>
        <vt:lpwstr>https://doi.org/10.1080/02602938.2014.890695</vt:lpwstr>
      </vt:variant>
      <vt:variant>
        <vt:lpwstr/>
      </vt:variant>
      <vt:variant>
        <vt:i4>6684709</vt:i4>
      </vt:variant>
      <vt:variant>
        <vt:i4>48</vt:i4>
      </vt:variant>
      <vt:variant>
        <vt:i4>0</vt:i4>
      </vt:variant>
      <vt:variant>
        <vt:i4>5</vt:i4>
      </vt:variant>
      <vt:variant>
        <vt:lpwstr>https://doi.org/10.1002/au.222</vt:lpwstr>
      </vt:variant>
      <vt:variant>
        <vt:lpwstr/>
      </vt:variant>
      <vt:variant>
        <vt:i4>8257635</vt:i4>
      </vt:variant>
      <vt:variant>
        <vt:i4>45</vt:i4>
      </vt:variant>
      <vt:variant>
        <vt:i4>0</vt:i4>
      </vt:variant>
      <vt:variant>
        <vt:i4>5</vt:i4>
      </vt:variant>
      <vt:variant>
        <vt:lpwstr>https://doi.org/10.1002/tia2.20004</vt:lpwstr>
      </vt:variant>
      <vt:variant>
        <vt:lpwstr/>
      </vt:variant>
      <vt:variant>
        <vt:i4>1179728</vt:i4>
      </vt:variant>
      <vt:variant>
        <vt:i4>42</vt:i4>
      </vt:variant>
      <vt:variant>
        <vt:i4>0</vt:i4>
      </vt:variant>
      <vt:variant>
        <vt:i4>5</vt:i4>
      </vt:variant>
      <vt:variant>
        <vt:lpwstr>https://doi.org/10.1080/02602930701293231</vt:lpwstr>
      </vt:variant>
      <vt:variant>
        <vt:lpwstr/>
      </vt:variant>
      <vt:variant>
        <vt:i4>1900632</vt:i4>
      </vt:variant>
      <vt:variant>
        <vt:i4>39</vt:i4>
      </vt:variant>
      <vt:variant>
        <vt:i4>0</vt:i4>
      </vt:variant>
      <vt:variant>
        <vt:i4>5</vt:i4>
      </vt:variant>
      <vt:variant>
        <vt:lpwstr>https://doi.org/10.1080/02602930902862875</vt:lpwstr>
      </vt:variant>
      <vt:variant>
        <vt:lpwstr/>
      </vt:variant>
      <vt:variant>
        <vt:i4>1835102</vt:i4>
      </vt:variant>
      <vt:variant>
        <vt:i4>36</vt:i4>
      </vt:variant>
      <vt:variant>
        <vt:i4>0</vt:i4>
      </vt:variant>
      <vt:variant>
        <vt:i4>5</vt:i4>
      </vt:variant>
      <vt:variant>
        <vt:lpwstr>https://doi.org/10.1080/02602931003632399</vt:lpwstr>
      </vt:variant>
      <vt:variant>
        <vt:lpwstr/>
      </vt:variant>
      <vt:variant>
        <vt:i4>262161</vt:i4>
      </vt:variant>
      <vt:variant>
        <vt:i4>33</vt:i4>
      </vt:variant>
      <vt:variant>
        <vt:i4>0</vt:i4>
      </vt:variant>
      <vt:variant>
        <vt:i4>5</vt:i4>
      </vt:variant>
      <vt:variant>
        <vt:lpwstr>https://doi.org/10.1007/s10755-016-9368-5</vt:lpwstr>
      </vt:variant>
      <vt:variant>
        <vt:lpwstr/>
      </vt:variant>
      <vt:variant>
        <vt:i4>6684791</vt:i4>
      </vt:variant>
      <vt:variant>
        <vt:i4>30</vt:i4>
      </vt:variant>
      <vt:variant>
        <vt:i4>0</vt:i4>
      </vt:variant>
      <vt:variant>
        <vt:i4>5</vt:i4>
      </vt:variant>
      <vt:variant>
        <vt:lpwstr>https://doi.org/10.1037/stl0000052</vt:lpwstr>
      </vt:variant>
      <vt:variant>
        <vt:lpwstr/>
      </vt:variant>
      <vt:variant>
        <vt:i4>458825</vt:i4>
      </vt:variant>
      <vt:variant>
        <vt:i4>27</vt:i4>
      </vt:variant>
      <vt:variant>
        <vt:i4>0</vt:i4>
      </vt:variant>
      <vt:variant>
        <vt:i4>5</vt:i4>
      </vt:variant>
      <vt:variant>
        <vt:lpwstr>https://doi.org/10.1080/02602938.2013.831809</vt:lpwstr>
      </vt:variant>
      <vt:variant>
        <vt:lpwstr/>
      </vt:variant>
      <vt:variant>
        <vt:i4>5046366</vt:i4>
      </vt:variant>
      <vt:variant>
        <vt:i4>24</vt:i4>
      </vt:variant>
      <vt:variant>
        <vt:i4>0</vt:i4>
      </vt:variant>
      <vt:variant>
        <vt:i4>5</vt:i4>
      </vt:variant>
      <vt:variant>
        <vt:lpwstr>https://doi.org/10.1017/CBO9780511808098</vt:lpwstr>
      </vt:variant>
      <vt:variant>
        <vt:lpwstr/>
      </vt:variant>
      <vt:variant>
        <vt:i4>917570</vt:i4>
      </vt:variant>
      <vt:variant>
        <vt:i4>21</vt:i4>
      </vt:variant>
      <vt:variant>
        <vt:i4>0</vt:i4>
      </vt:variant>
      <vt:variant>
        <vt:i4>5</vt:i4>
      </vt:variant>
      <vt:variant>
        <vt:lpwstr>https://doi.org/10.1080/02602938.2016.1261083</vt:lpwstr>
      </vt:variant>
      <vt:variant>
        <vt:lpwstr/>
      </vt:variant>
      <vt:variant>
        <vt:i4>1572945</vt:i4>
      </vt:variant>
      <vt:variant>
        <vt:i4>18</vt:i4>
      </vt:variant>
      <vt:variant>
        <vt:i4>0</vt:i4>
      </vt:variant>
      <vt:variant>
        <vt:i4>5</vt:i4>
      </vt:variant>
      <vt:variant>
        <vt:lpwstr>https://doi.org/10.1080/02602930410001689171</vt:lpwstr>
      </vt:variant>
      <vt:variant>
        <vt:lpwstr/>
      </vt:variant>
      <vt:variant>
        <vt:i4>1441878</vt:i4>
      </vt:variant>
      <vt:variant>
        <vt:i4>15</vt:i4>
      </vt:variant>
      <vt:variant>
        <vt:i4>0</vt:i4>
      </vt:variant>
      <vt:variant>
        <vt:i4>5</vt:i4>
      </vt:variant>
      <vt:variant>
        <vt:lpwstr>https://doi.org/10.1080/08832320209599691</vt:lpwstr>
      </vt:variant>
      <vt:variant>
        <vt:lpwstr/>
      </vt:variant>
      <vt:variant>
        <vt:i4>655437</vt:i4>
      </vt:variant>
      <vt:variant>
        <vt:i4>12</vt:i4>
      </vt:variant>
      <vt:variant>
        <vt:i4>0</vt:i4>
      </vt:variant>
      <vt:variant>
        <vt:i4>5</vt:i4>
      </vt:variant>
      <vt:variant>
        <vt:lpwstr>https://doi.org/10.1080/02602938.2013.860950</vt:lpwstr>
      </vt:variant>
      <vt:variant>
        <vt:lpwstr/>
      </vt:variant>
      <vt:variant>
        <vt:i4>6488179</vt:i4>
      </vt:variant>
      <vt:variant>
        <vt:i4>9</vt:i4>
      </vt:variant>
      <vt:variant>
        <vt:i4>0</vt:i4>
      </vt:variant>
      <vt:variant>
        <vt:i4>5</vt:i4>
      </vt:variant>
      <vt:variant>
        <vt:lpwstr>https://doi.org/10.1037/stl0000017</vt:lpwstr>
      </vt:variant>
      <vt:variant>
        <vt:lpwstr/>
      </vt:variant>
      <vt:variant>
        <vt:i4>6684790</vt:i4>
      </vt:variant>
      <vt:variant>
        <vt:i4>6</vt:i4>
      </vt:variant>
      <vt:variant>
        <vt:i4>0</vt:i4>
      </vt:variant>
      <vt:variant>
        <vt:i4>5</vt:i4>
      </vt:variant>
      <vt:variant>
        <vt:lpwstr>https://doi.org/10.1037/stl0000042</vt:lpwstr>
      </vt:variant>
      <vt:variant>
        <vt:lpwstr/>
      </vt:variant>
      <vt:variant>
        <vt:i4>2097254</vt:i4>
      </vt:variant>
      <vt:variant>
        <vt:i4>3</vt:i4>
      </vt:variant>
      <vt:variant>
        <vt:i4>0</vt:i4>
      </vt:variant>
      <vt:variant>
        <vt:i4>5</vt:i4>
      </vt:variant>
      <vt:variant>
        <vt:lpwstr>https://doi.org/10.3200/JECE.37.1.21-37</vt:lpwstr>
      </vt:variant>
      <vt:variant>
        <vt:lpwstr/>
      </vt:variant>
      <vt:variant>
        <vt:i4>393256</vt:i4>
      </vt:variant>
      <vt:variant>
        <vt:i4>0</vt:i4>
      </vt:variant>
      <vt:variant>
        <vt:i4>0</vt:i4>
      </vt:variant>
      <vt:variant>
        <vt:i4>5</vt:i4>
      </vt:variant>
      <vt:variant>
        <vt:lpwstr>mailto:mandy.klatt@uni-leipzig.de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sample paper with annotations</dc:title>
  <dc:subject/>
  <dc:creator>Lotz, Christin</dc:creator>
  <cp:keywords/>
  <dc:description/>
  <cp:lastModifiedBy>Mandy Klatt</cp:lastModifiedBy>
  <cp:revision>118</cp:revision>
  <dcterms:created xsi:type="dcterms:W3CDTF">2025-04-16T12:09:00Z</dcterms:created>
  <dcterms:modified xsi:type="dcterms:W3CDTF">2025-04-30T13:06:00Z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09caa86a456d411acc7c2b59a9eed341c1b52f7dbf97d7a1ccc7274c161dbdcb</vt:lpwstr>
  </property>
  <property fmtid="{D5CDD505-2E9C-101B-9397-08002B2CF9AE}" pid="3" name="ZOTERO_PREF_1">
    <vt:lpwstr>&lt;data data-version="3" zotero-version="7.0.15"&gt;&lt;session id="TjdYmBAs"/&gt;&lt;style id="http://www.zotero.org/styles/apa" locale="en-US" hasBibliography="1" bibliographyStyleHasBeenSet="1"/&gt;&lt;prefs&gt;&lt;pref name="fieldType" value="Field"/&gt;&lt;/prefs&gt;&lt;/data&gt;</vt:lpwstr>
  </property>
</Properties>
</file>