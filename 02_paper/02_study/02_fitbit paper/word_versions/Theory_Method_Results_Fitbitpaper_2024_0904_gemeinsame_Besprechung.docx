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3BF147C4"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w:t>
      </w:r>
      <w:r w:rsidR="00FD1D2D">
        <w:rPr>
          <w:rFonts w:ascii="Times New Roman" w:hAnsi="Times New Roman" w:cs="Times New Roman"/>
          <w:sz w:val="24"/>
          <w:szCs w:val="24"/>
          <w:lang w:val="en-US"/>
        </w:rPr>
        <w:t>due to</w:t>
      </w:r>
      <w:r w:rsidRPr="00A36556">
        <w:rPr>
          <w:rFonts w:ascii="Times New Roman" w:hAnsi="Times New Roman" w:cs="Times New Roman"/>
          <w:sz w:val="24"/>
          <w:szCs w:val="24"/>
          <w:lang w:val="en-US"/>
        </w:rPr>
        <w:t xml:space="preserve">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As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sidR="00FD1D2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for example,</w:t>
      </w:r>
      <w:r>
        <w:rPr>
          <w:rFonts w:ascii="Times New Roman" w:hAnsi="Times New Roman" w:cs="Times New Roman"/>
          <w:sz w:val="24"/>
          <w:szCs w:val="24"/>
          <w:lang w:val="en-US"/>
        </w:rPr>
        <w:t xml:space="preserve">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32CD73AF"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w:t>
      </w:r>
      <w:r w:rsidR="00FD1D2D">
        <w:rPr>
          <w:rFonts w:ascii="Times New Roman" w:hAnsi="Times New Roman" w:cs="Times New Roman"/>
          <w:sz w:val="24"/>
          <w:szCs w:val="24"/>
          <w:lang w:val="en-CA"/>
        </w:rPr>
        <w:t>c</w:t>
      </w:r>
      <w:proofErr w:type="spellStart"/>
      <w:r w:rsidR="00FD1D2D" w:rsidRPr="00FD1D2D">
        <w:rPr>
          <w:rFonts w:ascii="Times New Roman" w:hAnsi="Times New Roman" w:cs="Times New Roman"/>
          <w:sz w:val="24"/>
          <w:szCs w:val="24"/>
          <w:lang w:val="en-US"/>
        </w:rPr>
        <w:t>ost</w:t>
      </w:r>
      <w:proofErr w:type="spellEnd"/>
      <w:r w:rsidR="00FD1D2D" w:rsidRPr="00FD1D2D">
        <w:rPr>
          <w:rFonts w:ascii="Times New Roman" w:hAnsi="Times New Roman" w:cs="Times New Roman"/>
          <w:sz w:val="24"/>
          <w:szCs w:val="24"/>
          <w:lang w:val="en-US"/>
        </w:rPr>
        <w:t>-intensive</w:t>
      </w:r>
      <w:r w:rsidRPr="00B75257">
        <w:rPr>
          <w:rFonts w:ascii="Times New Roman" w:hAnsi="Times New Roman" w:cs="Times New Roman"/>
          <w:sz w:val="24"/>
          <w:szCs w:val="24"/>
          <w:lang w:val="en-US"/>
        </w:rPr>
        <w:t xml:space="preser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educational context</w:t>
      </w:r>
      <w:r w:rsidR="00365929">
        <w:rPr>
          <w:rFonts w:ascii="Times New Roman" w:hAnsi="Times New Roman" w:cs="Times New Roman"/>
          <w:sz w:val="24"/>
          <w:szCs w:val="24"/>
          <w:lang w:val="en-US"/>
        </w:rPr>
        <w:t>s</w:t>
      </w:r>
      <w:r w:rsidR="002F7CCC"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would benefit from</w:t>
      </w:r>
      <w:r w:rsidR="00FD1D2D"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using </w:t>
      </w:r>
      <w:r w:rsidR="002F7CCC" w:rsidRPr="002F7CCC">
        <w:rPr>
          <w:rFonts w:ascii="Times New Roman" w:hAnsi="Times New Roman" w:cs="Times New Roman"/>
          <w:sz w:val="24"/>
          <w:szCs w:val="24"/>
          <w:lang w:val="en-US"/>
        </w:rPr>
        <w:t xml:space="preserve">inexpensive and non-invasive instruments. Wrist-worn fitness trackers have the potential to be such a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w:t>
      </w:r>
      <w:r w:rsidR="00E666CC">
        <w:rPr>
          <w:rFonts w:ascii="Times New Roman" w:hAnsi="Times New Roman" w:cs="Times New Roman"/>
          <w:sz w:val="24"/>
          <w:szCs w:val="24"/>
          <w:lang w:val="en-US"/>
        </w:rPr>
        <w:t>fine-grained</w:t>
      </w:r>
      <w:r w:rsidR="00E666CC" w:rsidRPr="00ED552F">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data over a </w:t>
      </w:r>
      <w:r w:rsidR="00FE4DE5">
        <w:rPr>
          <w:rFonts w:ascii="Times New Roman" w:hAnsi="Times New Roman" w:cs="Times New Roman"/>
          <w:sz w:val="24"/>
          <w:szCs w:val="24"/>
          <w:lang w:val="en-US"/>
        </w:rPr>
        <w:t>longer period</w:t>
      </w:r>
      <w:r w:rsidR="00A55EA8">
        <w:rPr>
          <w:rFonts w:ascii="Times New Roman" w:hAnsi="Times New Roman" w:cs="Times New Roman"/>
          <w:sz w:val="24"/>
          <w:szCs w:val="24"/>
          <w:lang w:val="en-US"/>
        </w:rPr>
        <w:t xml:space="preserve"> and are</w:t>
      </w:r>
      <w:r w:rsidR="00FE4DE5" w:rsidRPr="0060425A">
        <w:rPr>
          <w:rFonts w:ascii="Times New Roman" w:hAnsi="Times New Roman" w:cs="Times New Roman"/>
          <w:sz w:val="24"/>
          <w:szCs w:val="24"/>
          <w:lang w:val="en-US"/>
        </w:rPr>
        <w:t xml:space="preserv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 xml:space="preserve">that </w:t>
      </w:r>
      <w:r w:rsidR="00FD1D2D">
        <w:rPr>
          <w:rFonts w:ascii="Times New Roman" w:hAnsi="Times New Roman" w:cs="Times New Roman"/>
          <w:sz w:val="24"/>
          <w:szCs w:val="24"/>
          <w:lang w:val="en-US"/>
        </w:rPr>
        <w:t>require body contact</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693A4E">
        <w:rPr>
          <w:rFonts w:ascii="Times New Roman" w:hAnsi="Times New Roman" w:cs="Times New Roman"/>
          <w:sz w:val="24"/>
          <w:szCs w:val="24"/>
          <w:lang w:val="en-US"/>
        </w:rPr>
        <w:t>Furthermore, 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6A629A4C"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also wear </w:t>
      </w:r>
      <w:r w:rsidR="00E666CC">
        <w:rPr>
          <w:rFonts w:ascii="Times New Roman" w:hAnsi="Times New Roman" w:cs="Times New Roman"/>
          <w:sz w:val="24"/>
          <w:szCs w:val="24"/>
          <w:lang w:val="en-US"/>
        </w:rPr>
        <w:t>personal, private</w:t>
      </w:r>
      <w:r w:rsidR="00E666CC" w:rsidRPr="008E1517">
        <w:rPr>
          <w:rFonts w:ascii="Times New Roman" w:hAnsi="Times New Roman" w:cs="Times New Roman"/>
          <w:sz w:val="24"/>
          <w:szCs w:val="24"/>
          <w:lang w:val="en-US"/>
        </w:rPr>
        <w:t xml:space="preserve"> </w:t>
      </w:r>
      <w:r w:rsidRPr="008E1517">
        <w:rPr>
          <w:rFonts w:ascii="Times New Roman" w:hAnsi="Times New Roman" w:cs="Times New Roman"/>
          <w:sz w:val="24"/>
          <w:szCs w:val="24"/>
          <w:lang w:val="en-US"/>
        </w:rPr>
        <w:t xml:space="preserve">fitness trackers, </w:t>
      </w:r>
      <w:r w:rsidR="00E666CC">
        <w:rPr>
          <w:rFonts w:ascii="Times New Roman" w:hAnsi="Times New Roman" w:cs="Times New Roman"/>
          <w:sz w:val="24"/>
          <w:szCs w:val="24"/>
          <w:lang w:val="en-US"/>
        </w:rPr>
        <w:t xml:space="preserve">generating recordings of physiological data that could be a very interesting resource for research on </w:t>
      </w:r>
      <w:r w:rsidR="00E666CC">
        <w:rPr>
          <w:rFonts w:ascii="Times New Roman" w:hAnsi="Times New Roman" w:cs="Times New Roman"/>
          <w:sz w:val="24"/>
          <w:szCs w:val="24"/>
          <w:lang w:val="en-US"/>
        </w:rPr>
        <w:lastRenderedPageBreak/>
        <w:t>teacher stress</w:t>
      </w:r>
      <w:r w:rsidR="00703F3B" w:rsidRPr="00703F3B">
        <w:rPr>
          <w:rFonts w:ascii="Times New Roman" w:hAnsi="Times New Roman" w:cs="Times New Roman"/>
          <w:sz w:val="24"/>
          <w:szCs w:val="24"/>
          <w:lang w:val="en-US"/>
        </w:rPr>
        <w:t xml:space="preserve">. </w:t>
      </w:r>
      <w:r w:rsidR="00DF194F">
        <w:rPr>
          <w:rFonts w:ascii="Times New Roman" w:hAnsi="Times New Roman" w:cs="Times New Roman"/>
          <w:sz w:val="24"/>
          <w:szCs w:val="24"/>
          <w:lang w:val="en-US"/>
        </w:rPr>
        <w:t xml:space="preserve">While </w:t>
      </w:r>
      <w:r w:rsidR="00E666CC">
        <w:rPr>
          <w:rFonts w:ascii="Times New Roman" w:hAnsi="Times New Roman" w:cs="Times New Roman"/>
          <w:sz w:val="24"/>
          <w:szCs w:val="24"/>
          <w:lang w:val="en-US"/>
        </w:rPr>
        <w:t xml:space="preserve">the use of </w:t>
      </w:r>
      <w:r w:rsidR="00DF194F">
        <w:rPr>
          <w:rFonts w:ascii="Times New Roman" w:hAnsi="Times New Roman" w:cs="Times New Roman"/>
          <w:sz w:val="24"/>
          <w:szCs w:val="24"/>
          <w:lang w:val="en-US"/>
        </w:rPr>
        <w:t>w</w:t>
      </w:r>
      <w:r w:rsidR="00A40AA5" w:rsidRPr="00A40AA5">
        <w:rPr>
          <w:rFonts w:ascii="Times New Roman" w:hAnsi="Times New Roman" w:cs="Times New Roman"/>
          <w:sz w:val="24"/>
          <w:szCs w:val="24"/>
          <w:lang w:val="en-US"/>
        </w:rPr>
        <w:t xml:space="preserve">earable technology </w:t>
      </w:r>
      <w:r w:rsidR="00E666CC">
        <w:rPr>
          <w:rFonts w:ascii="Times New Roman" w:hAnsi="Times New Roman" w:cs="Times New Roman"/>
          <w:sz w:val="24"/>
          <w:szCs w:val="24"/>
          <w:lang w:val="en-US"/>
        </w:rPr>
        <w:t xml:space="preserve">in the field </w:t>
      </w:r>
      <w:r w:rsidR="00A40AA5" w:rsidRPr="00A40AA5">
        <w:rPr>
          <w:rFonts w:ascii="Times New Roman" w:hAnsi="Times New Roman" w:cs="Times New Roman"/>
          <w:sz w:val="24"/>
          <w:szCs w:val="24"/>
          <w:lang w:val="en-US"/>
        </w:rPr>
        <w:t xml:space="preserve">has been explored in various </w:t>
      </w:r>
      <w:r w:rsidR="00E666CC">
        <w:rPr>
          <w:rFonts w:ascii="Times New Roman" w:hAnsi="Times New Roman" w:cs="Times New Roman"/>
          <w:sz w:val="24"/>
          <w:szCs w:val="24"/>
          <w:lang w:val="en-US"/>
        </w:rPr>
        <w:t>domains</w:t>
      </w:r>
      <w:r w:rsidR="00A40AA5" w:rsidRPr="00A40AA5">
        <w:rPr>
          <w:rFonts w:ascii="Times New Roman" w:hAnsi="Times New Roman" w:cs="Times New Roman"/>
          <w:sz w:val="24"/>
          <w:szCs w:val="24"/>
          <w:lang w:val="en-US"/>
        </w:rPr>
        <w:t>,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DF194F">
        <w:rPr>
          <w:rFonts w:ascii="Times New Roman" w:hAnsi="Times New Roman" w:cs="Times New Roman"/>
          <w:sz w:val="24"/>
          <w:szCs w:val="24"/>
          <w:lang w:val="en-US"/>
        </w:rPr>
        <w:t xml:space="preserve">, </w:t>
      </w:r>
      <w:r w:rsidR="00E666CC" w:rsidRPr="00A40AA5">
        <w:rPr>
          <w:rFonts w:ascii="Times New Roman" w:hAnsi="Times New Roman" w:cs="Times New Roman"/>
          <w:sz w:val="24"/>
          <w:szCs w:val="24"/>
          <w:lang w:val="en-US"/>
        </w:rPr>
        <w:t>research is sparse</w:t>
      </w:r>
      <w:r w:rsidR="00E666CC">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commentRangeEnd w:id="0"/>
      <w:r w:rsidR="00230509">
        <w:rPr>
          <w:rStyle w:val="Kommentarzeichen"/>
        </w:rPr>
        <w:commentReference w:id="0"/>
      </w:r>
    </w:p>
    <w:p w14:paraId="62FB2223" w14:textId="3E8D260B"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xml:space="preserve">], </w:t>
      </w:r>
      <w:r w:rsidR="008B2DCD">
        <w:rPr>
          <w:rFonts w:ascii="Times New Roman" w:hAnsi="Times New Roman" w:cs="Times New Roman"/>
          <w:sz w:val="24"/>
          <w:szCs w:val="24"/>
          <w:lang w:val="en-US"/>
        </w:rPr>
        <w:t>f</w:t>
      </w:r>
      <w:r w:rsidR="008B2DCD" w:rsidRPr="008B2DCD">
        <w:rPr>
          <w:rFonts w:ascii="Times New Roman" w:hAnsi="Times New Roman" w:cs="Times New Roman"/>
          <w:sz w:val="24"/>
          <w:szCs w:val="24"/>
          <w:lang w:val="en-US"/>
        </w:rPr>
        <w:t xml:space="preserve">itness trackers </w:t>
      </w:r>
      <w:r w:rsidR="008B2DCD">
        <w:rPr>
          <w:rFonts w:ascii="Times New Roman" w:hAnsi="Times New Roman" w:cs="Times New Roman"/>
          <w:sz w:val="24"/>
          <w:szCs w:val="24"/>
          <w:lang w:val="en-US"/>
        </w:rPr>
        <w:t>could be</w:t>
      </w:r>
      <w:r w:rsidR="008B2DCD" w:rsidRPr="008B2DCD">
        <w:rPr>
          <w:rFonts w:ascii="Times New Roman" w:hAnsi="Times New Roman" w:cs="Times New Roman"/>
          <w:sz w:val="24"/>
          <w:szCs w:val="24"/>
          <w:lang w:val="en-US"/>
        </w:rPr>
        <w:t xml:space="preserve"> a valuable tool for analyzing HR </w:t>
      </w:r>
      <w:r w:rsidR="00FD1D2D">
        <w:rPr>
          <w:rFonts w:ascii="Times New Roman" w:hAnsi="Times New Roman" w:cs="Times New Roman"/>
          <w:sz w:val="24"/>
          <w:szCs w:val="24"/>
          <w:lang w:val="en-US"/>
        </w:rPr>
        <w:t>and</w:t>
      </w:r>
      <w:r w:rsidR="008B2DCD" w:rsidRPr="008B2DCD">
        <w:rPr>
          <w:rFonts w:ascii="Times New Roman" w:hAnsi="Times New Roman" w:cs="Times New Roman"/>
          <w:sz w:val="24"/>
          <w:szCs w:val="24"/>
          <w:lang w:val="en-US"/>
        </w:rPr>
        <w:t xml:space="preserve"> the factors contributing to stress.</w:t>
      </w:r>
      <w:r w:rsidR="008B2DCD">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One of the reasons for</w:t>
      </w:r>
      <w:r w:rsidR="00EA0734">
        <w:rPr>
          <w:rFonts w:ascii="Times New Roman" w:hAnsi="Times New Roman" w:cs="Times New Roman"/>
          <w:sz w:val="24"/>
          <w:szCs w:val="24"/>
          <w:lang w:val="en-US"/>
        </w:rPr>
        <w:t xml:space="preserve"> teachers´</w:t>
      </w:r>
      <w:r w:rsidR="00FA6CCF" w:rsidRPr="00A51E0B">
        <w:rPr>
          <w:rFonts w:ascii="Times New Roman" w:hAnsi="Times New Roman" w:cs="Times New Roman"/>
          <w:sz w:val="24"/>
          <w:szCs w:val="24"/>
          <w:lang w:val="en-US"/>
        </w:rPr>
        <w:t xml:space="preserve"> </w:t>
      </w:r>
      <w:r w:rsidR="00FA6CCF">
        <w:rPr>
          <w:rFonts w:ascii="Times New Roman" w:hAnsi="Times New Roman" w:cs="Times New Roman"/>
          <w:sz w:val="24"/>
          <w:szCs w:val="24"/>
          <w:lang w:val="en-US"/>
        </w:rPr>
        <w:t>augmented stress</w:t>
      </w:r>
      <w:r w:rsidR="00FA6CCF" w:rsidRPr="00A51E0B">
        <w:rPr>
          <w:rFonts w:ascii="Times New Roman" w:hAnsi="Times New Roman" w:cs="Times New Roman"/>
          <w:sz w:val="24"/>
          <w:szCs w:val="24"/>
          <w:lang w:val="en-US"/>
        </w:rPr>
        <w:t xml:space="preserve"> is that </w:t>
      </w:r>
      <w:r w:rsidR="00EA0734">
        <w:rPr>
          <w:rFonts w:ascii="Times New Roman" w:hAnsi="Times New Roman" w:cs="Times New Roman"/>
          <w:sz w:val="24"/>
          <w:szCs w:val="24"/>
          <w:lang w:val="en-US"/>
        </w:rPr>
        <w:t>they</w:t>
      </w:r>
      <w:r w:rsidR="00EA0734"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are confronted with a multitude of demands in their everyday work, some of which exceed their resources and therefore make it difficult to cope with </w:t>
      </w:r>
      <w:r w:rsidR="00FD1D2D">
        <w:rPr>
          <w:rFonts w:ascii="Times New Roman" w:hAnsi="Times New Roman" w:cs="Times New Roman"/>
          <w:sz w:val="24"/>
          <w:szCs w:val="24"/>
          <w:lang w:val="en-US"/>
        </w:rPr>
        <w:t>immediate</w:t>
      </w:r>
      <w:r w:rsidR="00FD1D2D"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w:t>
      </w:r>
      <w:r w:rsidR="00EA0734">
        <w:rPr>
          <w:rFonts w:ascii="Times New Roman" w:hAnsi="Times New Roman" w:cs="Times New Roman"/>
          <w:sz w:val="24"/>
          <w:szCs w:val="24"/>
          <w:lang w:val="en-US"/>
        </w:rPr>
        <w:t>a stressor, which involves considerations about available resources to deal with it</w:t>
      </w:r>
      <w:r w:rsidR="00833181">
        <w:rPr>
          <w:rFonts w:ascii="Times New Roman" w:hAnsi="Times New Roman" w:cs="Times New Roman"/>
          <w:sz w:val="24"/>
          <w:szCs w:val="24"/>
          <w:lang w:val="en-US"/>
        </w:rPr>
        <w:t>[@</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therefore</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particularly important for teachers </w:t>
      </w:r>
      <w:del w:id="1" w:author="G K" w:date="2024-04-03T22:47:00Z">
        <w:r w:rsidR="005918F5" w:rsidRPr="005918F5" w:rsidDel="00FD1D2D">
          <w:rPr>
            <w:rFonts w:ascii="Times New Roman" w:hAnsi="Times New Roman" w:cs="Times New Roman"/>
            <w:sz w:val="24"/>
            <w:szCs w:val="24"/>
            <w:lang w:val="en-US"/>
          </w:rPr>
          <w:delText xml:space="preserve">in the teaching profession </w:delText>
        </w:r>
      </w:del>
      <w:r w:rsidR="005918F5" w:rsidRPr="005918F5">
        <w:rPr>
          <w:rFonts w:ascii="Times New Roman" w:hAnsi="Times New Roman" w:cs="Times New Roman"/>
          <w:sz w:val="24"/>
          <w:szCs w:val="24"/>
          <w:lang w:val="en-US"/>
        </w:rPr>
        <w:t>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ins w:id="2" w:author="Deiglmayr, Anne" w:date="2024-04-04T13:55:00Z">
        <w:r w:rsidR="00EA0734">
          <w:rPr>
            <w:rFonts w:ascii="Times New Roman" w:hAnsi="Times New Roman" w:cs="Times New Roman"/>
            <w:sz w:val="24"/>
            <w:szCs w:val="24"/>
            <w:lang w:val="en-US"/>
          </w:rPr>
          <w:t>.</w:t>
        </w:r>
      </w:ins>
      <w:del w:id="3" w:author="Deiglmayr, Anne" w:date="2024-04-04T13:55:00Z">
        <w:r w:rsidR="005918F5" w:rsidRPr="005918F5" w:rsidDel="00EA0734">
          <w:rPr>
            <w:rFonts w:ascii="Times New Roman" w:hAnsi="Times New Roman" w:cs="Times New Roman"/>
            <w:sz w:val="24"/>
            <w:szCs w:val="24"/>
            <w:lang w:val="en-US"/>
          </w:rPr>
          <w:delText>,</w:delText>
        </w:r>
      </w:del>
      <w:r w:rsidR="005918F5" w:rsidRPr="005918F5">
        <w:rPr>
          <w:rFonts w:ascii="Times New Roman" w:hAnsi="Times New Roman" w:cs="Times New Roman"/>
          <w:sz w:val="24"/>
          <w:szCs w:val="24"/>
          <w:lang w:val="en-US"/>
        </w:rPr>
        <w:t xml:space="preserve"> </w:t>
      </w:r>
      <w:del w:id="4" w:author="Deiglmayr, Anne" w:date="2024-04-04T13:55:00Z">
        <w:r w:rsidR="005918F5" w:rsidRPr="005918F5" w:rsidDel="00EA0734">
          <w:rPr>
            <w:rFonts w:ascii="Times New Roman" w:hAnsi="Times New Roman" w:cs="Times New Roman"/>
            <w:sz w:val="24"/>
            <w:szCs w:val="24"/>
            <w:lang w:val="en-US"/>
          </w:rPr>
          <w:delText>whereby, for example, p</w:delText>
        </w:r>
      </w:del>
      <w:ins w:id="5" w:author="Deiglmayr, Anne" w:date="2024-04-04T13:56:00Z">
        <w:r w:rsidR="00EA0734">
          <w:rPr>
            <w:rFonts w:ascii="Times New Roman" w:hAnsi="Times New Roman" w:cs="Times New Roman"/>
            <w:sz w:val="24"/>
            <w:szCs w:val="24"/>
            <w:lang w:val="en-US"/>
          </w:rPr>
          <w:t>Classroom disruption, for example, are one of the major stressors in teachers´ daily work (</w:t>
        </w:r>
        <w:commentRangeStart w:id="6"/>
        <w:r w:rsidR="00EA0734">
          <w:rPr>
            <w:rFonts w:ascii="Times New Roman" w:hAnsi="Times New Roman" w:cs="Times New Roman"/>
            <w:sz w:val="24"/>
            <w:szCs w:val="24"/>
            <w:lang w:val="en-US"/>
          </w:rPr>
          <w:t>XXX</w:t>
        </w:r>
        <w:commentRangeEnd w:id="6"/>
        <w:r w:rsidR="00EA0734">
          <w:rPr>
            <w:rStyle w:val="Kommentarzeichen"/>
          </w:rPr>
          <w:commentReference w:id="6"/>
        </w:r>
        <w:r w:rsidR="00EA0734">
          <w:rPr>
            <w:rFonts w:ascii="Times New Roman" w:hAnsi="Times New Roman" w:cs="Times New Roman"/>
            <w:sz w:val="24"/>
            <w:szCs w:val="24"/>
            <w:lang w:val="en-US"/>
          </w:rPr>
          <w:t>), and p</w:t>
        </w:r>
      </w:ins>
      <w:r w:rsidR="005918F5" w:rsidRPr="005918F5">
        <w:rPr>
          <w:rFonts w:ascii="Times New Roman" w:hAnsi="Times New Roman" w:cs="Times New Roman"/>
          <w:sz w:val="24"/>
          <w:szCs w:val="24"/>
          <w:lang w:val="en-US"/>
        </w:rPr>
        <w:t>rofessional knowledge about</w:t>
      </w:r>
      <w:ins w:id="7" w:author="Deiglmayr, Anne" w:date="2024-04-04T13:55:00Z">
        <w:r w:rsidR="00EA0734">
          <w:rPr>
            <w:rFonts w:ascii="Times New Roman" w:hAnsi="Times New Roman" w:cs="Times New Roman"/>
            <w:sz w:val="24"/>
            <w:szCs w:val="24"/>
            <w:lang w:val="en-US"/>
          </w:rPr>
          <w:t xml:space="preserve"> effective</w:t>
        </w:r>
      </w:ins>
      <w:r w:rsidR="005918F5" w:rsidRPr="005918F5">
        <w:rPr>
          <w:rFonts w:ascii="Times New Roman" w:hAnsi="Times New Roman" w:cs="Times New Roman"/>
          <w:sz w:val="24"/>
          <w:szCs w:val="24"/>
          <w:lang w:val="en-US"/>
        </w:rPr>
        <w:t xml:space="preserve"> classroom management reduces the risk of</w:t>
      </w:r>
      <w:ins w:id="8" w:author="Deiglmayr, Anne" w:date="2024-04-04T13:56:00Z">
        <w:r w:rsidR="00EA0734">
          <w:rPr>
            <w:rFonts w:ascii="Times New Roman" w:hAnsi="Times New Roman" w:cs="Times New Roman"/>
            <w:sz w:val="24"/>
            <w:szCs w:val="24"/>
            <w:lang w:val="en-US"/>
          </w:rPr>
          <w:t xml:space="preserve"> teacher </w:t>
        </w:r>
      </w:ins>
      <w:del w:id="9" w:author="Deiglmayr, Anne" w:date="2024-04-04T13:56:00Z">
        <w:r w:rsidR="005918F5" w:rsidRPr="005918F5" w:rsidDel="00EA0734">
          <w:rPr>
            <w:rFonts w:ascii="Times New Roman" w:hAnsi="Times New Roman" w:cs="Times New Roman"/>
            <w:sz w:val="24"/>
            <w:szCs w:val="24"/>
            <w:lang w:val="en-US"/>
          </w:rPr>
          <w:delText xml:space="preserve"> </w:delText>
        </w:r>
      </w:del>
      <w:r w:rsidR="005918F5" w:rsidRPr="005918F5">
        <w:rPr>
          <w:rFonts w:ascii="Times New Roman" w:hAnsi="Times New Roman" w:cs="Times New Roman"/>
          <w:sz w:val="24"/>
          <w:szCs w:val="24"/>
          <w:lang w:val="en-US"/>
        </w:rPr>
        <w:t>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40689FB" w14:textId="235FC0F7" w:rsidR="00D25B78" w:rsidRDefault="00462906" w:rsidP="00B81611">
      <w:pPr>
        <w:spacing w:line="360" w:lineRule="auto"/>
        <w:rPr>
          <w:ins w:id="10" w:author="Deiglmayr, Anne" w:date="2024-04-04T14:01:00Z"/>
          <w:rFonts w:ascii="Times New Roman" w:hAnsi="Times New Roman" w:cs="Times New Roman"/>
          <w:sz w:val="24"/>
          <w:szCs w:val="24"/>
          <w:lang w:val="en-US"/>
        </w:rPr>
      </w:pPr>
      <w:commentRangeStart w:id="11"/>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w:t>
      </w:r>
      <w:del w:id="12" w:author="Deiglmayr, Anne" w:date="2024-04-04T13:58:00Z">
        <w:r w:rsidR="0031071D" w:rsidDel="00EA0734">
          <w:rPr>
            <w:rFonts w:ascii="Times New Roman" w:hAnsi="Times New Roman" w:cs="Times New Roman"/>
            <w:sz w:val="24"/>
            <w:szCs w:val="24"/>
            <w:lang w:val="en-US"/>
          </w:rPr>
          <w:delText>in terms of an increased HR</w:delText>
        </w:r>
      </w:del>
      <w:ins w:id="13" w:author="Deiglmayr, Anne" w:date="2024-04-04T13:59:00Z">
        <w:r w:rsidR="00D25B78">
          <w:rPr>
            <w:rFonts w:ascii="Times New Roman" w:hAnsi="Times New Roman" w:cs="Times New Roman"/>
            <w:sz w:val="24"/>
            <w:szCs w:val="24"/>
            <w:lang w:val="en-US"/>
          </w:rPr>
          <w:t>, data from wrist-worn fitness trackers could be used to</w:t>
        </w:r>
        <w:r w:rsidR="00D25B78" w:rsidRPr="00D25B78">
          <w:rPr>
            <w:rFonts w:ascii="Times New Roman" w:hAnsi="Times New Roman" w:cs="Times New Roman"/>
            <w:sz w:val="24"/>
            <w:szCs w:val="24"/>
            <w:lang w:val="en-US"/>
          </w:rPr>
          <w:t xml:space="preserve"> </w:t>
        </w:r>
        <w:proofErr w:type="spellStart"/>
        <w:r w:rsidR="00D25B78" w:rsidRPr="004717F8">
          <w:rPr>
            <w:rFonts w:ascii="Times New Roman" w:hAnsi="Times New Roman" w:cs="Times New Roman"/>
            <w:sz w:val="24"/>
            <w:szCs w:val="24"/>
            <w:lang w:val="en-US"/>
          </w:rPr>
          <w:t>monitor</w:t>
        </w:r>
        <w:r w:rsidR="00D25B78">
          <w:rPr>
            <w:rFonts w:ascii="Times New Roman" w:hAnsi="Times New Roman" w:cs="Times New Roman"/>
            <w:sz w:val="24"/>
            <w:szCs w:val="24"/>
            <w:lang w:val="en-US"/>
          </w:rPr>
          <w:t>e</w:t>
        </w:r>
        <w:proofErr w:type="spellEnd"/>
        <w:r w:rsidR="00D25B78" w:rsidRPr="004717F8">
          <w:rPr>
            <w:rFonts w:ascii="Times New Roman" w:hAnsi="Times New Roman" w:cs="Times New Roman"/>
            <w:sz w:val="24"/>
            <w:szCs w:val="24"/>
            <w:lang w:val="en-US"/>
          </w:rPr>
          <w:t xml:space="preserve"> physiological parameters before, during, and after teaching sessions</w:t>
        </w:r>
        <w:r w:rsidR="00D25B78">
          <w:rPr>
            <w:rFonts w:ascii="Times New Roman" w:hAnsi="Times New Roman" w:cs="Times New Roman"/>
            <w:sz w:val="24"/>
            <w:szCs w:val="24"/>
            <w:lang w:val="en-US"/>
          </w:rPr>
          <w:t xml:space="preserve"> (cf. </w:t>
        </w:r>
      </w:ins>
      <w:del w:id="14" w:author="Deiglmayr, Anne" w:date="2024-04-04T13:59:00Z">
        <w:r w:rsidRPr="00462906" w:rsidDel="00D25B78">
          <w:rPr>
            <w:rFonts w:ascii="Times New Roman" w:hAnsi="Times New Roman" w:cs="Times New Roman"/>
            <w:sz w:val="24"/>
            <w:szCs w:val="24"/>
            <w:lang w:val="en-US"/>
          </w:rPr>
          <w:delText xml:space="preserve">, </w:delText>
        </w:r>
      </w:del>
      <w:commentRangeEnd w:id="11"/>
      <w:r w:rsidR="00674DD7">
        <w:rPr>
          <w:rStyle w:val="Kommentarzeichen"/>
        </w:rPr>
        <w:commentReference w:id="11"/>
      </w:r>
      <w:del w:id="15" w:author="Deiglmayr, Anne" w:date="2024-04-04T13:59:00Z">
        <w:r w:rsidRPr="00462906" w:rsidDel="00D25B78">
          <w:rPr>
            <w:rFonts w:ascii="Times New Roman" w:hAnsi="Times New Roman" w:cs="Times New Roman"/>
            <w:sz w:val="24"/>
            <w:szCs w:val="24"/>
            <w:lang w:val="en-US"/>
          </w:rPr>
          <w:delText xml:space="preserve">it would be helpful for educational researchers to track </w:delText>
        </w:r>
        <w:r w:rsidDel="00D25B78">
          <w:rPr>
            <w:rFonts w:ascii="Times New Roman" w:hAnsi="Times New Roman" w:cs="Times New Roman"/>
            <w:sz w:val="24"/>
            <w:szCs w:val="24"/>
            <w:lang w:val="en-US"/>
          </w:rPr>
          <w:delText xml:space="preserve">teachers’ HR </w:delText>
        </w:r>
        <w:r w:rsidRPr="00462906" w:rsidDel="00D25B78">
          <w:rPr>
            <w:rFonts w:ascii="Times New Roman" w:hAnsi="Times New Roman" w:cs="Times New Roman"/>
            <w:sz w:val="24"/>
            <w:szCs w:val="24"/>
            <w:lang w:val="en-US"/>
          </w:rPr>
          <w:delText>using affordable and non-in</w:delText>
        </w:r>
        <w:r w:rsidDel="00D25B78">
          <w:rPr>
            <w:rFonts w:ascii="Times New Roman" w:hAnsi="Times New Roman" w:cs="Times New Roman"/>
            <w:sz w:val="24"/>
            <w:szCs w:val="24"/>
            <w:lang w:val="en-US"/>
          </w:rPr>
          <w:delText>trusive</w:delText>
        </w:r>
        <w:r w:rsidRPr="00462906" w:rsidDel="00D25B78">
          <w:rPr>
            <w:rFonts w:ascii="Times New Roman" w:hAnsi="Times New Roman" w:cs="Times New Roman"/>
            <w:sz w:val="24"/>
            <w:szCs w:val="24"/>
            <w:lang w:val="en-US"/>
          </w:rPr>
          <w:delText xml:space="preserve"> tools like fitness trackers. </w:delText>
        </w:r>
        <w:r w:rsidR="004717F8" w:rsidRPr="004717F8" w:rsidDel="00D25B78">
          <w:rPr>
            <w:rFonts w:ascii="Times New Roman" w:hAnsi="Times New Roman" w:cs="Times New Roman"/>
            <w:sz w:val="24"/>
            <w:szCs w:val="24"/>
            <w:lang w:val="en-US"/>
          </w:rPr>
          <w:delText xml:space="preserve">To gain a clearer insight into how these facets intertwine and contribute to teacher stress, </w:delText>
        </w:r>
      </w:del>
      <w:r w:rsidR="004717F8" w:rsidRPr="004717F8">
        <w:rPr>
          <w:rFonts w:ascii="Times New Roman" w:hAnsi="Times New Roman" w:cs="Times New Roman"/>
          <w:sz w:val="24"/>
          <w:szCs w:val="24"/>
          <w:lang w:val="en-US"/>
        </w:rPr>
        <w:t>@wettstein2021</w:t>
      </w:r>
      <w:ins w:id="16" w:author="Deiglmayr, Anne" w:date="2024-04-04T13:59:00Z">
        <w:r w:rsidR="00D25B78">
          <w:rPr>
            <w:rFonts w:ascii="Times New Roman" w:hAnsi="Times New Roman" w:cs="Times New Roman"/>
            <w:sz w:val="24"/>
            <w:szCs w:val="24"/>
            <w:lang w:val="en-US"/>
          </w:rPr>
          <w:t>).</w:t>
        </w:r>
      </w:ins>
      <w:r w:rsidR="004717F8" w:rsidRPr="004717F8">
        <w:rPr>
          <w:rFonts w:ascii="Times New Roman" w:hAnsi="Times New Roman" w:cs="Times New Roman"/>
          <w:sz w:val="24"/>
          <w:szCs w:val="24"/>
          <w:lang w:val="en-US"/>
        </w:rPr>
        <w:t xml:space="preserve"> </w:t>
      </w:r>
      <w:del w:id="17" w:author="Deiglmayr, Anne" w:date="2024-04-04T13:59:00Z">
        <w:r w:rsidR="004717F8" w:rsidRPr="004717F8" w:rsidDel="00D25B78">
          <w:rPr>
            <w:rFonts w:ascii="Times New Roman" w:hAnsi="Times New Roman" w:cs="Times New Roman"/>
            <w:sz w:val="24"/>
            <w:szCs w:val="24"/>
            <w:lang w:val="en-US"/>
          </w:rPr>
          <w:delText>suggested monitoring physiological parameters before, during, and after teaching sessions</w:delText>
        </w:r>
      </w:del>
      <w:r w:rsidR="004717F8" w:rsidRPr="004717F8">
        <w:rPr>
          <w:rFonts w:ascii="Times New Roman" w:hAnsi="Times New Roman" w:cs="Times New Roman"/>
          <w:sz w:val="24"/>
          <w:szCs w:val="24"/>
          <w:lang w:val="en-US"/>
        </w:rPr>
        <w:t>.</w:t>
      </w:r>
      <w:del w:id="18" w:author="G K" w:date="2024-04-03T22:49:00Z">
        <w:r w:rsidR="004717F8" w:rsidDel="00FD1D2D">
          <w:rPr>
            <w:rFonts w:ascii="Times New Roman" w:hAnsi="Times New Roman" w:cs="Times New Roman"/>
            <w:sz w:val="24"/>
            <w:szCs w:val="24"/>
            <w:lang w:val="en-US"/>
          </w:rPr>
          <w:delText xml:space="preserve"> </w:delText>
        </w:r>
        <w:r w:rsidR="00214B49" w:rsidDel="00FD1D2D">
          <w:rPr>
            <w:rFonts w:ascii="Times New Roman" w:hAnsi="Times New Roman" w:cs="Times New Roman"/>
            <w:sz w:val="24"/>
            <w:szCs w:val="24"/>
            <w:lang w:val="en-US"/>
          </w:rPr>
          <w:delText>Therefore,</w:delText>
        </w:r>
      </w:del>
      <w:r w:rsidR="00214B49">
        <w:rPr>
          <w:rFonts w:ascii="Times New Roman" w:hAnsi="Times New Roman" w:cs="Times New Roman"/>
          <w:sz w:val="24"/>
          <w:szCs w:val="24"/>
          <w:lang w:val="en-US"/>
        </w:rPr>
        <w:t xml:space="preserve"> </w:t>
      </w:r>
      <w:del w:id="19" w:author="G K" w:date="2024-04-03T22:49:00Z">
        <w:r w:rsidR="00214B49" w:rsidDel="00FD1D2D">
          <w:rPr>
            <w:rFonts w:ascii="Times New Roman" w:hAnsi="Times New Roman" w:cs="Times New Roman"/>
            <w:sz w:val="24"/>
            <w:szCs w:val="24"/>
            <w:lang w:val="en-US"/>
          </w:rPr>
          <w:delText>t</w:delText>
        </w:r>
      </w:del>
      <w:ins w:id="20" w:author="G K" w:date="2024-04-03T22:49:00Z">
        <w:r w:rsidR="00FD1D2D">
          <w:rPr>
            <w:rFonts w:ascii="Times New Roman" w:hAnsi="Times New Roman" w:cs="Times New Roman"/>
            <w:sz w:val="24"/>
            <w:szCs w:val="24"/>
            <w:lang w:val="en-US"/>
          </w:rPr>
          <w:t>T</w:t>
        </w:r>
      </w:ins>
      <w:r w:rsidR="00214B49">
        <w:rPr>
          <w:rFonts w:ascii="Times New Roman" w:hAnsi="Times New Roman" w:cs="Times New Roman"/>
          <w:sz w:val="24"/>
          <w:szCs w:val="24"/>
          <w:lang w:val="en-US"/>
        </w:rPr>
        <w:t>his</w:t>
      </w:r>
      <w:r w:rsidRPr="00462906">
        <w:rPr>
          <w:rFonts w:ascii="Times New Roman" w:hAnsi="Times New Roman" w:cs="Times New Roman"/>
          <w:sz w:val="24"/>
          <w:szCs w:val="24"/>
          <w:lang w:val="en-US"/>
        </w:rPr>
        <w:t xml:space="preserve"> study </w:t>
      </w:r>
      <w:del w:id="21" w:author="Deiglmayr, Anne" w:date="2024-04-04T13:59:00Z">
        <w:r w:rsidRPr="00462906" w:rsidDel="00D25B78">
          <w:rPr>
            <w:rFonts w:ascii="Times New Roman" w:hAnsi="Times New Roman" w:cs="Times New Roman"/>
            <w:sz w:val="24"/>
            <w:szCs w:val="24"/>
            <w:lang w:val="en-US"/>
          </w:rPr>
          <w:delText>investigated if</w:delText>
        </w:r>
      </w:del>
      <w:ins w:id="22" w:author="Deiglmayr, Anne" w:date="2024-04-04T13:59:00Z">
        <w:r w:rsidR="00D25B78">
          <w:rPr>
            <w:rFonts w:ascii="Times New Roman" w:hAnsi="Times New Roman" w:cs="Times New Roman"/>
            <w:sz w:val="24"/>
            <w:szCs w:val="24"/>
            <w:lang w:val="en-US"/>
          </w:rPr>
          <w:t>explored the use of</w:t>
        </w:r>
      </w:ins>
      <w:r w:rsidRPr="00462906">
        <w:rPr>
          <w:rFonts w:ascii="Times New Roman" w:hAnsi="Times New Roman" w:cs="Times New Roman"/>
          <w:sz w:val="24"/>
          <w:szCs w:val="24"/>
          <w:lang w:val="en-US"/>
        </w:rPr>
        <w:t xml:space="preserve"> wrist-based fitness trackers </w:t>
      </w:r>
      <w:del w:id="23" w:author="Deiglmayr, Anne" w:date="2024-04-04T14:00:00Z">
        <w:r w:rsidRPr="00462906" w:rsidDel="00D25B78">
          <w:rPr>
            <w:rFonts w:ascii="Times New Roman" w:hAnsi="Times New Roman" w:cs="Times New Roman"/>
            <w:sz w:val="24"/>
            <w:szCs w:val="24"/>
            <w:lang w:val="en-US"/>
          </w:rPr>
          <w:delText xml:space="preserve">are </w:delText>
        </w:r>
        <w:r w:rsidR="008211C7" w:rsidDel="00D25B78">
          <w:rPr>
            <w:rFonts w:ascii="Times New Roman" w:hAnsi="Times New Roman" w:cs="Times New Roman"/>
            <w:sz w:val="24"/>
            <w:szCs w:val="24"/>
            <w:lang w:val="en-US"/>
          </w:rPr>
          <w:delText>useful</w:delText>
        </w:r>
        <w:r w:rsidRPr="00462906" w:rsidDel="00D25B78">
          <w:rPr>
            <w:rFonts w:ascii="Times New Roman" w:hAnsi="Times New Roman" w:cs="Times New Roman"/>
            <w:sz w:val="24"/>
            <w:szCs w:val="24"/>
            <w:lang w:val="en-US"/>
          </w:rPr>
          <w:delText xml:space="preserve"> to</w:delText>
        </w:r>
      </w:del>
      <w:ins w:id="24" w:author="Deiglmayr, Anne" w:date="2024-04-04T14:00:00Z">
        <w:r w:rsidR="00D25B78">
          <w:rPr>
            <w:rFonts w:ascii="Times New Roman" w:hAnsi="Times New Roman" w:cs="Times New Roman"/>
            <w:sz w:val="24"/>
            <w:szCs w:val="24"/>
            <w:lang w:val="en-US"/>
          </w:rPr>
          <w:t>as a tool to</w:t>
        </w:r>
      </w:ins>
      <w:r w:rsidRPr="00462906">
        <w:rPr>
          <w:rFonts w:ascii="Times New Roman" w:hAnsi="Times New Roman" w:cs="Times New Roman"/>
          <w:sz w:val="24"/>
          <w:szCs w:val="24"/>
          <w:lang w:val="en-US"/>
        </w:rPr>
        <w:t xml:space="preserve"> monitor teachers</w:t>
      </w:r>
      <w:r w:rsidR="00C87B54">
        <w:rPr>
          <w:rFonts w:ascii="Times New Roman" w:hAnsi="Times New Roman" w:cs="Times New Roman"/>
          <w:sz w:val="24"/>
          <w:szCs w:val="24"/>
          <w:lang w:val="en-US"/>
        </w:rPr>
        <w:t xml:space="preserve">’ </w:t>
      </w:r>
      <w:del w:id="25" w:author="Deiglmayr, Anne" w:date="2024-04-04T14:00:00Z">
        <w:r w:rsidR="00C87B54" w:rsidDel="00D25B78">
          <w:rPr>
            <w:rFonts w:ascii="Times New Roman" w:hAnsi="Times New Roman" w:cs="Times New Roman"/>
            <w:sz w:val="24"/>
            <w:szCs w:val="24"/>
            <w:lang w:val="en-US"/>
          </w:rPr>
          <w:delText xml:space="preserve">HR </w:delText>
        </w:r>
      </w:del>
      <w:ins w:id="26" w:author="Deiglmayr, Anne" w:date="2024-04-04T14:00:00Z">
        <w:r w:rsidR="00D25B78">
          <w:rPr>
            <w:rFonts w:ascii="Times New Roman" w:hAnsi="Times New Roman" w:cs="Times New Roman"/>
            <w:sz w:val="24"/>
            <w:szCs w:val="24"/>
            <w:lang w:val="en-US"/>
          </w:rPr>
          <w:t xml:space="preserve">stress </w:t>
        </w:r>
      </w:ins>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ins w:id="27" w:author="Deiglmayr, Anne" w:date="2024-04-04T14:00:00Z">
        <w:r w:rsidR="00D25B78">
          <w:rPr>
            <w:rFonts w:ascii="Times New Roman" w:hAnsi="Times New Roman" w:cs="Times New Roman"/>
            <w:sz w:val="24"/>
            <w:szCs w:val="24"/>
            <w:lang w:val="en-US"/>
          </w:rPr>
          <w:t xml:space="preserve"> of a micro-teaching unit</w:t>
        </w:r>
      </w:ins>
      <w:ins w:id="28" w:author="Deiglmayr, Anne" w:date="2024-04-04T14:01:00Z">
        <w:r w:rsidR="00D25B78">
          <w:rPr>
            <w:rFonts w:ascii="Times New Roman" w:hAnsi="Times New Roman" w:cs="Times New Roman"/>
            <w:sz w:val="24"/>
            <w:szCs w:val="24"/>
            <w:lang w:val="en-US"/>
          </w:rPr>
          <w:t xml:space="preserve"> during which teachers had to deal with classroom disruptions</w:t>
        </w:r>
      </w:ins>
      <w:ins w:id="29" w:author="Deiglmayr, Anne" w:date="2024-04-04T14:00:00Z">
        <w:r w:rsidR="00D25B78">
          <w:rPr>
            <w:rFonts w:ascii="Times New Roman" w:hAnsi="Times New Roman" w:cs="Times New Roman"/>
            <w:sz w:val="24"/>
            <w:szCs w:val="24"/>
            <w:lang w:val="en-US"/>
          </w:rPr>
          <w:t>. Physiologica</w:t>
        </w:r>
      </w:ins>
      <w:ins w:id="30" w:author="Deiglmayr, Anne" w:date="2024-04-04T14:01:00Z">
        <w:r w:rsidR="00D25B78">
          <w:rPr>
            <w:rFonts w:ascii="Times New Roman" w:hAnsi="Times New Roman" w:cs="Times New Roman"/>
            <w:sz w:val="24"/>
            <w:szCs w:val="24"/>
            <w:lang w:val="en-US"/>
          </w:rPr>
          <w:t xml:space="preserve">l data were triangulated with teachers´ appraisal of classroom disruptions, and their teaching experience. </w:t>
        </w:r>
      </w:ins>
      <w:ins w:id="31" w:author="Deiglmayr, Anne" w:date="2024-04-04T14:02:00Z">
        <w:r w:rsidR="00D25B78">
          <w:rPr>
            <w:rFonts w:ascii="Times New Roman" w:hAnsi="Times New Roman" w:cs="Times New Roman"/>
            <w:sz w:val="24"/>
            <w:szCs w:val="24"/>
            <w:lang w:val="en-US"/>
          </w:rPr>
          <w:t xml:space="preserve">The physiological indicator employed in this study was teachers´ heart rate (HR), which can be readily recorded </w:t>
        </w:r>
      </w:ins>
      <w:ins w:id="32" w:author="Deiglmayr, Anne" w:date="2024-04-04T14:03:00Z">
        <w:r w:rsidR="00D25B78">
          <w:rPr>
            <w:rFonts w:ascii="Times New Roman" w:hAnsi="Times New Roman" w:cs="Times New Roman"/>
            <w:sz w:val="24"/>
            <w:szCs w:val="24"/>
            <w:lang w:val="en-US"/>
          </w:rPr>
          <w:t>by any fitness-tracker.</w:t>
        </w:r>
      </w:ins>
    </w:p>
    <w:p w14:paraId="3B537D95" w14:textId="544FF65D" w:rsidR="008211C7" w:rsidDel="00D25B78" w:rsidRDefault="00462906" w:rsidP="00B81611">
      <w:pPr>
        <w:spacing w:line="360" w:lineRule="auto"/>
        <w:rPr>
          <w:del w:id="33" w:author="Deiglmayr, Anne" w:date="2024-04-04T14:02:00Z"/>
          <w:rFonts w:ascii="Times New Roman" w:hAnsi="Times New Roman" w:cs="Times New Roman"/>
          <w:sz w:val="24"/>
          <w:szCs w:val="24"/>
          <w:lang w:val="en-US"/>
        </w:rPr>
      </w:pPr>
      <w:del w:id="34" w:author="Deiglmayr, Anne" w:date="2024-04-04T14:02:00Z">
        <w:r w:rsidRPr="00462906" w:rsidDel="00D25B78">
          <w:rPr>
            <w:rFonts w:ascii="Times New Roman" w:hAnsi="Times New Roman" w:cs="Times New Roman"/>
            <w:sz w:val="24"/>
            <w:szCs w:val="24"/>
            <w:lang w:val="en-US"/>
          </w:rPr>
          <w:delText xml:space="preserve">, </w:delText>
        </w:r>
        <w:commentRangeStart w:id="35"/>
        <w:r w:rsidR="004F589A" w:rsidDel="00D25B78">
          <w:rPr>
            <w:rFonts w:ascii="Times New Roman" w:hAnsi="Times New Roman" w:cs="Times New Roman"/>
            <w:sz w:val="24"/>
            <w:szCs w:val="24"/>
            <w:lang w:val="en-US"/>
          </w:rPr>
          <w:delText>including</w:delText>
        </w:r>
        <w:r w:rsidRPr="00462906" w:rsidDel="00D25B78">
          <w:rPr>
            <w:rFonts w:ascii="Times New Roman" w:hAnsi="Times New Roman" w:cs="Times New Roman"/>
            <w:sz w:val="24"/>
            <w:szCs w:val="24"/>
            <w:lang w:val="en-US"/>
          </w:rPr>
          <w:delText xml:space="preserve"> </w:delText>
        </w:r>
        <w:r w:rsidR="004F589A" w:rsidDel="00D25B78">
          <w:rPr>
            <w:rFonts w:ascii="Times New Roman" w:hAnsi="Times New Roman" w:cs="Times New Roman"/>
            <w:sz w:val="24"/>
            <w:szCs w:val="24"/>
            <w:lang w:val="en-US"/>
          </w:rPr>
          <w:delText xml:space="preserve">a </w:delText>
        </w:r>
        <w:r w:rsidRPr="00462906" w:rsidDel="00D25B78">
          <w:rPr>
            <w:rFonts w:ascii="Times New Roman" w:hAnsi="Times New Roman" w:cs="Times New Roman"/>
            <w:sz w:val="24"/>
            <w:szCs w:val="24"/>
            <w:lang w:val="en-US"/>
          </w:rPr>
          <w:delText>teaching unit</w:delText>
        </w:r>
        <w:commentRangeEnd w:id="35"/>
        <w:r w:rsidR="00FD1D2D" w:rsidDel="00D25B78">
          <w:rPr>
            <w:rStyle w:val="Kommentarzeichen"/>
          </w:rPr>
          <w:commentReference w:id="35"/>
        </w:r>
        <w:r w:rsidRPr="00462906" w:rsidDel="00D25B78">
          <w:rPr>
            <w:rFonts w:ascii="Times New Roman" w:hAnsi="Times New Roman" w:cs="Times New Roman"/>
            <w:sz w:val="24"/>
            <w:szCs w:val="24"/>
            <w:lang w:val="en-US"/>
          </w:rPr>
          <w:delText xml:space="preserve">. We also </w:delText>
        </w:r>
        <w:r w:rsidR="00521BA0" w:rsidDel="00D25B78">
          <w:rPr>
            <w:rFonts w:ascii="Times New Roman" w:hAnsi="Times New Roman" w:cs="Times New Roman"/>
            <w:sz w:val="24"/>
            <w:szCs w:val="24"/>
            <w:lang w:val="en-US"/>
          </w:rPr>
          <w:delText>examined</w:delText>
        </w:r>
        <w:r w:rsidRPr="00462906" w:rsidDel="00D25B78">
          <w:rPr>
            <w:rFonts w:ascii="Times New Roman" w:hAnsi="Times New Roman" w:cs="Times New Roman"/>
            <w:sz w:val="24"/>
            <w:szCs w:val="24"/>
            <w:lang w:val="en-US"/>
          </w:rPr>
          <w:delText xml:space="preserve"> whether teachers</w:delText>
        </w:r>
        <w:r w:rsidR="00C87B54" w:rsidDel="00D25B78">
          <w:rPr>
            <w:rFonts w:ascii="Times New Roman" w:hAnsi="Times New Roman" w:cs="Times New Roman"/>
            <w:sz w:val="24"/>
            <w:szCs w:val="24"/>
            <w:lang w:val="en-US"/>
          </w:rPr>
          <w:delText>’</w:delText>
        </w:r>
        <w:r w:rsidRPr="00462906" w:rsidDel="00D25B78">
          <w:rPr>
            <w:rFonts w:ascii="Times New Roman" w:hAnsi="Times New Roman" w:cs="Times New Roman"/>
            <w:sz w:val="24"/>
            <w:szCs w:val="24"/>
            <w:lang w:val="en-US"/>
          </w:rPr>
          <w:delText xml:space="preserve"> teaching experience and their </w:delText>
        </w:r>
        <w:r w:rsidR="002D5852" w:rsidDel="00D25B78">
          <w:rPr>
            <w:rFonts w:ascii="Times New Roman" w:hAnsi="Times New Roman" w:cs="Times New Roman"/>
            <w:sz w:val="24"/>
            <w:szCs w:val="24"/>
            <w:lang w:val="en-US"/>
          </w:rPr>
          <w:delText>appraisal</w:delText>
        </w:r>
        <w:r w:rsidRPr="00462906" w:rsidDel="00D25B78">
          <w:rPr>
            <w:rFonts w:ascii="Times New Roman" w:hAnsi="Times New Roman" w:cs="Times New Roman"/>
            <w:sz w:val="24"/>
            <w:szCs w:val="24"/>
            <w:lang w:val="en-US"/>
          </w:rPr>
          <w:delText xml:space="preserve"> </w:delText>
        </w:r>
        <w:r w:rsidR="00027A0F" w:rsidDel="00D25B78">
          <w:rPr>
            <w:rFonts w:ascii="Times New Roman" w:hAnsi="Times New Roman" w:cs="Times New Roman"/>
            <w:sz w:val="24"/>
            <w:szCs w:val="24"/>
            <w:lang w:val="en-US"/>
          </w:rPr>
          <w:delText>pro</w:delText>
        </w:r>
        <w:r w:rsidR="00033490" w:rsidDel="00D25B78">
          <w:rPr>
            <w:rFonts w:ascii="Times New Roman" w:hAnsi="Times New Roman" w:cs="Times New Roman"/>
            <w:sz w:val="24"/>
            <w:szCs w:val="24"/>
            <w:lang w:val="en-US"/>
          </w:rPr>
          <w:delText>cesses</w:delText>
        </w:r>
        <w:r w:rsidRPr="00462906" w:rsidDel="00D25B78">
          <w:rPr>
            <w:rFonts w:ascii="Times New Roman" w:hAnsi="Times New Roman" w:cs="Times New Roman"/>
            <w:sz w:val="24"/>
            <w:szCs w:val="24"/>
            <w:lang w:val="en-US"/>
          </w:rPr>
          <w:delText xml:space="preserve"> in the classroom could explain differences in </w:delText>
        </w:r>
        <w:r w:rsidR="00F228C3" w:rsidDel="00D25B78">
          <w:rPr>
            <w:rFonts w:ascii="Times New Roman" w:hAnsi="Times New Roman" w:cs="Times New Roman"/>
            <w:sz w:val="24"/>
            <w:szCs w:val="24"/>
            <w:lang w:val="en-US"/>
          </w:rPr>
          <w:delText>HR</w:delText>
        </w:r>
        <w:r w:rsidRPr="00462906" w:rsidDel="00D25B78">
          <w:rPr>
            <w:rFonts w:ascii="Times New Roman" w:hAnsi="Times New Roman" w:cs="Times New Roman"/>
            <w:sz w:val="24"/>
            <w:szCs w:val="24"/>
            <w:lang w:val="en-US"/>
          </w:rPr>
          <w:delText xml:space="preserve"> measurements.</w:delText>
        </w:r>
      </w:del>
    </w:p>
    <w:p w14:paraId="1AB28F8C" w14:textId="1AAB26BA" w:rsidR="00971DB5" w:rsidDel="00D25B78" w:rsidRDefault="00971DB5" w:rsidP="00B81611">
      <w:pPr>
        <w:spacing w:line="360" w:lineRule="auto"/>
        <w:rPr>
          <w:del w:id="36" w:author="Deiglmayr, Anne" w:date="2024-04-04T14:02:00Z"/>
          <w:rFonts w:ascii="Times New Roman" w:hAnsi="Times New Roman" w:cs="Times New Roman"/>
          <w:sz w:val="24"/>
          <w:szCs w:val="24"/>
          <w:lang w:val="en-US"/>
        </w:rPr>
      </w:pPr>
    </w:p>
    <w:p w14:paraId="4243A426" w14:textId="32F9785A" w:rsidR="004717F8" w:rsidDel="00D25B78" w:rsidRDefault="004717F8" w:rsidP="00B81611">
      <w:pPr>
        <w:spacing w:line="360" w:lineRule="auto"/>
        <w:rPr>
          <w:del w:id="37" w:author="Deiglmayr, Anne" w:date="2024-04-04T14:02:00Z"/>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commentRangeStart w:id="38"/>
      <w:r>
        <w:rPr>
          <w:rFonts w:ascii="Times New Roman" w:hAnsi="Times New Roman" w:cs="Times New Roman"/>
          <w:b/>
          <w:bCs/>
          <w:sz w:val="24"/>
          <w:szCs w:val="24"/>
          <w:lang w:val="en-US"/>
        </w:rPr>
        <w:t xml:space="preserve">## </w:t>
      </w:r>
      <w:r w:rsidRPr="00890864">
        <w:rPr>
          <w:rFonts w:ascii="Times New Roman" w:hAnsi="Times New Roman" w:cs="Times New Roman"/>
          <w:b/>
          <w:bCs/>
          <w:sz w:val="24"/>
          <w:szCs w:val="24"/>
          <w:lang w:val="en-US"/>
        </w:rPr>
        <w:t>Fitness Trackers as a Method to Assess HR as an Indicator of Stress</w:t>
      </w:r>
      <w:commentRangeEnd w:id="38"/>
      <w:r w:rsidR="00B416C0">
        <w:rPr>
          <w:rStyle w:val="Kommentarzeichen"/>
        </w:rPr>
        <w:commentReference w:id="38"/>
      </w:r>
    </w:p>
    <w:p w14:paraId="6726F666" w14:textId="3E6AD223" w:rsidR="000C1464" w:rsidRPr="0002242D" w:rsidRDefault="00866254" w:rsidP="00CA76F2">
      <w:pPr>
        <w:spacing w:line="360" w:lineRule="auto"/>
        <w:rPr>
          <w:rFonts w:ascii="Times New Roman" w:hAnsi="Times New Roman" w:cs="Times New Roman"/>
          <w:sz w:val="24"/>
          <w:szCs w:val="24"/>
          <w:lang w:val="en-US"/>
        </w:rPr>
      </w:pPr>
      <w:commentRangeStart w:id="39"/>
      <w:r>
        <w:rPr>
          <w:rFonts w:ascii="Times New Roman" w:hAnsi="Times New Roman" w:cs="Times New Roman"/>
          <w:sz w:val="24"/>
          <w:szCs w:val="24"/>
          <w:lang w:val="en-US"/>
        </w:rPr>
        <w:lastRenderedPageBreak/>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commentRangeEnd w:id="39"/>
      <w:r w:rsidR="00D25B78">
        <w:rPr>
          <w:rStyle w:val="Kommentarzeichen"/>
        </w:rPr>
        <w:commentReference w:id="39"/>
      </w:r>
    </w:p>
    <w:p w14:paraId="607A873D" w14:textId="6500C117" w:rsidR="001020B2" w:rsidRDefault="006B1163" w:rsidP="00B81611">
      <w:pPr>
        <w:spacing w:line="360" w:lineRule="auto"/>
        <w:rPr>
          <w:rFonts w:ascii="Times New Roman" w:hAnsi="Times New Roman" w:cs="Times New Roman"/>
          <w:sz w:val="24"/>
          <w:szCs w:val="24"/>
          <w:lang w:val="en-US"/>
        </w:rPr>
      </w:pPr>
      <w:commentRangeStart w:id="40"/>
      <w:del w:id="41" w:author="G K" w:date="2024-04-03T22:50:00Z">
        <w:r w:rsidDel="00FD1D2D">
          <w:rPr>
            <w:rFonts w:ascii="Times New Roman" w:hAnsi="Times New Roman" w:cs="Times New Roman"/>
            <w:sz w:val="24"/>
            <w:szCs w:val="24"/>
            <w:lang w:val="en-US"/>
          </w:rPr>
          <w:delText>In the last decades</w:delText>
        </w:r>
      </w:del>
      <w:ins w:id="42" w:author="G K" w:date="2024-04-03T22:50:00Z">
        <w:r w:rsidR="00FD1D2D">
          <w:rPr>
            <w:rFonts w:ascii="Times New Roman" w:hAnsi="Times New Roman" w:cs="Times New Roman"/>
            <w:sz w:val="24"/>
            <w:szCs w:val="24"/>
            <w:lang w:val="en-US"/>
          </w:rPr>
          <w:t>Recently</w:t>
        </w:r>
      </w:ins>
      <w:r>
        <w:rPr>
          <w:rFonts w:ascii="Times New Roman" w:hAnsi="Times New Roman" w:cs="Times New Roman"/>
          <w:sz w:val="24"/>
          <w:szCs w:val="24"/>
          <w:lang w:val="en-US"/>
        </w:rPr>
        <w:t xml:space="preserve">,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2D9DE8AA"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w:t>
      </w:r>
      <w:del w:id="43" w:author="G K" w:date="2024-04-03T22:50:00Z">
        <w:r w:rsidRPr="00A24213" w:rsidDel="00FD1D2D">
          <w:rPr>
            <w:rFonts w:ascii="Times New Roman" w:hAnsi="Times New Roman" w:cs="Times New Roman"/>
            <w:sz w:val="24"/>
            <w:szCs w:val="24"/>
            <w:lang w:val="en-US"/>
          </w:rPr>
          <w:delText xml:space="preserve">positions </w:delText>
        </w:r>
      </w:del>
      <w:ins w:id="44" w:author="G K" w:date="2024-04-03T22:50:00Z">
        <w:r w:rsidR="00FD1D2D">
          <w:rPr>
            <w:rFonts w:ascii="Times New Roman" w:hAnsi="Times New Roman" w:cs="Times New Roman"/>
            <w:sz w:val="24"/>
            <w:szCs w:val="24"/>
            <w:lang w:val="en-US"/>
          </w:rPr>
          <w:t>makes</w:t>
        </w:r>
        <w:r w:rsidR="00FD1D2D" w:rsidRPr="00A24213">
          <w:rPr>
            <w:rFonts w:ascii="Times New Roman" w:hAnsi="Times New Roman" w:cs="Times New Roman"/>
            <w:sz w:val="24"/>
            <w:szCs w:val="24"/>
            <w:lang w:val="en-US"/>
          </w:rPr>
          <w:t xml:space="preserve"> </w:t>
        </w:r>
      </w:ins>
      <w:r w:rsidRPr="00A24213">
        <w:rPr>
          <w:rFonts w:ascii="Times New Roman" w:hAnsi="Times New Roman" w:cs="Times New Roman"/>
          <w:sz w:val="24"/>
          <w:szCs w:val="24"/>
          <w:lang w:val="en-US"/>
        </w:rPr>
        <w:t xml:space="preserve">fitness trackers </w:t>
      </w:r>
      <w:del w:id="45" w:author="G K" w:date="2024-04-03T22:50:00Z">
        <w:r w:rsidRPr="00A24213" w:rsidDel="00FD1D2D">
          <w:rPr>
            <w:rFonts w:ascii="Times New Roman" w:hAnsi="Times New Roman" w:cs="Times New Roman"/>
            <w:sz w:val="24"/>
            <w:szCs w:val="24"/>
            <w:lang w:val="en-US"/>
          </w:rPr>
          <w:delText xml:space="preserve">as </w:delText>
        </w:r>
      </w:del>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 xml:space="preserve">Despite the enormous potential of wearables, </w:t>
      </w:r>
      <w:del w:id="46" w:author="G K" w:date="2024-04-03T22:51:00Z">
        <w:r w:rsidR="00B449EC" w:rsidRPr="009579BC" w:rsidDel="00FD1D2D">
          <w:rPr>
            <w:rFonts w:ascii="Times New Roman" w:hAnsi="Times New Roman" w:cs="Times New Roman"/>
            <w:sz w:val="24"/>
            <w:szCs w:val="24"/>
            <w:lang w:val="en-US"/>
          </w:rPr>
          <w:delText>there is a desideratum of studies that</w:delText>
        </w:r>
      </w:del>
      <w:ins w:id="47" w:author="G K" w:date="2024-04-03T22:51:00Z">
        <w:r w:rsidR="00FD1D2D">
          <w:rPr>
            <w:rFonts w:ascii="Times New Roman" w:hAnsi="Times New Roman" w:cs="Times New Roman"/>
            <w:sz w:val="24"/>
            <w:szCs w:val="24"/>
            <w:lang w:val="en-US"/>
          </w:rPr>
          <w:t>few studies</w:t>
        </w:r>
      </w:ins>
      <w:r w:rsidR="00B449EC" w:rsidRPr="009579BC">
        <w:rPr>
          <w:rFonts w:ascii="Times New Roman" w:hAnsi="Times New Roman" w:cs="Times New Roman"/>
          <w:sz w:val="24"/>
          <w:szCs w:val="24"/>
          <w:lang w:val="en-US"/>
        </w:rPr>
        <w:t xml:space="preserve"> </w:t>
      </w:r>
      <w:del w:id="48" w:author="G K" w:date="2024-04-03T22:51:00Z">
        <w:r w:rsidR="00B449EC" w:rsidRPr="009579BC" w:rsidDel="001A5D3B">
          <w:rPr>
            <w:rFonts w:ascii="Times New Roman" w:hAnsi="Times New Roman" w:cs="Times New Roman"/>
            <w:sz w:val="24"/>
            <w:szCs w:val="24"/>
            <w:lang w:val="en-US"/>
          </w:rPr>
          <w:delText xml:space="preserve">deal </w:delText>
        </w:r>
      </w:del>
      <w:ins w:id="49" w:author="G K" w:date="2024-04-03T22:51:00Z">
        <w:r w:rsidR="001A5D3B">
          <w:rPr>
            <w:rFonts w:ascii="Times New Roman" w:hAnsi="Times New Roman" w:cs="Times New Roman"/>
            <w:sz w:val="24"/>
            <w:szCs w:val="24"/>
            <w:lang w:val="en-US"/>
          </w:rPr>
          <w:t>investigate</w:t>
        </w:r>
      </w:ins>
      <w:del w:id="50" w:author="G K" w:date="2024-04-03T22:51:00Z">
        <w:r w:rsidR="00B449EC" w:rsidRPr="009579BC" w:rsidDel="001A5D3B">
          <w:rPr>
            <w:rFonts w:ascii="Times New Roman" w:hAnsi="Times New Roman" w:cs="Times New Roman"/>
            <w:sz w:val="24"/>
            <w:szCs w:val="24"/>
            <w:lang w:val="en-US"/>
          </w:rPr>
          <w:delText>with</w:delText>
        </w:r>
      </w:del>
      <w:r w:rsidR="00B449EC" w:rsidRPr="009579BC">
        <w:rPr>
          <w:rFonts w:ascii="Times New Roman" w:hAnsi="Times New Roman" w:cs="Times New Roman"/>
          <w:sz w:val="24"/>
          <w:szCs w:val="24"/>
          <w:lang w:val="en-US"/>
        </w:rPr>
        <w:t xml:space="preserve"> </w:t>
      </w:r>
      <w:del w:id="51" w:author="G K" w:date="2024-04-03T22:51:00Z">
        <w:r w:rsidR="00B449EC" w:rsidRPr="009579BC" w:rsidDel="001A5D3B">
          <w:rPr>
            <w:rFonts w:ascii="Times New Roman" w:hAnsi="Times New Roman" w:cs="Times New Roman"/>
            <w:sz w:val="24"/>
            <w:szCs w:val="24"/>
            <w:lang w:val="en-US"/>
          </w:rPr>
          <w:delText xml:space="preserve">important </w:delText>
        </w:r>
      </w:del>
      <w:r w:rsidR="00B449EC" w:rsidRPr="009579BC">
        <w:rPr>
          <w:rFonts w:ascii="Times New Roman" w:hAnsi="Times New Roman" w:cs="Times New Roman"/>
          <w:sz w:val="24"/>
          <w:szCs w:val="24"/>
          <w:lang w:val="en-US"/>
        </w:rPr>
        <w:t>recorded parameters and in particular their significance for teachers.</w:t>
      </w:r>
      <w:commentRangeEnd w:id="40"/>
      <w:r w:rsidR="00D25B78">
        <w:rPr>
          <w:rStyle w:val="Kommentarzeichen"/>
        </w:rPr>
        <w:commentReference w:id="40"/>
      </w:r>
    </w:p>
    <w:p w14:paraId="3C53BC64" w14:textId="6B383A6D"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w:t>
      </w:r>
      <w:del w:id="52" w:author="Deiglmayr, Anne" w:date="2024-04-04T14:07:00Z">
        <w:r w:rsidDel="00D25B78">
          <w:rPr>
            <w:rFonts w:ascii="Times New Roman" w:hAnsi="Times New Roman" w:cs="Times New Roman"/>
            <w:sz w:val="24"/>
            <w:szCs w:val="24"/>
            <w:lang w:val="en-US"/>
          </w:rPr>
          <w:delText xml:space="preserve">most </w:delText>
        </w:r>
      </w:del>
      <w:ins w:id="53" w:author="Deiglmayr, Anne" w:date="2024-04-04T14:07:00Z">
        <w:r w:rsidR="00D25B78">
          <w:rPr>
            <w:rFonts w:ascii="Times New Roman" w:hAnsi="Times New Roman" w:cs="Times New Roman"/>
            <w:sz w:val="24"/>
            <w:szCs w:val="24"/>
            <w:lang w:val="en-US"/>
          </w:rPr>
          <w:t xml:space="preserve">nearly all </w:t>
        </w:r>
      </w:ins>
      <w:r>
        <w:rPr>
          <w:rFonts w:ascii="Times New Roman" w:hAnsi="Times New Roman" w:cs="Times New Roman"/>
          <w:sz w:val="24"/>
          <w:szCs w:val="24"/>
          <w:lang w:val="en-US"/>
        </w:rPr>
        <w:t>wrist wearables is HR</w:t>
      </w:r>
      <w:r w:rsidRPr="00A57425">
        <w:rPr>
          <w:rFonts w:ascii="Times New Roman" w:hAnsi="Times New Roman" w:cs="Times New Roman"/>
          <w:sz w:val="24"/>
          <w:szCs w:val="24"/>
          <w:lang w:val="en-US"/>
        </w:rPr>
        <w:t xml:space="preserve"> </w:t>
      </w:r>
      <w:del w:id="54" w:author="Deiglmayr, Anne" w:date="2024-04-04T14:04:00Z">
        <w:r w:rsidRPr="00A57425" w:rsidDel="00D25B78">
          <w:rPr>
            <w:rFonts w:ascii="Times New Roman" w:hAnsi="Times New Roman" w:cs="Times New Roman"/>
            <w:sz w:val="24"/>
            <w:szCs w:val="24"/>
            <w:lang w:val="en-US"/>
          </w:rPr>
          <w:delText>measurement</w:delText>
        </w:r>
        <w:r w:rsidR="00FF353F" w:rsidDel="00D25B78">
          <w:rPr>
            <w:rFonts w:ascii="Times New Roman" w:hAnsi="Times New Roman" w:cs="Times New Roman"/>
            <w:sz w:val="24"/>
            <w:szCs w:val="24"/>
            <w:lang w:val="en-US"/>
          </w:rPr>
          <w:delText xml:space="preserve"> </w:delText>
        </w:r>
      </w:del>
      <w:r w:rsidR="00FF353F">
        <w:rPr>
          <w:rFonts w:ascii="Times New Roman" w:hAnsi="Times New Roman" w:cs="Times New Roman"/>
          <w:sz w:val="24"/>
          <w:szCs w:val="24"/>
          <w:lang w:val="en-US"/>
        </w:rPr>
        <w:t>[@</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 xml:space="preserve">HR indicates the number of heartbeats within </w:t>
      </w:r>
      <w:del w:id="55" w:author="Deiglmayr, Anne" w:date="2024-04-04T14:05:00Z">
        <w:r w:rsidRPr="00A66DC7" w:rsidDel="00D25B78">
          <w:rPr>
            <w:rFonts w:ascii="Times New Roman" w:hAnsi="Times New Roman" w:cs="Times New Roman"/>
            <w:sz w:val="24"/>
            <w:szCs w:val="24"/>
            <w:lang w:val="en-US"/>
          </w:rPr>
          <w:delText xml:space="preserve">a </w:delText>
        </w:r>
      </w:del>
      <w:ins w:id="56" w:author="Deiglmayr, Anne" w:date="2024-04-04T14:05:00Z">
        <w:r w:rsidR="00D25B78">
          <w:rPr>
            <w:rFonts w:ascii="Times New Roman" w:hAnsi="Times New Roman" w:cs="Times New Roman"/>
            <w:sz w:val="24"/>
            <w:szCs w:val="24"/>
            <w:lang w:val="en-US"/>
          </w:rPr>
          <w:t>one</w:t>
        </w:r>
        <w:r w:rsidR="00D25B78" w:rsidRPr="00A66DC7">
          <w:rPr>
            <w:rFonts w:ascii="Times New Roman" w:hAnsi="Times New Roman" w:cs="Times New Roman"/>
            <w:sz w:val="24"/>
            <w:szCs w:val="24"/>
            <w:lang w:val="en-US"/>
          </w:rPr>
          <w:t xml:space="preserve"> </w:t>
        </w:r>
      </w:ins>
      <w:del w:id="57" w:author="Deiglmayr, Anne" w:date="2024-04-04T14:05:00Z">
        <w:r w:rsidRPr="00A66DC7" w:rsidDel="00D25B78">
          <w:rPr>
            <w:rFonts w:ascii="Times New Roman" w:hAnsi="Times New Roman" w:cs="Times New Roman"/>
            <w:sz w:val="24"/>
            <w:szCs w:val="24"/>
            <w:lang w:val="en-US"/>
          </w:rPr>
          <w:delText xml:space="preserve">certain time interval, </w:delText>
        </w:r>
      </w:del>
      <w:del w:id="58" w:author="Deiglmayr, Anne" w:date="2024-04-04T14:04:00Z">
        <w:r w:rsidRPr="00A66DC7" w:rsidDel="00D25B78">
          <w:rPr>
            <w:rFonts w:ascii="Times New Roman" w:hAnsi="Times New Roman" w:cs="Times New Roman"/>
            <w:sz w:val="24"/>
            <w:szCs w:val="24"/>
            <w:lang w:val="en-US"/>
          </w:rPr>
          <w:delText xml:space="preserve">which is </w:delText>
        </w:r>
      </w:del>
      <w:del w:id="59" w:author="Deiglmayr, Anne" w:date="2024-04-04T14:05:00Z">
        <w:r w:rsidRPr="00A66DC7" w:rsidDel="00D25B78">
          <w:rPr>
            <w:rFonts w:ascii="Times New Roman" w:hAnsi="Times New Roman" w:cs="Times New Roman"/>
            <w:sz w:val="24"/>
            <w:szCs w:val="24"/>
            <w:lang w:val="en-US"/>
          </w:rPr>
          <w:delText xml:space="preserve">usually </w:delText>
        </w:r>
      </w:del>
      <w:del w:id="60" w:author="Deiglmayr, Anne" w:date="2024-04-04T14:04:00Z">
        <w:r w:rsidRPr="00A66DC7" w:rsidDel="00D25B78">
          <w:rPr>
            <w:rFonts w:ascii="Times New Roman" w:hAnsi="Times New Roman" w:cs="Times New Roman"/>
            <w:sz w:val="24"/>
            <w:szCs w:val="24"/>
            <w:lang w:val="en-US"/>
          </w:rPr>
          <w:delText xml:space="preserve">heartbeats </w:delText>
        </w:r>
      </w:del>
      <w:del w:id="61" w:author="Deiglmayr, Anne" w:date="2024-04-04T14:05:00Z">
        <w:r w:rsidRPr="00A66DC7" w:rsidDel="00D25B78">
          <w:rPr>
            <w:rFonts w:ascii="Times New Roman" w:hAnsi="Times New Roman" w:cs="Times New Roman"/>
            <w:sz w:val="24"/>
            <w:szCs w:val="24"/>
            <w:lang w:val="en-US"/>
          </w:rPr>
          <w:delText xml:space="preserve">per </w:delText>
        </w:r>
      </w:del>
      <w:r w:rsidRPr="00A66DC7">
        <w:rPr>
          <w:rFonts w:ascii="Times New Roman" w:hAnsi="Times New Roman" w:cs="Times New Roman"/>
          <w:sz w:val="24"/>
          <w:szCs w:val="24"/>
          <w:lang w:val="en-US"/>
        </w:rPr>
        <w:t>minute</w:t>
      </w:r>
      <w:ins w:id="62" w:author="Deiglmayr, Anne" w:date="2024-04-04T14:04:00Z">
        <w:r w:rsidR="00D25B78">
          <w:rPr>
            <w:rFonts w:ascii="Times New Roman" w:hAnsi="Times New Roman" w:cs="Times New Roman"/>
            <w:sz w:val="24"/>
            <w:szCs w:val="24"/>
            <w:lang w:val="en-US"/>
          </w:rPr>
          <w:t>,</w:t>
        </w:r>
      </w:ins>
      <w:r w:rsidRPr="00A66DC7">
        <w:rPr>
          <w:rFonts w:ascii="Times New Roman" w:hAnsi="Times New Roman" w:cs="Times New Roman"/>
          <w:sz w:val="24"/>
          <w:szCs w:val="24"/>
          <w:lang w:val="en-US"/>
        </w:rPr>
        <w:t xml:space="preserve"> and is </w:t>
      </w:r>
      <w:del w:id="63" w:author="Deiglmayr, Anne" w:date="2024-04-04T14:05:00Z">
        <w:r w:rsidRPr="00A66DC7" w:rsidDel="00D25B78">
          <w:rPr>
            <w:rFonts w:ascii="Times New Roman" w:hAnsi="Times New Roman" w:cs="Times New Roman"/>
            <w:sz w:val="24"/>
            <w:szCs w:val="24"/>
            <w:lang w:val="en-US"/>
          </w:rPr>
          <w:delText xml:space="preserve">therefore </w:delText>
        </w:r>
      </w:del>
      <w:ins w:id="64" w:author="Deiglmayr, Anne" w:date="2024-04-04T14:05:00Z">
        <w:r w:rsidR="00D25B78">
          <w:rPr>
            <w:rFonts w:ascii="Times New Roman" w:hAnsi="Times New Roman" w:cs="Times New Roman"/>
            <w:sz w:val="24"/>
            <w:szCs w:val="24"/>
            <w:lang w:val="en-US"/>
          </w:rPr>
          <w:t>typically</w:t>
        </w:r>
        <w:r w:rsidR="00D25B78" w:rsidRPr="00A66DC7">
          <w:rPr>
            <w:rFonts w:ascii="Times New Roman" w:hAnsi="Times New Roman" w:cs="Times New Roman"/>
            <w:sz w:val="24"/>
            <w:szCs w:val="24"/>
            <w:lang w:val="en-US"/>
          </w:rPr>
          <w:t xml:space="preserve"> </w:t>
        </w:r>
      </w:ins>
      <w:r w:rsidRPr="00A66DC7">
        <w:rPr>
          <w:rFonts w:ascii="Times New Roman" w:hAnsi="Times New Roman" w:cs="Times New Roman"/>
          <w:sz w:val="24"/>
          <w:szCs w:val="24"/>
          <w:lang w:val="en-US"/>
        </w:rPr>
        <w:t xml:space="preserve">expressed </w:t>
      </w:r>
      <w:del w:id="65" w:author="Deiglmayr, Anne" w:date="2024-04-04T14:05:00Z">
        <w:r w:rsidRPr="00A66DC7" w:rsidDel="00D25B78">
          <w:rPr>
            <w:rFonts w:ascii="Times New Roman" w:hAnsi="Times New Roman" w:cs="Times New Roman"/>
            <w:sz w:val="24"/>
            <w:szCs w:val="24"/>
            <w:lang w:val="en-US"/>
          </w:rPr>
          <w:delText>in min</w:delText>
        </w:r>
        <w:r w:rsidRPr="00A66DC7" w:rsidDel="00D25B78">
          <w:rPr>
            <w:rFonts w:ascii="Times New Roman" w:hAnsi="Times New Roman" w:cs="Times New Roman"/>
            <w:sz w:val="24"/>
            <w:szCs w:val="24"/>
            <w:vertAlign w:val="superscript"/>
            <w:lang w:val="en-US"/>
          </w:rPr>
          <w:delText>-1</w:delText>
        </w:r>
      </w:del>
      <w:ins w:id="66" w:author="Deiglmayr, Anne" w:date="2024-04-04T14:05:00Z">
        <w:r w:rsidR="00D25B78">
          <w:rPr>
            <w:rFonts w:ascii="Times New Roman" w:hAnsi="Times New Roman" w:cs="Times New Roman"/>
            <w:sz w:val="24"/>
            <w:szCs w:val="24"/>
            <w:lang w:val="en-US"/>
          </w:rPr>
          <w:t>as</w:t>
        </w:r>
      </w:ins>
      <w:r w:rsidRPr="00A66DC7">
        <w:rPr>
          <w:rFonts w:ascii="Times New Roman" w:hAnsi="Times New Roman" w:cs="Times New Roman"/>
          <w:sz w:val="24"/>
          <w:szCs w:val="24"/>
          <w:lang w:val="en-US"/>
        </w:rPr>
        <w:t xml:space="preserve"> </w:t>
      </w:r>
      <w:del w:id="67" w:author="Deiglmayr, Anne" w:date="2024-04-04T14:05:00Z">
        <w:r w:rsidRPr="00A66DC7" w:rsidDel="00D25B78">
          <w:rPr>
            <w:rFonts w:ascii="Times New Roman" w:hAnsi="Times New Roman" w:cs="Times New Roman"/>
            <w:sz w:val="24"/>
            <w:szCs w:val="24"/>
            <w:lang w:val="en-US"/>
          </w:rPr>
          <w:delText xml:space="preserve">or </w:delText>
        </w:r>
      </w:del>
      <w:r w:rsidRPr="00A66DC7">
        <w:rPr>
          <w:rFonts w:ascii="Times New Roman" w:hAnsi="Times New Roman" w:cs="Times New Roman"/>
          <w:sz w:val="24"/>
          <w:szCs w:val="24"/>
          <w:lang w:val="en-US"/>
        </w:rPr>
        <w:t>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moveToRangeStart w:id="68" w:author="Deiglmayr, Anne" w:date="2024-04-04T14:08:00Z" w:name="move163132126"/>
      <w:moveTo w:id="69" w:author="Deiglmayr, Anne" w:date="2024-04-04T14:08:00Z">
        <w:r w:rsidR="00D25B78" w:rsidRPr="00C63330">
          <w:rPr>
            <w:rFonts w:ascii="Times New Roman" w:hAnsi="Times New Roman" w:cs="Times New Roman"/>
            <w:sz w:val="24"/>
            <w:szCs w:val="24"/>
            <w:lang w:val="en-US"/>
          </w:rPr>
          <w:t>At rest, the average HR of adults typically ranges from 60 to 80 BPM [@sammito2015guideline].</w:t>
        </w:r>
      </w:moveTo>
      <w:moveToRangeEnd w:id="68"/>
      <w:ins w:id="70" w:author="Deiglmayr, Anne" w:date="2024-04-04T14:08:00Z">
        <w:r w:rsidR="00D25B78">
          <w:rPr>
            <w:rFonts w:ascii="Times New Roman" w:hAnsi="Times New Roman" w:cs="Times New Roman"/>
            <w:sz w:val="24"/>
            <w:szCs w:val="24"/>
            <w:lang w:val="en-US"/>
          </w:rPr>
          <w:t xml:space="preserve"> </w:t>
        </w:r>
      </w:ins>
      <w:commentRangeStart w:id="71"/>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 xml:space="preserve">can be detected and measured using </w:t>
      </w:r>
      <w:del w:id="72" w:author="Deiglmayr, Anne" w:date="2024-04-04T14:05:00Z">
        <w:r w:rsidR="00D95750" w:rsidRPr="00A57425" w:rsidDel="00D25B78">
          <w:rPr>
            <w:rFonts w:ascii="Times New Roman" w:hAnsi="Times New Roman" w:cs="Times New Roman"/>
            <w:sz w:val="24"/>
            <w:szCs w:val="24"/>
            <w:lang w:val="en-US"/>
          </w:rPr>
          <w:delText>various methods</w:delText>
        </w:r>
        <w:r w:rsidR="00D95750" w:rsidDel="00D25B78">
          <w:rPr>
            <w:rFonts w:ascii="Times New Roman" w:hAnsi="Times New Roman" w:cs="Times New Roman"/>
            <w:sz w:val="24"/>
            <w:szCs w:val="24"/>
            <w:lang w:val="en-US"/>
          </w:rPr>
          <w:delText xml:space="preserve"> via </w:delText>
        </w:r>
      </w:del>
      <w:del w:id="73" w:author="Deiglmayr, Anne" w:date="2024-04-04T14:06:00Z">
        <w:r w:rsidR="00D95750" w:rsidDel="00D25B78">
          <w:rPr>
            <w:rFonts w:ascii="Times New Roman" w:hAnsi="Times New Roman" w:cs="Times New Roman"/>
            <w:sz w:val="24"/>
            <w:szCs w:val="24"/>
            <w:lang w:val="en-US"/>
          </w:rPr>
          <w:delText>wearables</w:delText>
        </w:r>
        <w:r w:rsidR="00D95750" w:rsidRPr="00A57425" w:rsidDel="00D25B78">
          <w:rPr>
            <w:rFonts w:ascii="Times New Roman" w:hAnsi="Times New Roman" w:cs="Times New Roman"/>
            <w:sz w:val="24"/>
            <w:szCs w:val="24"/>
            <w:lang w:val="en-US"/>
          </w:rPr>
          <w:delText xml:space="preserve">, including </w:delText>
        </w:r>
      </w:del>
      <w:r w:rsidR="00D95750" w:rsidRPr="00A57425">
        <w:rPr>
          <w:rFonts w:ascii="Times New Roman" w:hAnsi="Times New Roman" w:cs="Times New Roman"/>
          <w:sz w:val="24"/>
          <w:szCs w:val="24"/>
          <w:lang w:val="en-US"/>
        </w:rPr>
        <w:t xml:space="preserve">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commentRangeEnd w:id="71"/>
      <w:r w:rsidR="00D25B78">
        <w:rPr>
          <w:rStyle w:val="Kommentarzeichen"/>
        </w:rPr>
        <w:commentReference w:id="71"/>
      </w:r>
    </w:p>
    <w:p w14:paraId="006CB061" w14:textId="4D65DB8C"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w:t>
      </w:r>
      <w:del w:id="74" w:author="Deiglmayr, Anne" w:date="2024-04-04T14:07:00Z">
        <w:r w:rsidRPr="001C0471" w:rsidDel="00D25B78">
          <w:rPr>
            <w:rFonts w:ascii="Times New Roman" w:hAnsi="Times New Roman" w:cs="Times New Roman"/>
            <w:sz w:val="24"/>
            <w:szCs w:val="24"/>
            <w:lang w:val="en-US"/>
          </w:rPr>
          <w:delText xml:space="preserve">autonomic nervous system which is divided into two distinct components: the </w:delText>
        </w:r>
      </w:del>
      <w:r w:rsidRPr="001C0471">
        <w:rPr>
          <w:rFonts w:ascii="Times New Roman" w:hAnsi="Times New Roman" w:cs="Times New Roman"/>
          <w:sz w:val="24"/>
          <w:szCs w:val="24"/>
          <w:lang w:val="en-US"/>
        </w:rPr>
        <w:t xml:space="preserve">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w:t>
      </w:r>
      <w:ins w:id="75" w:author="Deiglmayr, Anne" w:date="2024-04-04T14:07:00Z">
        <w:r w:rsidR="00D25B78">
          <w:rPr>
            <w:rFonts w:ascii="Times New Roman" w:hAnsi="Times New Roman" w:cs="Times New Roman"/>
            <w:sz w:val="24"/>
            <w:szCs w:val="24"/>
            <w:lang w:val="en-US"/>
          </w:rPr>
          <w:t xml:space="preserve"> </w:t>
        </w:r>
      </w:ins>
      <w:del w:id="76" w:author="Deiglmayr, Anne" w:date="2024-04-04T14:07:00Z">
        <w:r w:rsidRPr="001C0471" w:rsidDel="00D25B78">
          <w:rPr>
            <w:rFonts w:ascii="Times New Roman" w:hAnsi="Times New Roman" w:cs="Times New Roman"/>
            <w:sz w:val="24"/>
            <w:szCs w:val="24"/>
            <w:lang w:val="en-US"/>
          </w:rPr>
          <w:delText xml:space="preserve">, known as the “quick response” </w:delText>
        </w:r>
      </w:del>
      <w:r w:rsidRPr="001C0471">
        <w:rPr>
          <w:rFonts w:ascii="Times New Roman" w:hAnsi="Times New Roman" w:cs="Times New Roman"/>
          <w:sz w:val="24"/>
          <w:szCs w:val="24"/>
          <w:lang w:val="en-US"/>
        </w:rPr>
        <w:t>system</w:t>
      </w:r>
      <w:del w:id="77" w:author="Deiglmayr, Anne" w:date="2024-04-04T14:07:00Z">
        <w:r w:rsidRPr="001C0471" w:rsidDel="00D25B78">
          <w:rPr>
            <w:rFonts w:ascii="Times New Roman" w:hAnsi="Times New Roman" w:cs="Times New Roman"/>
            <w:sz w:val="24"/>
            <w:szCs w:val="24"/>
            <w:lang w:val="en-US"/>
          </w:rPr>
          <w:delText>,</w:delText>
        </w:r>
      </w:del>
      <w:r w:rsidRPr="001C0471">
        <w:rPr>
          <w:rFonts w:ascii="Times New Roman" w:hAnsi="Times New Roman" w:cs="Times New Roman"/>
          <w:sz w:val="24"/>
          <w:szCs w:val="24"/>
          <w:lang w:val="en-US"/>
        </w:rPr>
        <w:t xml:space="preserve">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ins w:id="78" w:author="Deiglmayr, Anne" w:date="2024-04-04T14:08:00Z">
        <w:r w:rsidR="00D25B78">
          <w:rPr>
            <w:rFonts w:ascii="Times New Roman" w:hAnsi="Times New Roman" w:cs="Times New Roman"/>
            <w:sz w:val="24"/>
            <w:szCs w:val="24"/>
            <w:lang w:val="en-US"/>
          </w:rPr>
          <w:t>In contrast, i</w:t>
        </w:r>
        <w:r w:rsidR="00D25B78" w:rsidRPr="001C0471">
          <w:rPr>
            <w:rFonts w:ascii="Times New Roman" w:hAnsi="Times New Roman" w:cs="Times New Roman"/>
            <w:sz w:val="24"/>
            <w:szCs w:val="24"/>
            <w:lang w:val="en-US"/>
          </w:rPr>
          <w:t>ncreased activity of the parasympathetic has the effect of slowing down the HR (</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rest and digest</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 [@battipaglia2015].</w:t>
        </w:r>
      </w:ins>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HR can be regarded as an indicator of increasing stress</w:t>
      </w:r>
      <w:ins w:id="79" w:author="Deiglmayr, Anne" w:date="2024-04-04T14:08:00Z">
        <w:r w:rsidR="00D25B78">
          <w:rPr>
            <w:rFonts w:ascii="Times New Roman" w:hAnsi="Times New Roman" w:cs="Times New Roman"/>
            <w:sz w:val="24"/>
            <w:szCs w:val="24"/>
            <w:lang w:val="en-US"/>
          </w:rPr>
          <w:t>, and a decrease as an in</w:t>
        </w:r>
      </w:ins>
      <w:ins w:id="80" w:author="Deiglmayr, Anne" w:date="2024-04-04T14:09:00Z">
        <w:r w:rsidR="00D25B78">
          <w:rPr>
            <w:rFonts w:ascii="Times New Roman" w:hAnsi="Times New Roman" w:cs="Times New Roman"/>
            <w:sz w:val="24"/>
            <w:szCs w:val="24"/>
            <w:lang w:val="en-US"/>
          </w:rPr>
          <w:t>dicator of decreasing stress</w:t>
        </w:r>
      </w:ins>
      <w:r w:rsidR="00E2488A" w:rsidRPr="0068537F">
        <w:rPr>
          <w:rFonts w:ascii="Times New Roman" w:hAnsi="Times New Roman" w:cs="Times New Roman"/>
          <w:sz w:val="24"/>
          <w:szCs w:val="24"/>
          <w:lang w:val="en-US"/>
        </w:rPr>
        <w:t xml:space="preserve"> </w:t>
      </w:r>
      <w:del w:id="81" w:author="Deiglmayr, Anne" w:date="2024-04-04T14:08:00Z">
        <w:r w:rsidR="00E2488A" w:rsidRPr="0068537F" w:rsidDel="00D25B78">
          <w:rPr>
            <w:rFonts w:ascii="Times New Roman" w:hAnsi="Times New Roman" w:cs="Times New Roman"/>
            <w:sz w:val="24"/>
            <w:szCs w:val="24"/>
            <w:lang w:val="en-US"/>
          </w:rPr>
          <w:delText xml:space="preserve">on the cardiovascular system </w:delText>
        </w:r>
        <w:r w:rsidR="00E2488A" w:rsidDel="00D25B78">
          <w:rPr>
            <w:rFonts w:ascii="Times New Roman" w:hAnsi="Times New Roman" w:cs="Times New Roman"/>
            <w:sz w:val="24"/>
            <w:szCs w:val="24"/>
            <w:lang w:val="en-US"/>
          </w:rPr>
          <w:delText xml:space="preserve">as </w:delText>
        </w:r>
        <w:r w:rsidR="00E2488A" w:rsidRPr="0068537F" w:rsidDel="00D25B78">
          <w:rPr>
            <w:rFonts w:ascii="Times New Roman" w:hAnsi="Times New Roman" w:cs="Times New Roman"/>
            <w:sz w:val="24"/>
            <w:szCs w:val="24"/>
            <w:lang w:val="en-US"/>
          </w:rPr>
          <w:delText>stress-induced excitation of the sympathetic nervous system leads to activation of the cardiovascular system</w:delText>
        </w:r>
        <w:r w:rsidR="00E2488A" w:rsidDel="00D25B78">
          <w:rPr>
            <w:rFonts w:ascii="Times New Roman" w:hAnsi="Times New Roman" w:cs="Times New Roman"/>
            <w:sz w:val="24"/>
            <w:szCs w:val="24"/>
            <w:lang w:val="en-US"/>
          </w:rPr>
          <w:delText xml:space="preserve"> </w:delText>
        </w:r>
      </w:del>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w:t>
      </w:r>
      <w:del w:id="82" w:author="Deiglmayr, Anne" w:date="2024-04-04T14:08:00Z">
        <w:r w:rsidR="00C31C45" w:rsidDel="00D25B78">
          <w:rPr>
            <w:rFonts w:ascii="Times New Roman" w:hAnsi="Times New Roman" w:cs="Times New Roman"/>
            <w:sz w:val="24"/>
            <w:szCs w:val="24"/>
            <w:lang w:val="en-US"/>
          </w:rPr>
          <w:delText>In contrast, i</w:delText>
        </w:r>
        <w:r w:rsidRPr="001C0471" w:rsidDel="00D25B78">
          <w:rPr>
            <w:rFonts w:ascii="Times New Roman" w:hAnsi="Times New Roman" w:cs="Times New Roman"/>
            <w:sz w:val="24"/>
            <w:szCs w:val="24"/>
            <w:lang w:val="en-US"/>
          </w:rPr>
          <w:delText>ncreased activity of the parasympathetic as the counterpart known as the “relaxed response” system</w:delText>
        </w:r>
        <w:r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xml:space="preserve"> has the effect of slowing down the HR (</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rest and digest</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[@battipaglia2015].</w:delText>
        </w:r>
        <w:r w:rsidR="002511B3" w:rsidDel="00D25B78">
          <w:rPr>
            <w:rFonts w:ascii="Times New Roman" w:hAnsi="Times New Roman" w:cs="Times New Roman"/>
            <w:sz w:val="24"/>
            <w:szCs w:val="24"/>
            <w:lang w:val="en-US"/>
          </w:rPr>
          <w:delText xml:space="preserve"> </w:delText>
        </w:r>
      </w:del>
      <w:moveFromRangeStart w:id="83" w:author="Deiglmayr, Anne" w:date="2024-04-04T14:08:00Z" w:name="move163132126"/>
      <w:moveFrom w:id="84" w:author="Deiglmayr, Anne" w:date="2024-04-04T14:08:00Z">
        <w:r w:rsidR="00C63330" w:rsidRPr="00C63330" w:rsidDel="00D25B78">
          <w:rPr>
            <w:rFonts w:ascii="Times New Roman" w:hAnsi="Times New Roman" w:cs="Times New Roman"/>
            <w:sz w:val="24"/>
            <w:szCs w:val="24"/>
            <w:lang w:val="en-US"/>
          </w:rPr>
          <w:t>At rest, the average HR of adults typically ranges from 60 to 80 BPM [@sammito2015guideline].</w:t>
        </w:r>
      </w:moveFrom>
      <w:moveFromRangeEnd w:id="83"/>
    </w:p>
    <w:p w14:paraId="2B381541" w14:textId="1C5F3045" w:rsidR="00F85AB4" w:rsidDel="00B416C0" w:rsidRDefault="0068537F" w:rsidP="00FF14E7">
      <w:pPr>
        <w:spacing w:line="360" w:lineRule="auto"/>
        <w:rPr>
          <w:del w:id="85" w:author="Deiglmayr, Anne" w:date="2024-04-04T14:09:00Z"/>
          <w:rFonts w:ascii="Times New Roman" w:hAnsi="Times New Roman" w:cs="Times New Roman"/>
          <w:sz w:val="24"/>
          <w:szCs w:val="24"/>
          <w:lang w:val="en-US"/>
        </w:rPr>
      </w:pPr>
      <w:del w:id="86" w:author="Deiglmayr, Anne" w:date="2024-04-04T14:09:00Z">
        <w:r w:rsidRPr="0068537F" w:rsidDel="00B416C0">
          <w:rPr>
            <w:rFonts w:ascii="Times New Roman" w:hAnsi="Times New Roman" w:cs="Times New Roman"/>
            <w:sz w:val="24"/>
            <w:szCs w:val="24"/>
            <w:lang w:val="en-US"/>
          </w:rPr>
          <w:delText xml:space="preserve">In addition to the autonomic nervous system and genetic factors, human </w:delText>
        </w:r>
        <w:r w:rsidR="00E02FA0" w:rsidDel="00B416C0">
          <w:rPr>
            <w:rFonts w:ascii="Times New Roman" w:hAnsi="Times New Roman" w:cs="Times New Roman"/>
            <w:sz w:val="24"/>
            <w:szCs w:val="24"/>
            <w:lang w:val="en-US"/>
          </w:rPr>
          <w:delText>HR</w:delText>
        </w:r>
        <w:r w:rsidRPr="0068537F" w:rsidDel="00B416C0">
          <w:rPr>
            <w:rFonts w:ascii="Times New Roman" w:hAnsi="Times New Roman" w:cs="Times New Roman"/>
            <w:sz w:val="24"/>
            <w:szCs w:val="24"/>
            <w:lang w:val="en-US"/>
          </w:rPr>
          <w:delText xml:space="preserve"> is influenced by numerous external factors such as social, personal, psychological, environmental</w:delText>
        </w:r>
        <w:r w:rsidR="006E6EE5" w:rsidDel="00B416C0">
          <w:rPr>
            <w:rFonts w:ascii="Times New Roman" w:hAnsi="Times New Roman" w:cs="Times New Roman"/>
            <w:sz w:val="24"/>
            <w:szCs w:val="24"/>
            <w:lang w:val="en-US"/>
          </w:rPr>
          <w:delText>,</w:delText>
        </w:r>
        <w:r w:rsidRPr="0068537F" w:rsidDel="00B416C0">
          <w:rPr>
            <w:rFonts w:ascii="Times New Roman" w:hAnsi="Times New Roman" w:cs="Times New Roman"/>
            <w:sz w:val="24"/>
            <w:szCs w:val="24"/>
            <w:lang w:val="en-US"/>
          </w:rPr>
          <w:delText xml:space="preserve"> and behavioral factors [@wang2022]</w:delText>
        </w:r>
        <w:r w:rsidR="00560914" w:rsidDel="00B416C0">
          <w:rPr>
            <w:rFonts w:ascii="Times New Roman" w:hAnsi="Times New Roman" w:cs="Times New Roman"/>
            <w:sz w:val="24"/>
            <w:szCs w:val="24"/>
            <w:lang w:val="en-US"/>
          </w:rPr>
          <w:delText>. Furthermore, it</w:delText>
        </w:r>
        <w:r w:rsidRPr="0068537F"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depends largely on the intensity of </w:delText>
        </w:r>
        <w:r w:rsidR="00080ED3" w:rsidRPr="00111449" w:rsidDel="00B416C0">
          <w:rPr>
            <w:rFonts w:ascii="Times New Roman" w:hAnsi="Times New Roman" w:cs="Times New Roman"/>
            <w:sz w:val="24"/>
            <w:szCs w:val="24"/>
            <w:lang w:val="en-US"/>
          </w:rPr>
          <w:delText>strain</w:delText>
        </w:r>
        <w:r w:rsidR="0029309D" w:rsidRPr="00111449" w:rsidDel="00B416C0">
          <w:rPr>
            <w:rFonts w:ascii="Times New Roman" w:hAnsi="Times New Roman" w:cs="Times New Roman"/>
            <w:sz w:val="24"/>
            <w:szCs w:val="24"/>
            <w:lang w:val="en-US"/>
          </w:rPr>
          <w:delText xml:space="preserve"> </w:delText>
        </w:r>
        <w:r w:rsidR="00AB30DD" w:rsidRPr="00111449" w:rsidDel="00B416C0">
          <w:rPr>
            <w:rFonts w:ascii="Times New Roman" w:hAnsi="Times New Roman" w:cs="Times New Roman"/>
            <w:sz w:val="24"/>
            <w:szCs w:val="24"/>
            <w:lang w:val="en-US"/>
          </w:rPr>
          <w:delText>“in response to physical and mental workload” [@sammito2015guideline</w:delText>
        </w:r>
        <w:r w:rsidR="00BE60C7" w:rsidRPr="00111449" w:rsidDel="00B416C0">
          <w:rPr>
            <w:rFonts w:ascii="Times New Roman" w:hAnsi="Times New Roman" w:cs="Times New Roman"/>
            <w:sz w:val="24"/>
            <w:szCs w:val="24"/>
            <w:lang w:val="en-US"/>
          </w:rPr>
          <w:delText xml:space="preserve">, p. 1]. </w:delText>
        </w:r>
        <w:r w:rsidR="00393A3B" w:rsidRPr="00111449" w:rsidDel="00B416C0">
          <w:rPr>
            <w:rFonts w:ascii="Times New Roman" w:hAnsi="Times New Roman" w:cs="Times New Roman"/>
            <w:sz w:val="24"/>
            <w:szCs w:val="24"/>
            <w:lang w:val="en-US"/>
          </w:rPr>
          <w:delText>P</w:delText>
        </w:r>
        <w:r w:rsidRPr="00111449" w:rsidDel="00B416C0">
          <w:rPr>
            <w:rFonts w:ascii="Times New Roman" w:hAnsi="Times New Roman" w:cs="Times New Roman"/>
            <w:sz w:val="24"/>
            <w:szCs w:val="24"/>
            <w:lang w:val="en-US"/>
          </w:rPr>
          <w:delText xml:space="preserve">hysical </w:delText>
        </w:r>
        <w:r w:rsidR="00393A3B" w:rsidRPr="00111449" w:rsidDel="00B416C0">
          <w:rPr>
            <w:rFonts w:ascii="Times New Roman" w:hAnsi="Times New Roman" w:cs="Times New Roman"/>
            <w:sz w:val="24"/>
            <w:szCs w:val="24"/>
            <w:lang w:val="en-US"/>
          </w:rPr>
          <w:delText xml:space="preserve">and mental </w:delText>
        </w:r>
        <w:r w:rsidR="00BC151F" w:rsidRPr="00111449" w:rsidDel="00B416C0">
          <w:rPr>
            <w:rFonts w:ascii="Times New Roman" w:hAnsi="Times New Roman" w:cs="Times New Roman"/>
            <w:sz w:val="24"/>
            <w:szCs w:val="24"/>
            <w:lang w:val="en-US"/>
          </w:rPr>
          <w:delText xml:space="preserve">strain </w:delText>
        </w:r>
        <w:r w:rsidRPr="00111449" w:rsidDel="00B416C0">
          <w:rPr>
            <w:rFonts w:ascii="Times New Roman" w:hAnsi="Times New Roman" w:cs="Times New Roman"/>
            <w:sz w:val="24"/>
            <w:szCs w:val="24"/>
            <w:lang w:val="en-US"/>
          </w:rPr>
          <w:delText xml:space="preserve">are therefore factors that directly influence </w:delText>
        </w:r>
        <w:r w:rsidR="00BC151F" w:rsidRPr="00111449" w:rsidDel="00B416C0">
          <w:rPr>
            <w:rFonts w:ascii="Times New Roman" w:hAnsi="Times New Roman" w:cs="Times New Roman"/>
            <w:sz w:val="24"/>
            <w:szCs w:val="24"/>
            <w:lang w:val="en-US"/>
          </w:rPr>
          <w:delText xml:space="preserve">HR </w:delText>
        </w:r>
        <w:r w:rsidRPr="00111449" w:rsidDel="00B416C0">
          <w:rPr>
            <w:rFonts w:ascii="Times New Roman" w:hAnsi="Times New Roman" w:cs="Times New Roman"/>
            <w:sz w:val="24"/>
            <w:szCs w:val="24"/>
            <w:lang w:val="en-US"/>
          </w:rPr>
          <w:delText>and lead to an increase</w:delText>
        </w:r>
        <w:r w:rsidR="00EF4459"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[@custodis2014heart]. </w:delText>
        </w:r>
      </w:del>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639D39D3" w:rsidR="00B3420A" w:rsidRDefault="00DE2486" w:rsidP="00FF14E7">
      <w:pPr>
        <w:spacing w:line="360" w:lineRule="auto"/>
        <w:rPr>
          <w:rFonts w:ascii="Times New Roman" w:hAnsi="Times New Roman" w:cs="Times New Roman"/>
          <w:sz w:val="24"/>
          <w:szCs w:val="24"/>
          <w:lang w:val="en-US"/>
        </w:rPr>
      </w:pPr>
      <w:del w:id="87" w:author="Deiglmayr, Anne" w:date="2024-04-04T14:11:00Z">
        <w:r w:rsidDel="00CE140E">
          <w:rPr>
            <w:rFonts w:ascii="Times New Roman" w:hAnsi="Times New Roman" w:cs="Times New Roman"/>
            <w:sz w:val="24"/>
            <w:szCs w:val="24"/>
            <w:lang w:val="en-US"/>
          </w:rPr>
          <w:delText>An</w:delText>
        </w:r>
        <w:r w:rsidR="00143F9F" w:rsidRPr="00143F9F" w:rsidDel="00CE140E">
          <w:rPr>
            <w:rFonts w:ascii="Times New Roman" w:hAnsi="Times New Roman" w:cs="Times New Roman"/>
            <w:sz w:val="24"/>
            <w:szCs w:val="24"/>
            <w:lang w:val="en-US"/>
          </w:rPr>
          <w:delText xml:space="preserve"> increased HR </w:delText>
        </w:r>
        <w:r w:rsidDel="00CE140E">
          <w:rPr>
            <w:rFonts w:ascii="Times New Roman" w:hAnsi="Times New Roman" w:cs="Times New Roman"/>
            <w:sz w:val="24"/>
            <w:szCs w:val="24"/>
            <w:lang w:val="en-US"/>
          </w:rPr>
          <w:delText xml:space="preserve">as </w:delText>
        </w:r>
        <w:r w:rsidR="00B55B5C" w:rsidDel="00CE140E">
          <w:rPr>
            <w:rFonts w:ascii="Times New Roman" w:hAnsi="Times New Roman" w:cs="Times New Roman"/>
            <w:sz w:val="24"/>
            <w:szCs w:val="24"/>
            <w:lang w:val="en-US"/>
          </w:rPr>
          <w:delText>an</w:delText>
        </w:r>
        <w:r w:rsidDel="00CE140E">
          <w:rPr>
            <w:rFonts w:ascii="Times New Roman" w:hAnsi="Times New Roman" w:cs="Times New Roman"/>
            <w:sz w:val="24"/>
            <w:szCs w:val="24"/>
            <w:lang w:val="en-US"/>
          </w:rPr>
          <w:delText xml:space="preserve"> indicator of stress </w:delText>
        </w:r>
        <w:r w:rsidR="00143F9F" w:rsidRPr="00143F9F" w:rsidDel="00CE140E">
          <w:rPr>
            <w:rFonts w:ascii="Times New Roman" w:hAnsi="Times New Roman" w:cs="Times New Roman"/>
            <w:sz w:val="24"/>
            <w:szCs w:val="24"/>
            <w:lang w:val="en-US"/>
          </w:rPr>
          <w:delText xml:space="preserve">is particularly essential in the teaching-learning context, as </w:delText>
        </w:r>
        <w:r w:rsidR="00FF14E7" w:rsidRPr="003F6B37" w:rsidDel="00CE140E">
          <w:rPr>
            <w:rFonts w:ascii="Times New Roman" w:hAnsi="Times New Roman" w:cs="Times New Roman"/>
            <w:sz w:val="24"/>
            <w:szCs w:val="24"/>
            <w:lang w:val="en-US"/>
          </w:rPr>
          <w:delText>t</w:delText>
        </w:r>
      </w:del>
      <w:ins w:id="88" w:author="Deiglmayr, Anne" w:date="2024-04-04T14:11:00Z">
        <w:r w:rsidR="00CE140E">
          <w:rPr>
            <w:rFonts w:ascii="Times New Roman" w:hAnsi="Times New Roman" w:cs="Times New Roman"/>
            <w:sz w:val="24"/>
            <w:szCs w:val="24"/>
            <w:lang w:val="en-US"/>
          </w:rPr>
          <w:t>T</w:t>
        </w:r>
      </w:ins>
      <w:r w:rsidR="00FF14E7" w:rsidRPr="003F6B37">
        <w:rPr>
          <w:rFonts w:ascii="Times New Roman" w:hAnsi="Times New Roman" w:cs="Times New Roman"/>
          <w:sz w:val="24"/>
          <w:szCs w:val="24"/>
          <w:lang w:val="en-US"/>
        </w:rPr>
        <w: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209A71DB"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del w:id="89" w:author="Deiglmayr, Anne" w:date="2024-04-04T14:11:00Z">
        <w:r w:rsidR="00975E19" w:rsidDel="00CE140E">
          <w:rPr>
            <w:rFonts w:ascii="Times New Roman" w:hAnsi="Times New Roman" w:cs="Times New Roman"/>
            <w:sz w:val="24"/>
            <w:szCs w:val="24"/>
            <w:lang w:val="en-US"/>
          </w:rPr>
          <w:delText xml:space="preserve">the ideas of </w:delText>
        </w:r>
        <w:r w:rsidRPr="003F6B37" w:rsidDel="00CE140E">
          <w:rPr>
            <w:rFonts w:ascii="Times New Roman" w:hAnsi="Times New Roman" w:cs="Times New Roman"/>
            <w:sz w:val="24"/>
            <w:szCs w:val="24"/>
            <w:lang w:val="en-US"/>
          </w:rPr>
          <w:delText xml:space="preserve">the integrative framework of </w:delText>
        </w:r>
      </w:del>
      <w:r w:rsidRPr="003F6B37">
        <w:rPr>
          <w:rFonts w:ascii="Times New Roman" w:hAnsi="Times New Roman" w:cs="Times New Roman"/>
          <w:sz w:val="24"/>
          <w:szCs w:val="24"/>
          <w:lang w:val="en-US"/>
        </w:rPr>
        <w:t xml:space="preserve">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90"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90"/>
      <w:r w:rsidR="00D93290">
        <w:rPr>
          <w:rFonts w:ascii="Times New Roman" w:hAnsi="Times New Roman" w:cs="Times New Roman"/>
          <w:sz w:val="24"/>
          <w:szCs w:val="24"/>
          <w:lang w:val="en-US"/>
        </w:rPr>
        <w:t>]</w:t>
      </w:r>
      <w:ins w:id="91" w:author="Deiglmayr, Anne" w:date="2024-04-04T14:12:00Z">
        <w:r w:rsidR="00CE140E">
          <w:rPr>
            <w:rFonts w:ascii="Times New Roman" w:hAnsi="Times New Roman" w:cs="Times New Roman"/>
            <w:sz w:val="24"/>
            <w:szCs w:val="24"/>
            <w:lang w:val="en-US"/>
          </w:rPr>
          <w:t>, which was</w:t>
        </w:r>
      </w:ins>
      <w:del w:id="92" w:author="Deiglmayr, Anne" w:date="2024-04-04T14:12:00Z">
        <w:r w:rsidR="00F04460" w:rsidDel="00CE140E">
          <w:rPr>
            <w:rFonts w:ascii="Times New Roman" w:hAnsi="Times New Roman" w:cs="Times New Roman"/>
            <w:sz w:val="24"/>
            <w:szCs w:val="24"/>
            <w:lang w:val="en-US"/>
          </w:rPr>
          <w:delText>.</w:delText>
        </w:r>
      </w:del>
      <w:r w:rsidR="00F04460">
        <w:rPr>
          <w:rFonts w:ascii="Times New Roman" w:hAnsi="Times New Roman" w:cs="Times New Roman"/>
          <w:sz w:val="24"/>
          <w:szCs w:val="24"/>
          <w:lang w:val="en-US"/>
        </w:rPr>
        <w:t xml:space="preserve"> </w:t>
      </w:r>
      <w:del w:id="93" w:author="Deiglmayr, Anne" w:date="2024-04-04T14:12:00Z">
        <w:r w:rsidR="00C732D8" w:rsidRPr="00C732D8" w:rsidDel="00CE140E">
          <w:rPr>
            <w:rFonts w:ascii="Times New Roman" w:hAnsi="Times New Roman" w:cs="Times New Roman"/>
            <w:sz w:val="24"/>
            <w:szCs w:val="24"/>
            <w:lang w:val="en-US"/>
          </w:rPr>
          <w:delText>Lazarus</w:delText>
        </w:r>
        <w:r w:rsidR="00484AAA" w:rsidDel="00CE140E">
          <w:rPr>
            <w:rFonts w:ascii="Times New Roman" w:hAnsi="Times New Roman" w:cs="Times New Roman"/>
            <w:sz w:val="24"/>
            <w:szCs w:val="24"/>
            <w:lang w:val="en-US"/>
          </w:rPr>
          <w:delText>’</w:delText>
        </w:r>
        <w:r w:rsidR="00C732D8" w:rsidRPr="00C732D8" w:rsidDel="00CE140E">
          <w:rPr>
            <w:rFonts w:ascii="Times New Roman" w:hAnsi="Times New Roman" w:cs="Times New Roman"/>
            <w:sz w:val="24"/>
            <w:szCs w:val="24"/>
            <w:lang w:val="en-US"/>
          </w:rPr>
          <w:delText xml:space="preserve"> stress theory initially served as a model, which</w:delText>
        </w:r>
        <w:r w:rsidR="00BE65D4" w:rsidDel="00CE140E">
          <w:rPr>
            <w:rFonts w:ascii="Times New Roman" w:hAnsi="Times New Roman" w:cs="Times New Roman"/>
            <w:sz w:val="24"/>
            <w:szCs w:val="24"/>
            <w:lang w:val="en-US"/>
          </w:rPr>
          <w:delText xml:space="preserve"> </w:delText>
        </w:r>
      </w:del>
      <w:ins w:id="94" w:author="G K" w:date="2024-04-03T22:54:00Z">
        <w:del w:id="95" w:author="Deiglmayr, Anne" w:date="2024-04-04T14:12:00Z">
          <w:r w:rsidR="00A8248D" w:rsidDel="00CE140E">
            <w:rPr>
              <w:rFonts w:ascii="Times New Roman" w:hAnsi="Times New Roman" w:cs="Times New Roman"/>
              <w:sz w:val="24"/>
              <w:szCs w:val="24"/>
              <w:lang w:val="en-US"/>
            </w:rPr>
            <w:delText xml:space="preserve">was subsequently </w:delText>
          </w:r>
        </w:del>
      </w:ins>
      <w:ins w:id="96" w:author="G K" w:date="2024-04-03T22:55:00Z">
        <w:r w:rsidR="00A8248D">
          <w:rPr>
            <w:rFonts w:ascii="Times New Roman" w:hAnsi="Times New Roman" w:cs="Times New Roman"/>
            <w:sz w:val="24"/>
            <w:szCs w:val="24"/>
            <w:lang w:val="en-US"/>
          </w:rPr>
          <w:t xml:space="preserve">modified </w:t>
        </w:r>
        <w:del w:id="97" w:author="Deiglmayr, Anne" w:date="2024-04-04T14:12:00Z">
          <w:r w:rsidR="00A8248D" w:rsidDel="00CE140E">
            <w:rPr>
              <w:rFonts w:ascii="Times New Roman" w:hAnsi="Times New Roman" w:cs="Times New Roman"/>
              <w:sz w:val="24"/>
              <w:szCs w:val="24"/>
              <w:lang w:val="en-US"/>
            </w:rPr>
            <w:delText xml:space="preserve">by </w:delText>
          </w:r>
        </w:del>
      </w:ins>
      <w:del w:id="98" w:author="Deiglmayr, Anne" w:date="2024-04-04T14:12:00Z">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C732D8" w:rsidRPr="00C732D8" w:rsidDel="00CE140E">
          <w:rPr>
            <w:rFonts w:ascii="Times New Roman" w:hAnsi="Times New Roman" w:cs="Times New Roman"/>
            <w:sz w:val="24"/>
            <w:szCs w:val="24"/>
            <w:lang w:val="en-US"/>
          </w:rPr>
          <w:delText xml:space="preserve"> </w:delText>
        </w:r>
      </w:del>
      <w:del w:id="99" w:author="G K" w:date="2024-04-03T22:55:00Z">
        <w:r w:rsidR="00C732D8" w:rsidRPr="00C732D8" w:rsidDel="00A8248D">
          <w:rPr>
            <w:rFonts w:ascii="Times New Roman" w:hAnsi="Times New Roman" w:cs="Times New Roman"/>
            <w:sz w:val="24"/>
            <w:szCs w:val="24"/>
            <w:lang w:val="en-US"/>
          </w:rPr>
          <w:delText xml:space="preserve">subsequently modified </w:delText>
        </w:r>
      </w:del>
      <w:r w:rsidR="00C732D8" w:rsidRPr="00C732D8">
        <w:rPr>
          <w:rFonts w:ascii="Times New Roman" w:hAnsi="Times New Roman" w:cs="Times New Roman"/>
          <w:sz w:val="24"/>
          <w:szCs w:val="24"/>
          <w:lang w:val="en-US"/>
        </w:rPr>
        <w:t xml:space="preserve">and tailored to the teaching-learning environment </w:t>
      </w:r>
      <w:ins w:id="100" w:author="Deiglmayr, Anne" w:date="2024-04-04T14:12:00Z">
        <w:r w:rsidR="00CE140E">
          <w:rPr>
            <w:rFonts w:ascii="Times New Roman" w:hAnsi="Times New Roman" w:cs="Times New Roman"/>
            <w:sz w:val="24"/>
            <w:szCs w:val="24"/>
            <w:lang w:val="en-US"/>
          </w:rPr>
          <w:t xml:space="preserve">by </w:t>
        </w:r>
        <w:r w:rsidR="00CE140E" w:rsidRPr="003F6B37">
          <w:rPr>
            <w:rFonts w:ascii="Times New Roman" w:hAnsi="Times New Roman" w:cs="Times New Roman"/>
            <w:sz w:val="24"/>
            <w:szCs w:val="24"/>
            <w:lang w:val="en-US"/>
          </w:rPr>
          <w:t>@</w:t>
        </w:r>
        <w:r w:rsidR="00CE140E" w:rsidRPr="003D751F">
          <w:rPr>
            <w:rFonts w:ascii="Times New Roman" w:hAnsi="Times New Roman" w:cs="Times New Roman"/>
            <w:sz w:val="24"/>
            <w:szCs w:val="24"/>
            <w:lang w:val="en-US"/>
          </w:rPr>
          <w:t>kyriacou1978</w:t>
        </w:r>
        <w:r w:rsidR="00CE140E" w:rsidRPr="00C732D8">
          <w:rPr>
            <w:rFonts w:ascii="Times New Roman" w:hAnsi="Times New Roman" w:cs="Times New Roman"/>
            <w:sz w:val="24"/>
            <w:szCs w:val="24"/>
            <w:lang w:val="en-US"/>
          </w:rPr>
          <w:t xml:space="preserve"> </w:t>
        </w:r>
      </w:ins>
      <w:commentRangeStart w:id="101"/>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commentRangeEnd w:id="101"/>
      <w:r w:rsidR="00CE140E">
        <w:rPr>
          <w:rStyle w:val="Kommentarzeichen"/>
        </w:rPr>
        <w:commentReference w:id="101"/>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102"/>
      <w:commentRangeStart w:id="103"/>
      <w:del w:id="104" w:author="Deiglmayr, Anne" w:date="2024-04-04T14:15:00Z">
        <w:r w:rsidR="00522251" w:rsidRPr="00522251" w:rsidDel="00CE140E">
          <w:rPr>
            <w:rFonts w:ascii="Times New Roman" w:hAnsi="Times New Roman" w:cs="Times New Roman"/>
            <w:sz w:val="24"/>
            <w:szCs w:val="24"/>
            <w:lang w:val="en-US"/>
          </w:rPr>
          <w:delText>For our study, we ad</w:delText>
        </w:r>
        <w:r w:rsidR="00E5150D" w:rsidDel="00CE140E">
          <w:rPr>
            <w:rFonts w:ascii="Times New Roman" w:hAnsi="Times New Roman" w:cs="Times New Roman"/>
            <w:sz w:val="24"/>
            <w:szCs w:val="24"/>
            <w:lang w:val="en-US"/>
          </w:rPr>
          <w:delText>a</w:delText>
        </w:r>
        <w:r w:rsidR="00522251" w:rsidRPr="00522251" w:rsidDel="00CE140E">
          <w:rPr>
            <w:rFonts w:ascii="Times New Roman" w:hAnsi="Times New Roman" w:cs="Times New Roman"/>
            <w:sz w:val="24"/>
            <w:szCs w:val="24"/>
            <w:lang w:val="en-US"/>
          </w:rPr>
          <w:delText xml:space="preserve">pted the model of </w:delText>
        </w:r>
        <w:r w:rsidR="00BE65D4" w:rsidDel="00CE140E">
          <w:rPr>
            <w:rFonts w:ascii="Times New Roman" w:hAnsi="Times New Roman" w:cs="Times New Roman"/>
            <w:sz w:val="24"/>
            <w:szCs w:val="24"/>
            <w:lang w:val="en-US"/>
          </w:rPr>
          <w:delText>@</w:delText>
        </w:r>
        <w:r w:rsidR="004D4E27" w:rsidRPr="004D4E27" w:rsidDel="00CE140E">
          <w:rPr>
            <w:rFonts w:ascii="Times New Roman" w:hAnsi="Times New Roman" w:cs="Times New Roman"/>
            <w:sz w:val="24"/>
            <w:szCs w:val="24"/>
            <w:lang w:val="en-US"/>
          </w:rPr>
          <w:delText>van2006stress</w:delText>
        </w:r>
        <w:r w:rsidR="00BE65D4" w:rsidDel="00CE140E">
          <w:rPr>
            <w:rFonts w:ascii="Times New Roman" w:hAnsi="Times New Roman" w:cs="Times New Roman"/>
            <w:sz w:val="24"/>
            <w:szCs w:val="24"/>
            <w:lang w:val="en-US"/>
          </w:rPr>
          <w:delText xml:space="preserve"> </w:delText>
        </w:r>
        <w:r w:rsidR="00522251" w:rsidRPr="00522251" w:rsidDel="00CE140E">
          <w:rPr>
            <w:rFonts w:ascii="Times New Roman" w:hAnsi="Times New Roman" w:cs="Times New Roman"/>
            <w:sz w:val="24"/>
            <w:szCs w:val="24"/>
            <w:lang w:val="en-US"/>
          </w:rPr>
          <w:delText xml:space="preserve">who made slight modifications to the model of </w:delText>
        </w:r>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522251" w:rsidRPr="00522251" w:rsidDel="00CE140E">
          <w:rPr>
            <w:rFonts w:ascii="Times New Roman" w:hAnsi="Times New Roman" w:cs="Times New Roman"/>
            <w:sz w:val="24"/>
            <w:szCs w:val="24"/>
            <w:lang w:val="en-US"/>
          </w:rPr>
          <w:delText>.</w:delText>
        </w:r>
        <w:r w:rsidR="00F7059E" w:rsidDel="00CE140E">
          <w:rPr>
            <w:rFonts w:ascii="Times New Roman" w:hAnsi="Times New Roman" w:cs="Times New Roman"/>
            <w:sz w:val="24"/>
            <w:szCs w:val="24"/>
            <w:lang w:val="en-US"/>
          </w:rPr>
          <w:delText xml:space="preserve"> </w:delText>
        </w:r>
        <w:commentRangeEnd w:id="102"/>
        <w:r w:rsidR="00A51BA4" w:rsidDel="00CE140E">
          <w:rPr>
            <w:rStyle w:val="Kommentarzeichen"/>
          </w:rPr>
          <w:commentReference w:id="102"/>
        </w:r>
      </w:del>
      <w:commentRangeEnd w:id="103"/>
      <w:r w:rsidR="00643BEE">
        <w:rPr>
          <w:rStyle w:val="Kommentarzeichen"/>
        </w:rPr>
        <w:commentReference w:id="103"/>
      </w:r>
    </w:p>
    <w:p w14:paraId="2EF22EA9" w14:textId="1EA564FB" w:rsidR="00CE140E" w:rsidRDefault="00526FE8" w:rsidP="00FF14E7">
      <w:pPr>
        <w:spacing w:line="360" w:lineRule="auto"/>
        <w:rPr>
          <w:ins w:id="105" w:author="Deiglmayr, Anne" w:date="2024-04-04T14:18:00Z"/>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w:t>
      </w:r>
      <w:ins w:id="106" w:author="Deiglmayr, Anne" w:date="2024-04-04T14:16:00Z">
        <w:r w:rsidR="00CE140E" w:rsidRPr="003F6B37">
          <w:rPr>
            <w:rFonts w:ascii="Times New Roman" w:hAnsi="Times New Roman" w:cs="Times New Roman"/>
            <w:sz w:val="24"/>
            <w:szCs w:val="24"/>
            <w:lang w:val="en-US"/>
          </w:rPr>
          <w:t xml:space="preserve">transactional stress model </w:t>
        </w:r>
      </w:ins>
      <w:ins w:id="107" w:author="G K" w:date="2024-04-03T22:55:00Z">
        <w:r w:rsidR="00A8248D">
          <w:rPr>
            <w:rFonts w:ascii="Times New Roman" w:hAnsi="Times New Roman" w:cs="Times New Roman"/>
            <w:sz w:val="24"/>
            <w:szCs w:val="24"/>
            <w:lang w:val="en-US"/>
          </w:rPr>
          <w:t>[@</w:t>
        </w:r>
        <w:r w:rsidR="00A8248D" w:rsidRPr="00C30D5C">
          <w:rPr>
            <w:rFonts w:ascii="Times New Roman" w:hAnsi="Times New Roman" w:cs="Times New Roman"/>
            <w:sz w:val="24"/>
            <w:szCs w:val="24"/>
            <w:lang w:val="en-US"/>
          </w:rPr>
          <w:t>lazarus1990theory</w:t>
        </w:r>
        <w:r w:rsidR="00A8248D">
          <w:rPr>
            <w:rFonts w:ascii="Times New Roman" w:hAnsi="Times New Roman" w:cs="Times New Roman"/>
            <w:sz w:val="24"/>
            <w:szCs w:val="24"/>
            <w:lang w:val="en-US"/>
          </w:rPr>
          <w:t xml:space="preserve">] </w:t>
        </w:r>
      </w:ins>
      <w:del w:id="108" w:author="G K" w:date="2024-04-03T22:55:00Z">
        <w:r w:rsidR="00731B79" w:rsidRPr="004B7806" w:rsidDel="00A8248D">
          <w:rPr>
            <w:rFonts w:ascii="Times New Roman" w:hAnsi="Times New Roman" w:cs="Times New Roman"/>
            <w:sz w:val="24"/>
            <w:szCs w:val="24"/>
            <w:lang w:val="en-US"/>
          </w:rPr>
          <w:delText xml:space="preserve">model </w:delText>
        </w:r>
      </w:del>
      <w:r w:rsidR="00731B79" w:rsidRPr="004B7806">
        <w:rPr>
          <w:rFonts w:ascii="Times New Roman" w:hAnsi="Times New Roman" w:cs="Times New Roman"/>
          <w:sz w:val="24"/>
          <w:szCs w:val="24"/>
          <w:lang w:val="en-US"/>
        </w:rPr>
        <w:t xml:space="preserve">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w:t>
      </w:r>
      <w:r w:rsidR="00B63BFD">
        <w:rPr>
          <w:rFonts w:ascii="Times New Roman" w:hAnsi="Times New Roman" w:cs="Times New Roman"/>
          <w:sz w:val="24"/>
          <w:szCs w:val="24"/>
          <w:lang w:val="en-US"/>
        </w:rPr>
        <w:t>’</w:t>
      </w:r>
      <w:r w:rsidR="00731B79" w:rsidRPr="0054457D">
        <w:rPr>
          <w:rFonts w:ascii="Times New Roman" w:hAnsi="Times New Roman" w:cs="Times New Roman"/>
          <w:sz w:val="24"/>
          <w:szCs w:val="24"/>
          <w:lang w:val="en-US"/>
        </w:rPr>
        <w:t>s adaptive resources</w:t>
      </w:r>
      <w:ins w:id="109" w:author="G K" w:date="2024-04-03T22:55:00Z">
        <w:r w:rsidR="00A8248D">
          <w:rPr>
            <w:rFonts w:ascii="Times New Roman" w:hAnsi="Times New Roman" w:cs="Times New Roman"/>
            <w:sz w:val="24"/>
            <w:szCs w:val="24"/>
            <w:lang w:val="en-US"/>
          </w:rPr>
          <w:t xml:space="preserve">. </w:t>
        </w:r>
      </w:ins>
      <w:del w:id="110" w:author="G K" w:date="2024-04-03T22:55:00Z">
        <w:r w:rsidR="00731B79" w:rsidDel="00A8248D">
          <w:rPr>
            <w:rFonts w:ascii="Times New Roman" w:hAnsi="Times New Roman" w:cs="Times New Roman"/>
            <w:sz w:val="24"/>
            <w:szCs w:val="24"/>
            <w:lang w:val="en-US"/>
          </w:rPr>
          <w:delText xml:space="preserve"> [@</w:delText>
        </w:r>
        <w:r w:rsidR="00731B79" w:rsidRPr="00C30D5C" w:rsidDel="00A8248D">
          <w:rPr>
            <w:rFonts w:ascii="Times New Roman" w:hAnsi="Times New Roman" w:cs="Times New Roman"/>
            <w:sz w:val="24"/>
            <w:szCs w:val="24"/>
            <w:lang w:val="en-US"/>
          </w:rPr>
          <w:delText>lazarus1990theory</w:delText>
        </w:r>
        <w:r w:rsidR="00731B79" w:rsidDel="00A8248D">
          <w:rPr>
            <w:rFonts w:ascii="Times New Roman" w:hAnsi="Times New Roman" w:cs="Times New Roman"/>
            <w:sz w:val="24"/>
            <w:szCs w:val="24"/>
            <w:lang w:val="en-US"/>
          </w:rPr>
          <w:delText xml:space="preserve">]. </w:delText>
        </w:r>
      </w:del>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w:t>
      </w:r>
      <w:ins w:id="111" w:author="Deiglmayr, Anne" w:date="2024-04-04T14:16:00Z">
        <w:r w:rsidR="00CE140E">
          <w:rPr>
            <w:rFonts w:ascii="Times New Roman" w:hAnsi="Times New Roman" w:cs="Times New Roman"/>
            <w:sz w:val="24"/>
            <w:szCs w:val="24"/>
            <w:lang w:val="en-US"/>
          </w:rPr>
          <w:t>ors</w:t>
        </w:r>
      </w:ins>
      <w:r w:rsidR="0052496A" w:rsidRPr="004150D5">
        <w:rPr>
          <w:rFonts w:ascii="Times New Roman" w:hAnsi="Times New Roman" w:cs="Times New Roman"/>
          <w:sz w:val="24"/>
          <w:szCs w:val="24"/>
          <w:lang w:val="en-US"/>
        </w:rPr>
        <w:t xml:space="preserve"> and resources</w:t>
      </w:r>
      <w:ins w:id="112" w:author="Deiglmayr, Anne" w:date="2024-04-04T14:17:00Z">
        <w:r w:rsidR="00CE140E">
          <w:rPr>
            <w:rFonts w:ascii="Times New Roman" w:hAnsi="Times New Roman" w:cs="Times New Roman"/>
            <w:sz w:val="24"/>
            <w:szCs w:val="24"/>
            <w:lang w:val="en-US"/>
          </w:rPr>
          <w:t xml:space="preserve"> experiences by teachers</w:t>
        </w:r>
      </w:ins>
      <w:r w:rsidR="0052496A" w:rsidRPr="004150D5">
        <w:rPr>
          <w:rFonts w:ascii="Times New Roman" w:hAnsi="Times New Roman" w:cs="Times New Roman"/>
          <w:sz w:val="24"/>
          <w:szCs w:val="24"/>
          <w:lang w:val="en-US"/>
        </w:rPr>
        <w:t xml:space="preserve"> on the one hand</w:t>
      </w:r>
      <w:ins w:id="113" w:author="Deiglmayr, Anne" w:date="2024-04-04T14:17:00Z">
        <w:r w:rsidR="00CE140E">
          <w:rPr>
            <w:rFonts w:ascii="Times New Roman" w:hAnsi="Times New Roman" w:cs="Times New Roman"/>
            <w:sz w:val="24"/>
            <w:szCs w:val="24"/>
            <w:lang w:val="en-US"/>
          </w:rPr>
          <w:t>,</w:t>
        </w:r>
      </w:ins>
      <w:r w:rsidR="0052496A" w:rsidRPr="004150D5">
        <w:rPr>
          <w:rFonts w:ascii="Times New Roman" w:hAnsi="Times New Roman" w:cs="Times New Roman"/>
          <w:sz w:val="24"/>
          <w:szCs w:val="24"/>
          <w:lang w:val="en-US"/>
        </w:rPr>
        <w:t xml:space="preserve">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ins w:id="114" w:author="Deiglmayr, Anne" w:date="2024-04-04T14:17:00Z">
        <w:r w:rsidR="00CE140E">
          <w:rPr>
            <w:rFonts w:ascii="Times New Roman" w:hAnsi="Times New Roman" w:cs="Times New Roman"/>
            <w:sz w:val="24"/>
            <w:szCs w:val="24"/>
            <w:lang w:val="en-US"/>
          </w:rPr>
          <w:t xml:space="preserve"> hand</w:t>
        </w:r>
      </w:ins>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w:t>
      </w:r>
      <w:ins w:id="115" w:author="Deiglmayr, Anne" w:date="2024-04-04T14:18:00Z">
        <w:r w:rsidR="00CE140E">
          <w:rPr>
            <w:rFonts w:ascii="Times New Roman" w:hAnsi="Times New Roman" w:cs="Times New Roman"/>
            <w:sz w:val="24"/>
            <w:szCs w:val="24"/>
            <w:lang w:val="en-US"/>
          </w:rPr>
          <w:t>. As we are interested in how specific classroom events affect teacher stress, we adapted th</w:t>
        </w:r>
      </w:ins>
      <w:ins w:id="116" w:author="Deiglmayr, Anne" w:date="2024-04-04T14:19:00Z">
        <w:r w:rsidR="00CE140E">
          <w:rPr>
            <w:rFonts w:ascii="Times New Roman" w:hAnsi="Times New Roman" w:cs="Times New Roman"/>
            <w:sz w:val="24"/>
            <w:szCs w:val="24"/>
            <w:lang w:val="en-US"/>
          </w:rPr>
          <w:t>e transactional stress model</w:t>
        </w:r>
        <w:r w:rsidR="00643BEE">
          <w:rPr>
            <w:rFonts w:ascii="Times New Roman" w:hAnsi="Times New Roman" w:cs="Times New Roman"/>
            <w:sz w:val="24"/>
            <w:szCs w:val="24"/>
            <w:lang w:val="en-US"/>
          </w:rPr>
          <w:t xml:space="preserve"> to that type of situation, based on a representation of the model first proposed</w:t>
        </w:r>
      </w:ins>
      <w:ins w:id="117" w:author="Deiglmayr, Anne" w:date="2024-04-04T14:20:00Z">
        <w:r w:rsidR="00643BEE">
          <w:rPr>
            <w:rFonts w:ascii="Times New Roman" w:hAnsi="Times New Roman" w:cs="Times New Roman"/>
            <w:sz w:val="24"/>
            <w:szCs w:val="24"/>
            <w:lang w:val="en-US"/>
          </w:rPr>
          <w:t xml:space="preserve"> by [van2006stress]</w:t>
        </w:r>
      </w:ins>
      <w:ins w:id="118" w:author="Deiglmayr, Anne" w:date="2024-04-04T14:23:00Z">
        <w:r w:rsidR="00376943">
          <w:rPr>
            <w:rFonts w:ascii="Times New Roman" w:hAnsi="Times New Roman" w:cs="Times New Roman"/>
            <w:sz w:val="24"/>
            <w:szCs w:val="24"/>
            <w:lang w:val="en-US"/>
          </w:rPr>
          <w:t>; this working model is depicted in Fig. 1.</w:t>
        </w:r>
      </w:ins>
    </w:p>
    <w:p w14:paraId="3E474FEB" w14:textId="0C6C39CD" w:rsidR="00160146" w:rsidRPr="00326CB3" w:rsidRDefault="0052496A" w:rsidP="00FF14E7">
      <w:pPr>
        <w:spacing w:line="360" w:lineRule="auto"/>
        <w:rPr>
          <w:rFonts w:ascii="Times New Roman" w:hAnsi="Times New Roman" w:cs="Times New Roman"/>
          <w:sz w:val="24"/>
          <w:szCs w:val="24"/>
          <w:lang w:val="en-US"/>
        </w:rPr>
      </w:pPr>
      <w:del w:id="119" w:author="Deiglmayr, Anne" w:date="2024-04-04T14:18:00Z">
        <w:r w:rsidDel="00CE140E">
          <w:rPr>
            <w:rFonts w:ascii="Times New Roman" w:hAnsi="Times New Roman" w:cs="Times New Roman"/>
            <w:sz w:val="24"/>
            <w:szCs w:val="24"/>
            <w:lang w:val="en-US"/>
          </w:rPr>
          <w:lastRenderedPageBreak/>
          <w:delText>,</w:delText>
        </w:r>
      </w:del>
      <w:del w:id="120" w:author="Deiglmayr, Anne" w:date="2024-04-04T14:16:00Z">
        <w:r w:rsidDel="00CE140E">
          <w:rPr>
            <w:rFonts w:ascii="Times New Roman" w:hAnsi="Times New Roman" w:cs="Times New Roman"/>
            <w:sz w:val="24"/>
            <w:szCs w:val="24"/>
            <w:lang w:val="en-US"/>
          </w:rPr>
          <w:delText xml:space="preserve"> which is why</w:delText>
        </w:r>
        <w:r w:rsidR="00B05884" w:rsidDel="00CE140E">
          <w:rPr>
            <w:rFonts w:ascii="Times New Roman" w:hAnsi="Times New Roman" w:cs="Times New Roman"/>
            <w:sz w:val="24"/>
            <w:szCs w:val="24"/>
            <w:lang w:val="en-US"/>
          </w:rPr>
          <w:delText xml:space="preserve"> the</w:delText>
        </w:r>
        <w:r w:rsidR="00731B79" w:rsidRPr="004150D5" w:rsidDel="00CE140E">
          <w:rPr>
            <w:rFonts w:ascii="Times New Roman" w:hAnsi="Times New Roman" w:cs="Times New Roman"/>
            <w:sz w:val="24"/>
            <w:szCs w:val="24"/>
            <w:lang w:val="en-US"/>
          </w:rPr>
          <w:delText xml:space="preserve"> investigation </w:delText>
        </w:r>
        <w:r w:rsidR="0090314F" w:rsidDel="00CE140E">
          <w:rPr>
            <w:rFonts w:ascii="Times New Roman" w:hAnsi="Times New Roman" w:cs="Times New Roman"/>
            <w:sz w:val="24"/>
            <w:szCs w:val="24"/>
            <w:lang w:val="en-US"/>
          </w:rPr>
          <w:delText xml:space="preserve">of teacher stress </w:delText>
        </w:r>
        <w:r w:rsidR="00731B79" w:rsidRPr="004150D5" w:rsidDel="00CE140E">
          <w:rPr>
            <w:rFonts w:ascii="Times New Roman" w:hAnsi="Times New Roman" w:cs="Times New Roman"/>
            <w:sz w:val="24"/>
            <w:szCs w:val="24"/>
            <w:lang w:val="en-US"/>
          </w:rPr>
          <w:delText xml:space="preserve">is </w:delText>
        </w:r>
        <w:r w:rsidR="00AB3D33" w:rsidDel="00CE140E">
          <w:rPr>
            <w:rFonts w:ascii="Times New Roman" w:hAnsi="Times New Roman" w:cs="Times New Roman"/>
            <w:sz w:val="24"/>
            <w:szCs w:val="24"/>
            <w:lang w:val="en-US"/>
          </w:rPr>
          <w:delText xml:space="preserve">highly </w:delText>
        </w:r>
        <w:r w:rsidR="00731B79" w:rsidRPr="004150D5" w:rsidDel="00CE140E">
          <w:rPr>
            <w:rFonts w:ascii="Times New Roman" w:hAnsi="Times New Roman" w:cs="Times New Roman"/>
            <w:sz w:val="24"/>
            <w:szCs w:val="24"/>
            <w:lang w:val="en-US"/>
          </w:rPr>
          <w:delText>relevant</w:delText>
        </w:r>
      </w:del>
      <w:del w:id="121" w:author="Deiglmayr, Anne" w:date="2024-04-04T14:18:00Z">
        <w:r w:rsidDel="00CE140E">
          <w:rPr>
            <w:rFonts w:ascii="Times New Roman" w:hAnsi="Times New Roman" w:cs="Times New Roman"/>
            <w:sz w:val="24"/>
            <w:szCs w:val="24"/>
            <w:lang w:val="en-US"/>
          </w:rPr>
          <w:delText xml:space="preserve">. </w:delText>
        </w:r>
      </w:del>
      <w:del w:id="122" w:author="Deiglmayr, Anne" w:date="2024-04-04T14:17:00Z">
        <w:r w:rsidR="00612B25" w:rsidDel="00CE140E">
          <w:rPr>
            <w:rFonts w:ascii="Times New Roman" w:hAnsi="Times New Roman" w:cs="Times New Roman"/>
            <w:sz w:val="24"/>
            <w:szCs w:val="24"/>
            <w:lang w:val="en-US"/>
          </w:rPr>
          <w:delText>As c</w:delText>
        </w:r>
        <w:r w:rsidR="00731B79" w:rsidDel="00CE140E">
          <w:rPr>
            <w:rFonts w:ascii="Times New Roman" w:hAnsi="Times New Roman" w:cs="Times New Roman"/>
            <w:sz w:val="24"/>
            <w:szCs w:val="24"/>
            <w:lang w:val="en-US"/>
          </w:rPr>
          <w:delText xml:space="preserve">lassroom disruptions </w:delText>
        </w:r>
        <w:r w:rsidR="006E605A" w:rsidDel="00CE140E">
          <w:rPr>
            <w:rFonts w:ascii="Times New Roman" w:hAnsi="Times New Roman" w:cs="Times New Roman"/>
            <w:sz w:val="24"/>
            <w:szCs w:val="24"/>
            <w:lang w:val="en-US"/>
          </w:rPr>
          <w:delText>are</w:delText>
        </w:r>
        <w:r w:rsidR="00731B79" w:rsidDel="00CE140E">
          <w:rPr>
            <w:rFonts w:ascii="Times New Roman" w:hAnsi="Times New Roman" w:cs="Times New Roman"/>
            <w:sz w:val="24"/>
            <w:szCs w:val="24"/>
            <w:lang w:val="en-US"/>
          </w:rPr>
          <w:delText xml:space="preserve"> one of the most influential stressors and key risk factors for teacher health [</w:delText>
        </w:r>
        <w:r w:rsidR="00731B79" w:rsidRPr="00415E8A" w:rsidDel="00CE140E">
          <w:rPr>
            <w:rFonts w:ascii="Times New Roman" w:hAnsi="Times New Roman" w:cs="Times New Roman"/>
            <w:sz w:val="24"/>
            <w:szCs w:val="24"/>
            <w:lang w:val="en-US"/>
          </w:rPr>
          <w:delText>@boyle1995structural</w:delText>
        </w:r>
        <w:r w:rsidR="00731B79" w:rsidDel="00CE140E">
          <w:rPr>
            <w:rFonts w:ascii="Times New Roman" w:hAnsi="Times New Roman" w:cs="Times New Roman"/>
            <w:sz w:val="24"/>
            <w:szCs w:val="24"/>
            <w:lang w:val="en-US"/>
          </w:rPr>
          <w:delText>; @</w:delText>
        </w:r>
        <w:r w:rsidR="00731B79" w:rsidRPr="00F6289B" w:rsidDel="00CE140E">
          <w:rPr>
            <w:rFonts w:ascii="Times New Roman" w:hAnsi="Times New Roman" w:cs="Times New Roman"/>
            <w:sz w:val="24"/>
            <w:szCs w:val="24"/>
            <w:lang w:val="en-US"/>
          </w:rPr>
          <w:delText>aloe2014multivariate</w:delText>
        </w:r>
        <w:r w:rsidR="00731B79" w:rsidDel="00CE140E">
          <w:rPr>
            <w:rFonts w:ascii="Times New Roman" w:hAnsi="Times New Roman" w:cs="Times New Roman"/>
            <w:sz w:val="24"/>
            <w:szCs w:val="24"/>
            <w:lang w:val="en-US"/>
          </w:rPr>
          <w:delText>]</w:delText>
        </w:r>
        <w:r w:rsidR="00612B25" w:rsidDel="00CE140E">
          <w:rPr>
            <w:rFonts w:ascii="Times New Roman" w:hAnsi="Times New Roman" w:cs="Times New Roman"/>
            <w:sz w:val="24"/>
            <w:szCs w:val="24"/>
            <w:lang w:val="en-US"/>
          </w:rPr>
          <w:delText xml:space="preserve">, the </w:delText>
        </w:r>
        <w:r w:rsidR="006E605A" w:rsidRPr="00C87058" w:rsidDel="00CE140E">
          <w:rPr>
            <w:rFonts w:ascii="Times New Roman" w:hAnsi="Times New Roman" w:cs="Times New Roman"/>
            <w:sz w:val="24"/>
            <w:szCs w:val="24"/>
            <w:lang w:val="en-US"/>
          </w:rPr>
          <w:delText>model will be explained using an example</w:delText>
        </w:r>
        <w:r w:rsidR="00687AF9" w:rsidDel="00CE140E">
          <w:rPr>
            <w:rFonts w:ascii="Times New Roman" w:hAnsi="Times New Roman" w:cs="Times New Roman"/>
            <w:sz w:val="24"/>
            <w:szCs w:val="24"/>
            <w:lang w:val="en-US"/>
          </w:rPr>
          <w:delText xml:space="preserve"> </w:delText>
        </w:r>
        <w:r w:rsidR="00DE4CA5" w:rsidDel="00CE140E">
          <w:rPr>
            <w:rFonts w:ascii="Times New Roman" w:hAnsi="Times New Roman" w:cs="Times New Roman"/>
            <w:sz w:val="24"/>
            <w:szCs w:val="24"/>
            <w:lang w:val="en-US"/>
          </w:rPr>
          <w:delText xml:space="preserve">situation </w:delText>
        </w:r>
        <w:r w:rsidR="006E605A" w:rsidRPr="00973A59" w:rsidDel="00CE140E">
          <w:rPr>
            <w:rFonts w:ascii="Times New Roman" w:hAnsi="Times New Roman" w:cs="Times New Roman"/>
            <w:sz w:val="24"/>
            <w:szCs w:val="24"/>
            <w:lang w:val="en-US"/>
          </w:rPr>
          <w:delText>based on</w:delText>
        </w:r>
        <w:r w:rsidR="00687AF9" w:rsidDel="00CE140E">
          <w:rPr>
            <w:rFonts w:ascii="Times New Roman" w:hAnsi="Times New Roman" w:cs="Times New Roman"/>
            <w:sz w:val="24"/>
            <w:szCs w:val="24"/>
            <w:lang w:val="en-US"/>
          </w:rPr>
          <w:delText xml:space="preserve"> the relevance of the issue</w:delText>
        </w:r>
        <w:r w:rsidR="00C20223" w:rsidDel="00CE140E">
          <w:rPr>
            <w:rFonts w:ascii="Times New Roman" w:hAnsi="Times New Roman" w:cs="Times New Roman"/>
            <w:sz w:val="24"/>
            <w:szCs w:val="24"/>
            <w:lang w:val="en-US"/>
          </w:rPr>
          <w:delText xml:space="preserve"> (see </w:delText>
        </w:r>
        <w:r w:rsidR="006E605A" w:rsidDel="00CE140E">
          <w:rPr>
            <w:rFonts w:ascii="Times New Roman" w:hAnsi="Times New Roman" w:cs="Times New Roman"/>
            <w:sz w:val="24"/>
            <w:szCs w:val="24"/>
            <w:lang w:val="en-US"/>
          </w:rPr>
          <w:delText>@</w:delText>
        </w:r>
        <w:r w:rsidR="006E605A" w:rsidRPr="00D34935" w:rsidDel="00CE140E">
          <w:rPr>
            <w:rFonts w:ascii="Times New Roman" w:hAnsi="Times New Roman" w:cs="Times New Roman"/>
            <w:sz w:val="24"/>
            <w:szCs w:val="24"/>
            <w:lang w:val="en-US"/>
          </w:rPr>
          <w:delText>dick2013belastung</w:delText>
        </w:r>
        <w:r w:rsidR="006E605A" w:rsidDel="00CE140E">
          <w:rPr>
            <w:rFonts w:ascii="Times New Roman" w:hAnsi="Times New Roman" w:cs="Times New Roman"/>
            <w:sz w:val="24"/>
            <w:szCs w:val="24"/>
            <w:lang w:val="en-US"/>
          </w:rPr>
          <w:delText>):</w:delText>
        </w:r>
      </w:del>
    </w:p>
    <w:p w14:paraId="56B18D72" w14:textId="77777777" w:rsidR="001E7A15" w:rsidRDefault="001E7A15" w:rsidP="005E6DA9">
      <w:pPr>
        <w:keepNext/>
        <w:spacing w:line="360" w:lineRule="auto"/>
        <w:rPr>
          <w:rFonts w:ascii="Times New Roman" w:hAnsi="Times New Roman" w:cs="Times New Roman"/>
          <w:b/>
          <w:bCs/>
          <w:sz w:val="24"/>
          <w:szCs w:val="24"/>
          <w:lang w:val="en-US"/>
        </w:rPr>
      </w:pPr>
    </w:p>
    <w:p w14:paraId="37D0CCA3" w14:textId="4356095A" w:rsidR="001E566F" w:rsidRPr="001E566F" w:rsidRDefault="001E566F" w:rsidP="005E6DA9">
      <w:pPr>
        <w:keepNext/>
        <w:spacing w:line="360" w:lineRule="auto"/>
        <w:rPr>
          <w:rFonts w:ascii="Times New Roman" w:hAnsi="Times New Roman" w:cs="Times New Roman"/>
          <w:sz w:val="24"/>
          <w:szCs w:val="24"/>
          <w:lang w:val="en-US"/>
        </w:rPr>
      </w:pPr>
      <w:r w:rsidRPr="001E566F">
        <w:rPr>
          <w:rFonts w:ascii="Times New Roman" w:hAnsi="Times New Roman" w:cs="Times New Roman"/>
          <w:b/>
          <w:bCs/>
          <w:sz w:val="24"/>
          <w:szCs w:val="24"/>
          <w:lang w:val="en-US"/>
        </w:rPr>
        <w:t xml:space="preserve">Figure </w:t>
      </w:r>
      <w:r w:rsidRPr="001E566F">
        <w:rPr>
          <w:rFonts w:ascii="Times New Roman" w:hAnsi="Times New Roman" w:cs="Times New Roman"/>
          <w:b/>
          <w:bCs/>
          <w:sz w:val="24"/>
          <w:szCs w:val="24"/>
        </w:rPr>
        <w:fldChar w:fldCharType="begin"/>
      </w:r>
      <w:r w:rsidRPr="001E566F">
        <w:rPr>
          <w:rFonts w:ascii="Times New Roman" w:hAnsi="Times New Roman" w:cs="Times New Roman"/>
          <w:b/>
          <w:bCs/>
          <w:sz w:val="24"/>
          <w:szCs w:val="24"/>
          <w:lang w:val="en-US"/>
        </w:rPr>
        <w:instrText xml:space="preserve"> SEQ Figure \* ARABIC </w:instrText>
      </w:r>
      <w:r w:rsidRPr="001E566F">
        <w:rPr>
          <w:rFonts w:ascii="Times New Roman" w:hAnsi="Times New Roman" w:cs="Times New Roman"/>
          <w:b/>
          <w:bCs/>
          <w:sz w:val="24"/>
          <w:szCs w:val="24"/>
        </w:rPr>
        <w:fldChar w:fldCharType="separate"/>
      </w:r>
      <w:r w:rsidRPr="001E566F">
        <w:rPr>
          <w:rFonts w:ascii="Times New Roman" w:hAnsi="Times New Roman" w:cs="Times New Roman"/>
          <w:b/>
          <w:bCs/>
          <w:noProof/>
          <w:sz w:val="24"/>
          <w:szCs w:val="24"/>
          <w:lang w:val="en-US"/>
        </w:rPr>
        <w:t>1</w:t>
      </w:r>
      <w:r w:rsidRPr="001E566F">
        <w:rPr>
          <w:rFonts w:ascii="Times New Roman" w:hAnsi="Times New Roman" w:cs="Times New Roman"/>
          <w:b/>
          <w:bCs/>
          <w:sz w:val="24"/>
          <w:szCs w:val="24"/>
        </w:rPr>
        <w:fldChar w:fldCharType="end"/>
      </w:r>
      <w:r w:rsidRPr="001E566F">
        <w:rPr>
          <w:rFonts w:ascii="Times New Roman" w:hAnsi="Times New Roman" w:cs="Times New Roman"/>
          <w:sz w:val="24"/>
          <w:szCs w:val="24"/>
          <w:lang w:val="en-US"/>
        </w:rPr>
        <w:t xml:space="preserve"> </w:t>
      </w:r>
    </w:p>
    <w:p w14:paraId="6047545E" w14:textId="37ABAF2B" w:rsidR="001E566F" w:rsidRPr="001E566F" w:rsidRDefault="001E566F" w:rsidP="001E566F">
      <w:pPr>
        <w:keepNext/>
        <w:spacing w:line="360" w:lineRule="auto"/>
        <w:rPr>
          <w:rFonts w:ascii="Times New Roman" w:hAnsi="Times New Roman" w:cs="Times New Roman"/>
          <w:sz w:val="24"/>
          <w:szCs w:val="24"/>
          <w:lang w:val="en-US"/>
        </w:rPr>
      </w:pPr>
      <w:commentRangeStart w:id="123"/>
      <w:r w:rsidRPr="001E566F">
        <w:rPr>
          <w:rFonts w:ascii="Times New Roman" w:hAnsi="Times New Roman" w:cs="Times New Roman"/>
          <w:sz w:val="24"/>
          <w:szCs w:val="24"/>
          <w:lang w:val="en-US"/>
        </w:rPr>
        <w:t>A Model of Teacher Stress (Adapted From van Dick 2006, p.37, Modified by the Author)</w:t>
      </w:r>
      <w:commentRangeEnd w:id="123"/>
      <w:r w:rsidR="00376943">
        <w:rPr>
          <w:rStyle w:val="Kommentarzeichen"/>
        </w:rPr>
        <w:commentReference w:id="123"/>
      </w:r>
    </w:p>
    <w:p w14:paraId="2B788969" w14:textId="7FD8B626" w:rsidR="003E2FA6" w:rsidRPr="001E566F" w:rsidRDefault="003E2FA6" w:rsidP="005E6DA9">
      <w:pPr>
        <w:keepNext/>
        <w:spacing w:line="360" w:lineRule="auto"/>
        <w:rPr>
          <w:noProof/>
          <w:lang w:val="en-US"/>
        </w:rPr>
      </w:pPr>
      <w:r>
        <w:rPr>
          <w:noProof/>
          <w:lang w:eastAsia="de-DE"/>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0E40977" w14:textId="5616E1A7" w:rsidR="00F24790" w:rsidDel="00376943" w:rsidRDefault="00CC7056" w:rsidP="00593A40">
      <w:pPr>
        <w:spacing w:line="360" w:lineRule="auto"/>
        <w:rPr>
          <w:del w:id="124" w:author="Deiglmayr, Anne" w:date="2024-04-04T14:28:00Z"/>
          <w:rFonts w:ascii="Times New Roman" w:hAnsi="Times New Roman" w:cs="Times New Roman"/>
          <w:sz w:val="24"/>
          <w:szCs w:val="24"/>
          <w:lang w:val="en-US"/>
        </w:rPr>
      </w:pPr>
      <w:commentRangeStart w:id="125"/>
      <w:r w:rsidRPr="004E10BF">
        <w:rPr>
          <w:rFonts w:ascii="Times New Roman" w:hAnsi="Times New Roman" w:cs="Times New Roman"/>
          <w:sz w:val="24"/>
          <w:szCs w:val="24"/>
          <w:lang w:val="en-US"/>
        </w:rPr>
        <w:t>A</w:t>
      </w:r>
      <w:commentRangeEnd w:id="125"/>
      <w:r w:rsidR="00376943">
        <w:rPr>
          <w:rStyle w:val="Kommentarzeichen"/>
        </w:rPr>
        <w:commentReference w:id="125"/>
      </w:r>
      <w:r w:rsidRPr="004E10BF">
        <w:rPr>
          <w:rFonts w:ascii="Times New Roman" w:hAnsi="Times New Roman" w:cs="Times New Roman"/>
          <w:sz w:val="24"/>
          <w:szCs w:val="24"/>
          <w:lang w:val="en-US"/>
        </w:rPr>
        <w:t xml:space="preserve"> </w:t>
      </w:r>
      <w:del w:id="126" w:author="Deiglmayr, Anne" w:date="2024-04-04T14:26:00Z">
        <w:r w:rsidRPr="004E10BF" w:rsidDel="00376943">
          <w:rPr>
            <w:rFonts w:ascii="Times New Roman" w:hAnsi="Times New Roman" w:cs="Times New Roman"/>
            <w:sz w:val="24"/>
            <w:szCs w:val="24"/>
            <w:lang w:val="en-US"/>
          </w:rPr>
          <w:delText xml:space="preserve">teaching unit with classroom </w:delText>
        </w:r>
        <w:r w:rsidDel="00376943">
          <w:rPr>
            <w:rFonts w:ascii="Times New Roman" w:hAnsi="Times New Roman" w:cs="Times New Roman"/>
            <w:sz w:val="24"/>
            <w:szCs w:val="24"/>
            <w:lang w:val="en-US"/>
          </w:rPr>
          <w:delText xml:space="preserve">demands such as classroom disruptions is an </w:delText>
        </w:r>
        <w:r w:rsidRPr="004E10BF" w:rsidDel="00376943">
          <w:rPr>
            <w:rFonts w:ascii="Times New Roman" w:hAnsi="Times New Roman" w:cs="Times New Roman"/>
            <w:sz w:val="24"/>
            <w:szCs w:val="24"/>
            <w:lang w:val="en-US"/>
          </w:rPr>
          <w:delText xml:space="preserve">objective </w:delText>
        </w:r>
        <w:r w:rsidDel="00376943">
          <w:rPr>
            <w:rFonts w:ascii="Times New Roman" w:hAnsi="Times New Roman" w:cs="Times New Roman"/>
            <w:sz w:val="24"/>
            <w:szCs w:val="24"/>
            <w:lang w:val="en-US"/>
          </w:rPr>
          <w:delText>aspect</w:delText>
        </w:r>
        <w:r w:rsidRPr="004E10BF" w:rsidDel="00376943">
          <w:rPr>
            <w:rFonts w:ascii="Times New Roman" w:hAnsi="Times New Roman" w:cs="Times New Roman"/>
            <w:sz w:val="24"/>
            <w:szCs w:val="24"/>
            <w:lang w:val="en-US"/>
          </w:rPr>
          <w:delText xml:space="preserve"> of </w:delText>
        </w:r>
        <w:r w:rsidR="00E57F39" w:rsidDel="00376943">
          <w:rPr>
            <w:rFonts w:ascii="Times New Roman" w:hAnsi="Times New Roman" w:cs="Times New Roman"/>
            <w:sz w:val="24"/>
            <w:szCs w:val="24"/>
            <w:lang w:val="en-US"/>
          </w:rPr>
          <w:delText>teachers’</w:delText>
        </w:r>
        <w:r w:rsidRPr="004E10BF" w:rsidDel="00376943">
          <w:rPr>
            <w:rFonts w:ascii="Times New Roman" w:hAnsi="Times New Roman" w:cs="Times New Roman"/>
            <w:sz w:val="24"/>
            <w:szCs w:val="24"/>
            <w:lang w:val="en-US"/>
          </w:rPr>
          <w:delText xml:space="preserve"> work </w:delText>
        </w:r>
        <w:r w:rsidDel="00376943">
          <w:rPr>
            <w:rFonts w:ascii="Times New Roman" w:hAnsi="Times New Roman" w:cs="Times New Roman"/>
            <w:sz w:val="24"/>
            <w:szCs w:val="24"/>
            <w:lang w:val="en-US"/>
          </w:rPr>
          <w:delText>and represents</w:delText>
        </w:r>
        <w:r w:rsidRPr="004E10BF" w:rsidDel="00376943">
          <w:rPr>
            <w:rFonts w:ascii="Times New Roman" w:hAnsi="Times New Roman" w:cs="Times New Roman"/>
            <w:sz w:val="24"/>
            <w:szCs w:val="24"/>
            <w:lang w:val="en-US"/>
          </w:rPr>
          <w:delText xml:space="preserve"> potential occupational stress factors in the teaching profession</w:delText>
        </w:r>
        <w:r w:rsidDel="00376943">
          <w:rPr>
            <w:rFonts w:ascii="Times New Roman" w:hAnsi="Times New Roman" w:cs="Times New Roman"/>
            <w:sz w:val="24"/>
            <w:szCs w:val="24"/>
            <w:lang w:val="en-US"/>
          </w:rPr>
          <w:delText xml:space="preserve"> (</w:delText>
        </w:r>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4A25AB"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r w:rsidR="00334652" w:rsidDel="00376943">
          <w:rPr>
            <w:rFonts w:ascii="Times New Roman" w:hAnsi="Times New Roman" w:cs="Times New Roman"/>
            <w:sz w:val="24"/>
            <w:szCs w:val="24"/>
            <w:lang w:val="en-US"/>
          </w:rPr>
          <w:delText>1; @</w:delText>
        </w:r>
        <w:r w:rsidR="00334652" w:rsidRPr="00D66BC1" w:rsidDel="00376943">
          <w:rPr>
            <w:rFonts w:ascii="Times New Roman" w:hAnsi="Times New Roman" w:cs="Times New Roman"/>
            <w:sz w:val="24"/>
            <w:szCs w:val="24"/>
            <w:lang w:val="en-US"/>
          </w:rPr>
          <w:delText>karner2021teachers</w:delText>
        </w:r>
        <w:r w:rsidDel="00376943">
          <w:rPr>
            <w:rFonts w:ascii="Times New Roman" w:hAnsi="Times New Roman" w:cs="Times New Roman"/>
            <w:sz w:val="24"/>
            <w:szCs w:val="24"/>
            <w:lang w:val="en-US"/>
          </w:rPr>
          <w:delText xml:space="preserve">). </w:delText>
        </w:r>
      </w:del>
      <w:r w:rsidR="00005C64" w:rsidRPr="00005C64">
        <w:rPr>
          <w:rFonts w:ascii="Times New Roman" w:hAnsi="Times New Roman" w:cs="Times New Roman"/>
          <w:sz w:val="24"/>
          <w:szCs w:val="24"/>
          <w:lang w:val="en-US"/>
        </w:rPr>
        <w:t xml:space="preserve">When </w:t>
      </w:r>
      <w:ins w:id="127" w:author="Deiglmayr, Anne" w:date="2024-04-04T14:25:00Z">
        <w:r w:rsidR="00376943">
          <w:rPr>
            <w:rFonts w:ascii="Times New Roman" w:hAnsi="Times New Roman" w:cs="Times New Roman"/>
            <w:sz w:val="24"/>
            <w:szCs w:val="24"/>
            <w:lang w:val="en-US"/>
          </w:rPr>
          <w:t xml:space="preserve">potential stressors (e.g. </w:t>
        </w:r>
      </w:ins>
      <w:r w:rsidR="00005C64" w:rsidRPr="00005C64">
        <w:rPr>
          <w:rFonts w:ascii="Times New Roman" w:hAnsi="Times New Roman" w:cs="Times New Roman"/>
          <w:sz w:val="24"/>
          <w:szCs w:val="24"/>
          <w:lang w:val="en-US"/>
        </w:rPr>
        <w:t>classroom disruptions</w:t>
      </w:r>
      <w:ins w:id="128" w:author="Deiglmayr, Anne" w:date="2024-04-04T14:25:00Z">
        <w:r w:rsidR="00376943">
          <w:rPr>
            <w:rFonts w:ascii="Times New Roman" w:hAnsi="Times New Roman" w:cs="Times New Roman"/>
            <w:sz w:val="24"/>
            <w:szCs w:val="24"/>
            <w:lang w:val="en-US"/>
          </w:rPr>
          <w:t>)</w:t>
        </w:r>
      </w:ins>
      <w:r w:rsidR="00005C64" w:rsidRPr="00005C64">
        <w:rPr>
          <w:rFonts w:ascii="Times New Roman" w:hAnsi="Times New Roman" w:cs="Times New Roman"/>
          <w:sz w:val="24"/>
          <w:szCs w:val="24"/>
          <w:lang w:val="en-US"/>
        </w:rPr>
        <w:t xml:space="preserve"> occur</w:t>
      </w:r>
      <w:ins w:id="129" w:author="Deiglmayr, Anne" w:date="2024-04-04T14:26:00Z">
        <w:r w:rsidR="00376943">
          <w:rPr>
            <w:rFonts w:ascii="Times New Roman" w:hAnsi="Times New Roman" w:cs="Times New Roman"/>
            <w:sz w:val="24"/>
            <w:szCs w:val="24"/>
            <w:lang w:val="en-US"/>
          </w:rPr>
          <w:t xml:space="preserve"> during teaching (1)</w:t>
        </w:r>
      </w:ins>
      <w:r w:rsidR="00005C64" w:rsidRPr="00005C64">
        <w:rPr>
          <w:rFonts w:ascii="Times New Roman" w:hAnsi="Times New Roman" w:cs="Times New Roman"/>
          <w:sz w:val="24"/>
          <w:szCs w:val="24"/>
          <w:lang w:val="en-US"/>
        </w:rPr>
        <w:t xml:space="preserve">, </w:t>
      </w:r>
      <w:del w:id="130" w:author="Deiglmayr, Anne" w:date="2024-04-04T14:25:00Z">
        <w:r w:rsidR="00005C64" w:rsidRPr="00005C64" w:rsidDel="00376943">
          <w:rPr>
            <w:rFonts w:ascii="Times New Roman" w:hAnsi="Times New Roman" w:cs="Times New Roman"/>
            <w:sz w:val="24"/>
            <w:szCs w:val="24"/>
            <w:lang w:val="en-US"/>
          </w:rPr>
          <w:delText xml:space="preserve">the first step is for </w:delText>
        </w:r>
      </w:del>
      <w:r w:rsidR="00005C64" w:rsidRPr="00005C64">
        <w:rPr>
          <w:rFonts w:ascii="Times New Roman" w:hAnsi="Times New Roman" w:cs="Times New Roman"/>
          <w:sz w:val="24"/>
          <w:szCs w:val="24"/>
          <w:lang w:val="en-US"/>
        </w:rPr>
        <w:t xml:space="preserve">teachers </w:t>
      </w:r>
      <w:del w:id="131" w:author="Deiglmayr, Anne" w:date="2024-04-04T14:25:00Z">
        <w:r w:rsidR="00005C64" w:rsidRPr="00005C64" w:rsidDel="00376943">
          <w:rPr>
            <w:rFonts w:ascii="Times New Roman" w:hAnsi="Times New Roman" w:cs="Times New Roman"/>
            <w:sz w:val="24"/>
            <w:szCs w:val="24"/>
            <w:lang w:val="en-US"/>
          </w:rPr>
          <w:delText xml:space="preserve">to </w:delText>
        </w:r>
      </w:del>
      <w:r w:rsidR="00005C64" w:rsidRPr="00005C64">
        <w:rPr>
          <w:rFonts w:ascii="Times New Roman" w:hAnsi="Times New Roman" w:cs="Times New Roman"/>
          <w:sz w:val="24"/>
          <w:szCs w:val="24"/>
          <w:lang w:val="en-US"/>
        </w:rPr>
        <w:t xml:space="preserve">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del w:id="132" w:author="Deiglmayr, Anne" w:date="2024-04-04T14:26:00Z">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2)</w:t>
      </w:r>
      <w:r w:rsidR="00FD04C2">
        <w:rPr>
          <w:rFonts w:ascii="Times New Roman" w:hAnsi="Times New Roman" w:cs="Times New Roman"/>
          <w:sz w:val="24"/>
          <w:szCs w:val="24"/>
          <w:lang w:val="en-US"/>
        </w:rPr>
        <w:t xml:space="preserve">. </w:t>
      </w:r>
      <w:del w:id="133" w:author="Deiglmayr, Anne" w:date="2024-04-04T14:27:00Z">
        <w:r w:rsidR="00FD04C2" w:rsidDel="00376943">
          <w:rPr>
            <w:rFonts w:ascii="Times New Roman" w:hAnsi="Times New Roman" w:cs="Times New Roman"/>
            <w:sz w:val="24"/>
            <w:szCs w:val="24"/>
            <w:lang w:val="en-US"/>
          </w:rPr>
          <w:delText xml:space="preserve">A classroom disruption can </w:delText>
        </w:r>
        <w:r w:rsidR="00334652" w:rsidDel="00376943">
          <w:rPr>
            <w:rFonts w:ascii="Times New Roman" w:hAnsi="Times New Roman" w:cs="Times New Roman"/>
            <w:sz w:val="24"/>
            <w:szCs w:val="24"/>
            <w:lang w:val="en-US"/>
          </w:rPr>
          <w:delText xml:space="preserve">therefore </w:delText>
        </w:r>
        <w:r w:rsidR="00FD04C2" w:rsidDel="00376943">
          <w:rPr>
            <w:rFonts w:ascii="Times New Roman" w:hAnsi="Times New Roman" w:cs="Times New Roman"/>
            <w:sz w:val="24"/>
            <w:szCs w:val="24"/>
            <w:lang w:val="en-US"/>
          </w:rPr>
          <w:delText xml:space="preserve">be perceived </w:delText>
        </w:r>
        <w:r w:rsidRPr="009C311C" w:rsidDel="00376943">
          <w:rPr>
            <w:rFonts w:ascii="Times New Roman" w:hAnsi="Times New Roman" w:cs="Times New Roman"/>
            <w:sz w:val="24"/>
            <w:szCs w:val="24"/>
            <w:lang w:val="en-US"/>
          </w:rPr>
          <w:delText xml:space="preserve">positively as a challenge, </w:delText>
        </w:r>
        <w:r w:rsidR="00E57F39" w:rsidDel="00376943">
          <w:rPr>
            <w:rFonts w:ascii="Times New Roman" w:hAnsi="Times New Roman" w:cs="Times New Roman"/>
            <w:sz w:val="24"/>
            <w:szCs w:val="24"/>
            <w:lang w:val="en-US"/>
          </w:rPr>
          <w:delText>consider</w:delText>
        </w:r>
        <w:r w:rsidR="00B2184E" w:rsidDel="00376943">
          <w:rPr>
            <w:rFonts w:ascii="Times New Roman" w:hAnsi="Times New Roman" w:cs="Times New Roman"/>
            <w:sz w:val="24"/>
            <w:szCs w:val="24"/>
            <w:lang w:val="en-US"/>
          </w:rPr>
          <w:delText>ed</w:delText>
        </w:r>
        <w:r w:rsidRPr="009C311C" w:rsidDel="00376943">
          <w:rPr>
            <w:rFonts w:ascii="Times New Roman" w:hAnsi="Times New Roman" w:cs="Times New Roman"/>
            <w:sz w:val="24"/>
            <w:szCs w:val="24"/>
            <w:lang w:val="en-US"/>
          </w:rPr>
          <w:delText xml:space="preserve"> to be irrelevant</w:delText>
        </w:r>
        <w:r w:rsidDel="00376943">
          <w:rPr>
            <w:rFonts w:ascii="Times New Roman" w:hAnsi="Times New Roman" w:cs="Times New Roman"/>
            <w:sz w:val="24"/>
            <w:szCs w:val="24"/>
            <w:lang w:val="en-US"/>
          </w:rPr>
          <w:delText>,</w:delText>
        </w:r>
        <w:r w:rsidRPr="009C311C" w:rsidDel="00376943">
          <w:rPr>
            <w:rFonts w:ascii="Times New Roman" w:hAnsi="Times New Roman" w:cs="Times New Roman"/>
            <w:sz w:val="24"/>
            <w:szCs w:val="24"/>
            <w:lang w:val="en-US"/>
          </w:rPr>
          <w:delText xml:space="preserve"> or negatively as a potential threat</w:delText>
        </w:r>
        <w:r w:rsidDel="00376943">
          <w:rPr>
            <w:rFonts w:ascii="Times New Roman" w:hAnsi="Times New Roman" w:cs="Times New Roman"/>
            <w:sz w:val="24"/>
            <w:szCs w:val="24"/>
            <w:lang w:val="en-US"/>
          </w:rPr>
          <w:delText xml:space="preserve">. </w:delText>
        </w:r>
        <w:r w:rsidR="00402DF7" w:rsidRPr="00402DF7" w:rsidDel="00376943">
          <w:rPr>
            <w:rFonts w:ascii="Times New Roman" w:hAnsi="Times New Roman" w:cs="Times New Roman"/>
            <w:sz w:val="24"/>
            <w:szCs w:val="24"/>
            <w:lang w:val="en-US"/>
          </w:rPr>
          <w:delText xml:space="preserve">The </w:delText>
        </w:r>
        <w:r w:rsidR="00402DF7" w:rsidDel="00376943">
          <w:rPr>
            <w:rFonts w:ascii="Times New Roman" w:hAnsi="Times New Roman" w:cs="Times New Roman"/>
            <w:sz w:val="24"/>
            <w:szCs w:val="24"/>
            <w:lang w:val="en-US"/>
          </w:rPr>
          <w:delText xml:space="preserve">stress </w:delText>
        </w:r>
        <w:r w:rsidR="00402DF7" w:rsidRPr="00402DF7" w:rsidDel="00376943">
          <w:rPr>
            <w:rFonts w:ascii="Times New Roman" w:hAnsi="Times New Roman" w:cs="Times New Roman"/>
            <w:sz w:val="24"/>
            <w:szCs w:val="24"/>
            <w:lang w:val="en-US"/>
          </w:rPr>
          <w:delText>model only continues in the last case</w:delText>
        </w:r>
        <w:r w:rsidR="00402DF7"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when</w:delText>
        </w:r>
      </w:del>
      <w:ins w:id="134" w:author="Deiglmayr, Anne" w:date="2024-04-04T14:27:00Z">
        <w:r w:rsidR="00376943">
          <w:rPr>
            <w:rFonts w:ascii="Times New Roman" w:hAnsi="Times New Roman" w:cs="Times New Roman"/>
            <w:sz w:val="24"/>
            <w:szCs w:val="24"/>
            <w:lang w:val="en-US"/>
          </w:rPr>
          <w:t>If</w:t>
        </w:r>
      </w:ins>
      <w:r>
        <w:rPr>
          <w:rFonts w:ascii="Times New Roman" w:hAnsi="Times New Roman" w:cs="Times New Roman"/>
          <w:sz w:val="24"/>
          <w:szCs w:val="24"/>
          <w:lang w:val="en-US"/>
        </w:rPr>
        <w:t xml:space="preserve"> potential stressors are </w:t>
      </w:r>
      <w:del w:id="135" w:author="Deiglmayr, Anne" w:date="2024-04-04T14:27:00Z">
        <w:r w:rsidDel="00376943">
          <w:rPr>
            <w:rFonts w:ascii="Times New Roman" w:hAnsi="Times New Roman" w:cs="Times New Roman"/>
            <w:sz w:val="24"/>
            <w:szCs w:val="24"/>
            <w:lang w:val="en-US"/>
          </w:rPr>
          <w:delText xml:space="preserve">evaluated </w:delText>
        </w:r>
      </w:del>
      <w:ins w:id="136" w:author="Deiglmayr, Anne" w:date="2024-04-04T14:27:00Z">
        <w:r w:rsidR="00376943">
          <w:rPr>
            <w:rFonts w:ascii="Times New Roman" w:hAnsi="Times New Roman" w:cs="Times New Roman"/>
            <w:sz w:val="24"/>
            <w:szCs w:val="24"/>
            <w:lang w:val="en-US"/>
          </w:rPr>
          <w:t>ju</w:t>
        </w:r>
      </w:ins>
      <w:ins w:id="137" w:author="Deiglmayr, Anne" w:date="2024-04-04T14:28:00Z">
        <w:r w:rsidR="00376943">
          <w:rPr>
            <w:rFonts w:ascii="Times New Roman" w:hAnsi="Times New Roman" w:cs="Times New Roman"/>
            <w:sz w:val="24"/>
            <w:szCs w:val="24"/>
            <w:lang w:val="en-US"/>
          </w:rPr>
          <w:t>dged as threatening, i.e.,</w:t>
        </w:r>
      </w:ins>
      <w:ins w:id="138" w:author="Deiglmayr, Anne" w:date="2024-04-04T14:27:00Z">
        <w:r w:rsidR="00376943">
          <w:rPr>
            <w:rFonts w:ascii="Times New Roman" w:hAnsi="Times New Roman" w:cs="Times New Roman"/>
            <w:sz w:val="24"/>
            <w:szCs w:val="24"/>
            <w:lang w:val="en-US"/>
          </w:rPr>
          <w:t xml:space="preserve"> </w:t>
        </w:r>
      </w:ins>
      <w:r>
        <w:rPr>
          <w:rFonts w:ascii="Times New Roman" w:hAnsi="Times New Roman" w:cs="Times New Roman"/>
          <w:sz w:val="24"/>
          <w:szCs w:val="24"/>
          <w:lang w:val="en-US"/>
        </w:rPr>
        <w:t>as actual stressors (</w:t>
      </w:r>
      <w:del w:id="139" w:author="Deiglmayr, Anne" w:date="2024-04-04T14:27:00Z">
        <w:r w:rsidR="00402DF7"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3)</w:t>
      </w:r>
      <w:ins w:id="140" w:author="Deiglmayr, Anne" w:date="2024-04-04T14:28:00Z">
        <w:r w:rsidR="00376943">
          <w:rPr>
            <w:rFonts w:ascii="Times New Roman" w:hAnsi="Times New Roman" w:cs="Times New Roman"/>
            <w:sz w:val="24"/>
            <w:szCs w:val="24"/>
            <w:lang w:val="en-US"/>
          </w:rPr>
          <w:t>,</w:t>
        </w:r>
      </w:ins>
      <w:del w:id="141" w:author="Deiglmayr, Anne" w:date="2024-04-04T14:28:00Z">
        <w:r w:rsidDel="00376943">
          <w:rPr>
            <w:rFonts w:ascii="Times New Roman" w:hAnsi="Times New Roman" w:cs="Times New Roman"/>
            <w:sz w:val="24"/>
            <w:szCs w:val="24"/>
            <w:lang w:val="en-US"/>
          </w:rPr>
          <w:delText>.</w:delText>
        </w:r>
      </w:del>
    </w:p>
    <w:p w14:paraId="15DC3902" w14:textId="3F2D71D1" w:rsidR="004D29A9" w:rsidRDefault="00CC7056" w:rsidP="00CC7056">
      <w:pPr>
        <w:spacing w:line="360" w:lineRule="auto"/>
        <w:rPr>
          <w:rFonts w:ascii="Times New Roman" w:hAnsi="Times New Roman" w:cs="Times New Roman"/>
          <w:sz w:val="24"/>
          <w:szCs w:val="24"/>
          <w:lang w:val="en-US"/>
        </w:rPr>
      </w:pPr>
      <w:del w:id="142" w:author="Deiglmayr, Anne" w:date="2024-04-04T14:28:00Z">
        <w:r w:rsidDel="00376943">
          <w:rPr>
            <w:rFonts w:ascii="Times New Roman" w:hAnsi="Times New Roman" w:cs="Times New Roman"/>
            <w:sz w:val="24"/>
            <w:szCs w:val="24"/>
            <w:lang w:val="en-US"/>
          </w:rPr>
          <w:delText>In the next step, during</w:delText>
        </w:r>
        <w:r w:rsidRPr="00ED68F8" w:rsidDel="00376943">
          <w:rPr>
            <w:rFonts w:ascii="Times New Roman" w:hAnsi="Times New Roman" w:cs="Times New Roman"/>
            <w:sz w:val="24"/>
            <w:szCs w:val="24"/>
            <w:lang w:val="en-US"/>
          </w:rPr>
          <w:delText xml:space="preserve"> the second </w:delText>
        </w:r>
        <w:r w:rsidR="00402DF7" w:rsidDel="00376943">
          <w:rPr>
            <w:rFonts w:ascii="Times New Roman" w:hAnsi="Times New Roman" w:cs="Times New Roman"/>
            <w:sz w:val="24"/>
            <w:szCs w:val="24"/>
            <w:lang w:val="en-US"/>
          </w:rPr>
          <w:delText xml:space="preserve">subjective </w:delText>
        </w:r>
        <w:r w:rsidRPr="00ED68F8" w:rsidDel="00376943">
          <w:rPr>
            <w:rFonts w:ascii="Times New Roman" w:hAnsi="Times New Roman" w:cs="Times New Roman"/>
            <w:sz w:val="24"/>
            <w:szCs w:val="24"/>
            <w:lang w:val="en-US"/>
          </w:rPr>
          <w:delText>appraisal</w:delText>
        </w:r>
        <w:r w:rsidDel="00376943">
          <w:rPr>
            <w:rFonts w:ascii="Times New Roman" w:hAnsi="Times New Roman" w:cs="Times New Roman"/>
            <w:sz w:val="24"/>
            <w:szCs w:val="24"/>
            <w:lang w:val="en-US"/>
          </w:rPr>
          <w:delText xml:space="preserve"> (</w:delText>
        </w:r>
        <w:r w:rsidR="007E334E" w:rsidDel="00376943">
          <w:rPr>
            <w:rFonts w:ascii="Times New Roman" w:hAnsi="Times New Roman" w:cs="Times New Roman"/>
            <w:sz w:val="24"/>
            <w:szCs w:val="24"/>
            <w:lang w:val="en-US"/>
          </w:rPr>
          <w:delText xml:space="preserve">see </w:delText>
        </w:r>
        <w:r w:rsidR="003408EC"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3408EC"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box 4)</w:delText>
        </w:r>
        <w:r w:rsidRPr="00ED68F8" w:rsidDel="00376943">
          <w:rPr>
            <w:rFonts w:ascii="Times New Roman" w:hAnsi="Times New Roman" w:cs="Times New Roman"/>
            <w:sz w:val="24"/>
            <w:szCs w:val="24"/>
            <w:lang w:val="en-US"/>
          </w:rPr>
          <w:delText xml:space="preserve">, </w:delText>
        </w:r>
      </w:del>
      <w:r w:rsidRPr="00ED68F8">
        <w:rPr>
          <w:rFonts w:ascii="Times New Roman" w:hAnsi="Times New Roman" w:cs="Times New Roman"/>
          <w:sz w:val="24"/>
          <w:szCs w:val="24"/>
          <w:lang w:val="en-US"/>
        </w:rPr>
        <w:t>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w:t>
      </w:r>
      <w:del w:id="143" w:author="Deiglmayr, Anne" w:date="2024-04-04T14:29:00Z">
        <w:r w:rsidRPr="00ED68F8" w:rsidDel="00737B33">
          <w:rPr>
            <w:rFonts w:ascii="Times New Roman" w:hAnsi="Times New Roman" w:cs="Times New Roman"/>
            <w:sz w:val="24"/>
            <w:szCs w:val="24"/>
            <w:lang w:val="en-US"/>
          </w:rPr>
          <w:delText xml:space="preserve">available to </w:delText>
        </w:r>
        <w:r w:rsidR="00B53462" w:rsidDel="00737B33">
          <w:rPr>
            <w:rFonts w:ascii="Times New Roman" w:hAnsi="Times New Roman" w:cs="Times New Roman"/>
            <w:sz w:val="24"/>
            <w:szCs w:val="24"/>
            <w:lang w:val="en-US"/>
          </w:rPr>
          <w:delText>feel confident in</w:delText>
        </w:r>
      </w:del>
      <w:ins w:id="144" w:author="Deiglmayr, Anne" w:date="2024-04-04T14:29:00Z">
        <w:r w:rsidR="00737B33">
          <w:rPr>
            <w:rFonts w:ascii="Times New Roman" w:hAnsi="Times New Roman" w:cs="Times New Roman"/>
            <w:sz w:val="24"/>
            <w:szCs w:val="24"/>
            <w:lang w:val="en-US"/>
          </w:rPr>
          <w:t>for</w:t>
        </w:r>
      </w:ins>
      <w:r w:rsidR="00B53462">
        <w:rPr>
          <w:rFonts w:ascii="Times New Roman" w:hAnsi="Times New Roman" w:cs="Times New Roman"/>
          <w:sz w:val="24"/>
          <w:szCs w:val="24"/>
          <w:lang w:val="en-US"/>
        </w:rPr>
        <w:t xml:space="preserve"> </w:t>
      </w:r>
      <w:del w:id="145" w:author="Deiglmayr, Anne" w:date="2024-04-04T14:29:00Z">
        <w:r w:rsidR="00B53462" w:rsidDel="00737B33">
          <w:rPr>
            <w:rFonts w:ascii="Times New Roman" w:hAnsi="Times New Roman" w:cs="Times New Roman"/>
            <w:sz w:val="24"/>
            <w:szCs w:val="24"/>
            <w:lang w:val="en-US"/>
          </w:rPr>
          <w:delText>dealing</w:delText>
        </w:r>
        <w:r w:rsidRPr="00ED68F8" w:rsidDel="00737B33">
          <w:rPr>
            <w:rFonts w:ascii="Times New Roman" w:hAnsi="Times New Roman" w:cs="Times New Roman"/>
            <w:sz w:val="24"/>
            <w:szCs w:val="24"/>
            <w:lang w:val="en-US"/>
          </w:rPr>
          <w:delText xml:space="preserve"> </w:delText>
        </w:r>
      </w:del>
      <w:ins w:id="146" w:author="Deiglmayr, Anne" w:date="2024-04-04T14:29:00Z">
        <w:r w:rsidR="00737B33">
          <w:rPr>
            <w:rFonts w:ascii="Times New Roman" w:hAnsi="Times New Roman" w:cs="Times New Roman"/>
            <w:sz w:val="24"/>
            <w:szCs w:val="24"/>
            <w:lang w:val="en-US"/>
          </w:rPr>
          <w:t>coping</w:t>
        </w:r>
        <w:r w:rsidR="00737B33" w:rsidRPr="00ED68F8">
          <w:rPr>
            <w:rFonts w:ascii="Times New Roman" w:hAnsi="Times New Roman" w:cs="Times New Roman"/>
            <w:sz w:val="24"/>
            <w:szCs w:val="24"/>
            <w:lang w:val="en-US"/>
          </w:rPr>
          <w:t xml:space="preserve"> </w:t>
        </w:r>
      </w:ins>
      <w:r w:rsidRPr="00ED68F8">
        <w:rPr>
          <w:rFonts w:ascii="Times New Roman" w:hAnsi="Times New Roman" w:cs="Times New Roman"/>
          <w:sz w:val="24"/>
          <w:szCs w:val="24"/>
          <w:lang w:val="en-US"/>
        </w:rPr>
        <w:t>with the stressor</w:t>
      </w:r>
      <w:del w:id="147" w:author="Deiglmayr, Anne" w:date="2024-04-04T14:29:00Z">
        <w:r w:rsidDel="00737B33">
          <w:rPr>
            <w:rFonts w:ascii="Times New Roman" w:hAnsi="Times New Roman" w:cs="Times New Roman"/>
            <w:sz w:val="24"/>
            <w:szCs w:val="24"/>
            <w:lang w:val="en-US"/>
          </w:rPr>
          <w:delText>s</w:delText>
        </w:r>
      </w:del>
      <w:ins w:id="148" w:author="Deiglmayr, Anne" w:date="2024-04-04T14:28:00Z">
        <w:r w:rsidR="00376943">
          <w:rPr>
            <w:rFonts w:ascii="Times New Roman" w:hAnsi="Times New Roman" w:cs="Times New Roman"/>
            <w:sz w:val="24"/>
            <w:szCs w:val="24"/>
            <w:lang w:val="en-US"/>
          </w:rPr>
          <w:t xml:space="preserve"> (4)</w:t>
        </w:r>
      </w:ins>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Start w:id="149"/>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commentRangeEnd w:id="149"/>
      <w:r w:rsidR="00CC1117">
        <w:rPr>
          <w:rStyle w:val="Kommentarzeichen"/>
        </w:rPr>
        <w:commentReference w:id="149"/>
      </w:r>
    </w:p>
    <w:p w14:paraId="4C2D05F1" w14:textId="75AFF02B" w:rsidR="004D29A9" w:rsidRDefault="002C57B9" w:rsidP="00CC7056">
      <w:pPr>
        <w:spacing w:line="360" w:lineRule="auto"/>
        <w:rPr>
          <w:rFonts w:ascii="Times New Roman" w:hAnsi="Times New Roman" w:cs="Times New Roman"/>
          <w:sz w:val="24"/>
          <w:szCs w:val="24"/>
          <w:lang w:val="en-US"/>
        </w:rPr>
      </w:pPr>
      <w:commentRangeStart w:id="150"/>
      <w:r>
        <w:rPr>
          <w:rFonts w:ascii="Times New Roman" w:hAnsi="Times New Roman" w:cs="Times New Roman"/>
          <w:sz w:val="24"/>
          <w:szCs w:val="24"/>
          <w:lang w:val="en-US"/>
        </w:rPr>
        <w:lastRenderedPageBreak/>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w:t>
      </w:r>
      <w:del w:id="151" w:author="G K" w:date="2024-04-03T23:01:00Z">
        <w:r w:rsidR="004D29A9" w:rsidDel="003E1B68">
          <w:rPr>
            <w:rFonts w:ascii="Times New Roman" w:hAnsi="Times New Roman" w:cs="Times New Roman"/>
            <w:sz w:val="24"/>
            <w:szCs w:val="24"/>
            <w:lang w:val="en-US"/>
          </w:rPr>
          <w:delText>Accordingly, e</w:delText>
        </w:r>
      </w:del>
      <w:ins w:id="152" w:author="G K" w:date="2024-04-03T23:01:00Z">
        <w:r w:rsidR="003E1B68">
          <w:rPr>
            <w:rFonts w:ascii="Times New Roman" w:hAnsi="Times New Roman" w:cs="Times New Roman"/>
            <w:sz w:val="24"/>
            <w:szCs w:val="24"/>
            <w:lang w:val="en-US"/>
          </w:rPr>
          <w:t>E</w:t>
        </w:r>
      </w:ins>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he teaching profession seems to be very demanding and stressful</w:t>
      </w:r>
      <w:r w:rsidR="00385547">
        <w:rPr>
          <w:rFonts w:ascii="Times New Roman" w:hAnsi="Times New Roman" w:cs="Times New Roman"/>
          <w:sz w:val="24"/>
          <w:szCs w:val="24"/>
          <w:lang w:val="en-US"/>
        </w:rPr>
        <w:t xml:space="preserve"> [@</w:t>
      </w:r>
      <w:r w:rsidR="00385547" w:rsidRPr="00385547">
        <w:rPr>
          <w:rFonts w:ascii="Times New Roman" w:hAnsi="Times New Roman" w:cs="Times New Roman"/>
          <w:sz w:val="24"/>
          <w:szCs w:val="24"/>
          <w:lang w:val="en-US"/>
        </w:rPr>
        <w:t>schmidt2017makes</w:t>
      </w:r>
      <w:r w:rsidR="00385547">
        <w:rPr>
          <w:rFonts w:ascii="Times New Roman" w:hAnsi="Times New Roman" w:cs="Times New Roman"/>
          <w:sz w:val="24"/>
          <w:szCs w:val="24"/>
          <w:lang w:val="en-US"/>
        </w:rPr>
        <w:t>]</w:t>
      </w:r>
      <w:r w:rsidR="004D29A9" w:rsidRPr="00EA6390">
        <w:rPr>
          <w:rFonts w:ascii="Times New Roman" w:hAnsi="Times New Roman" w:cs="Times New Roman"/>
          <w:sz w:val="24"/>
          <w:szCs w:val="24"/>
          <w:lang w:val="en-US"/>
        </w:rPr>
        <w:t xml:space="preserve">. </w:t>
      </w:r>
      <w:del w:id="153" w:author="G K" w:date="2024-04-03T23:02:00Z">
        <w:r w:rsidR="004D29A9" w:rsidRPr="00EA6390" w:rsidDel="003E1B68">
          <w:rPr>
            <w:rFonts w:ascii="Times New Roman" w:hAnsi="Times New Roman" w:cs="Times New Roman"/>
            <w:sz w:val="24"/>
            <w:szCs w:val="24"/>
            <w:lang w:val="en-US"/>
          </w:rPr>
          <w:delText>In particular</w:delText>
        </w:r>
      </w:del>
      <w:ins w:id="154" w:author="G K" w:date="2024-04-03T23:02:00Z">
        <w:r w:rsidR="003E1B68">
          <w:rPr>
            <w:rFonts w:ascii="Times New Roman" w:hAnsi="Times New Roman" w:cs="Times New Roman"/>
            <w:sz w:val="24"/>
            <w:szCs w:val="24"/>
            <w:lang w:val="en-US"/>
          </w:rPr>
          <w:t xml:space="preserve">During </w:t>
        </w:r>
      </w:ins>
      <w:del w:id="155" w:author="G K" w:date="2024-04-03T23:02:00Z">
        <w:r w:rsidR="004D29A9" w:rsidRPr="00EA6390" w:rsidDel="003E1B68">
          <w:rPr>
            <w:rFonts w:ascii="Times New Roman" w:hAnsi="Times New Roman" w:cs="Times New Roman"/>
            <w:sz w:val="24"/>
            <w:szCs w:val="24"/>
            <w:lang w:val="en-US"/>
          </w:rPr>
          <w:delText xml:space="preserve"> </w:delText>
        </w:r>
      </w:del>
      <w:r w:rsidR="004D29A9" w:rsidRPr="00EA6390">
        <w:rPr>
          <w:rFonts w:ascii="Times New Roman" w:hAnsi="Times New Roman" w:cs="Times New Roman"/>
          <w:sz w:val="24"/>
          <w:szCs w:val="24"/>
          <w:lang w:val="en-US"/>
        </w:rPr>
        <w:t>the first five years</w:t>
      </w:r>
      <w:ins w:id="156" w:author="G K" w:date="2024-04-03T23:02:00Z">
        <w:r w:rsidR="003E1B68">
          <w:rPr>
            <w:rFonts w:ascii="Times New Roman" w:hAnsi="Times New Roman" w:cs="Times New Roman"/>
            <w:sz w:val="24"/>
            <w:szCs w:val="24"/>
            <w:lang w:val="en-US"/>
          </w:rPr>
          <w:t xml:space="preserve"> in the teaching profession</w:t>
        </w:r>
      </w:ins>
      <w:r w:rsidR="004D29A9" w:rsidRPr="00EA6390">
        <w:rPr>
          <w:rFonts w:ascii="Times New Roman" w:hAnsi="Times New Roman" w:cs="Times New Roman"/>
          <w:sz w:val="24"/>
          <w:szCs w:val="24"/>
          <w:lang w:val="en-US"/>
        </w:rPr>
        <w:t xml:space="preserve">, between 40 and 50 percent of beginning teachers change careers for a </w:t>
      </w:r>
      <w:commentRangeStart w:id="157"/>
      <w:r w:rsidR="004D29A9" w:rsidRPr="00EA6390">
        <w:rPr>
          <w:rFonts w:ascii="Times New Roman" w:hAnsi="Times New Roman" w:cs="Times New Roman"/>
          <w:sz w:val="24"/>
          <w:szCs w:val="24"/>
          <w:lang w:val="en-US"/>
        </w:rPr>
        <w:t xml:space="preserve">variety of reasons </w:t>
      </w:r>
      <w:commentRangeEnd w:id="157"/>
      <w:r w:rsidR="003E1B68">
        <w:rPr>
          <w:rStyle w:val="Kommentarzeichen"/>
        </w:rPr>
        <w:commentReference w:id="157"/>
      </w:r>
      <w:r w:rsidR="004D29A9" w:rsidRPr="00EA6390">
        <w:rPr>
          <w:rFonts w:ascii="Times New Roman" w:hAnsi="Times New Roman" w:cs="Times New Roman"/>
          <w:sz w:val="24"/>
          <w:szCs w:val="24"/>
          <w:lang w:val="en-US"/>
        </w:rPr>
        <w:t xml:space="preserve">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commentRangeEnd w:id="150"/>
      <w:r w:rsidR="00CC1117">
        <w:rPr>
          <w:rStyle w:val="Kommentarzeichen"/>
        </w:rPr>
        <w:commentReference w:id="150"/>
      </w:r>
    </w:p>
    <w:p w14:paraId="2EE34F51" w14:textId="0D4465E2"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del w:id="158" w:author="Deiglmayr, Anne" w:date="2024-04-04T14:31:00Z">
        <w:r w:rsidR="004D29A9" w:rsidDel="00CC1117">
          <w:rPr>
            <w:rFonts w:ascii="Times New Roman" w:hAnsi="Times New Roman" w:cs="Times New Roman"/>
            <w:sz w:val="24"/>
            <w:szCs w:val="24"/>
            <w:lang w:val="en-US"/>
          </w:rPr>
          <w:delText xml:space="preserve">see </w:delText>
        </w:r>
        <w:r w:rsidR="003408EC" w:rsidDel="00CC1117">
          <w:rPr>
            <w:rFonts w:ascii="Times New Roman" w:hAnsi="Times New Roman" w:cs="Times New Roman"/>
            <w:sz w:val="24"/>
            <w:szCs w:val="24"/>
            <w:lang w:val="en-US"/>
          </w:rPr>
          <w:delText>Fig 1.</w:delText>
        </w:r>
        <w:r w:rsidR="00A44A1D" w:rsidDel="00CC1117">
          <w:rPr>
            <w:rFonts w:ascii="Times New Roman" w:hAnsi="Times New Roman" w:cs="Times New Roman"/>
            <w:sz w:val="24"/>
            <w:szCs w:val="24"/>
            <w:lang w:val="en-US"/>
          </w:rPr>
          <w:delText>,</w:delText>
        </w:r>
        <w:r w:rsidR="003408EC"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del w:id="159" w:author="Deiglmayr, Anne" w:date="2024-04-04T14:31:00Z">
        <w:r w:rsidR="00A44A1D"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w:t>
      </w:r>
      <w:del w:id="160" w:author="Deiglmayr, Anne" w:date="2024-04-04T14:32:00Z">
        <w:r w:rsidR="00302527" w:rsidDel="00CC1117">
          <w:rPr>
            <w:rFonts w:ascii="Times New Roman" w:hAnsi="Times New Roman" w:cs="Times New Roman"/>
            <w:sz w:val="24"/>
            <w:szCs w:val="24"/>
            <w:lang w:val="en-US"/>
          </w:rPr>
          <w:delText xml:space="preserve">see Fig. 1, box </w:delText>
        </w:r>
      </w:del>
      <w:r w:rsidR="00302527">
        <w:rPr>
          <w:rFonts w:ascii="Times New Roman" w:hAnsi="Times New Roman" w:cs="Times New Roman"/>
          <w:sz w:val="24"/>
          <w:szCs w:val="24"/>
          <w:lang w:val="en-US"/>
        </w:rPr>
        <w:t>7).</w:t>
      </w:r>
    </w:p>
    <w:p w14:paraId="1BCE0EDC" w14:textId="63C627FB" w:rsidR="002E49F7" w:rsidDel="00CC1117" w:rsidRDefault="00CC7056" w:rsidP="00CC7056">
      <w:pPr>
        <w:spacing w:line="360" w:lineRule="auto"/>
        <w:rPr>
          <w:del w:id="161" w:author="Deiglmayr, Anne" w:date="2024-04-04T14:32:00Z"/>
          <w:rFonts w:ascii="Times New Roman" w:hAnsi="Times New Roman" w:cs="Times New Roman"/>
          <w:sz w:val="24"/>
          <w:szCs w:val="24"/>
          <w:lang w:val="en-US"/>
        </w:rPr>
      </w:pPr>
      <w:del w:id="162" w:author="Deiglmayr, Anne" w:date="2024-04-04T14:32:00Z">
        <w:r w:rsidRPr="00982D42" w:rsidDel="00CC1117">
          <w:rPr>
            <w:rFonts w:ascii="Times New Roman" w:hAnsi="Times New Roman" w:cs="Times New Roman"/>
            <w:sz w:val="24"/>
            <w:szCs w:val="24"/>
            <w:lang w:val="en-US"/>
          </w:rPr>
          <w:delText xml:space="preserve">For our research goals, we are particularly interested </w:delText>
        </w:r>
        <w:r w:rsidDel="00CC1117">
          <w:rPr>
            <w:rFonts w:ascii="Times New Roman" w:hAnsi="Times New Roman" w:cs="Times New Roman"/>
            <w:sz w:val="24"/>
            <w:szCs w:val="24"/>
            <w:lang w:val="en-US"/>
          </w:rPr>
          <w:delText>in potential stressors in the classroom such as classroom disruptions (</w:delText>
        </w:r>
        <w:r w:rsidR="00302527"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1)</w:delText>
        </w:r>
        <w:r w:rsidR="00291633" w:rsidDel="00CC1117">
          <w:rPr>
            <w:rFonts w:ascii="Times New Roman" w:hAnsi="Times New Roman" w:cs="Times New Roman"/>
            <w:sz w:val="24"/>
            <w:szCs w:val="24"/>
            <w:lang w:val="en-US"/>
          </w:rPr>
          <w:delText xml:space="preserve">, </w:delText>
        </w:r>
        <w:r w:rsidR="00CF6483" w:rsidRPr="00CF6483" w:rsidDel="00CC1117">
          <w:rPr>
            <w:rFonts w:ascii="Times New Roman" w:hAnsi="Times New Roman" w:cs="Times New Roman"/>
            <w:sz w:val="24"/>
            <w:szCs w:val="24"/>
            <w:lang w:val="en-US"/>
          </w:rPr>
          <w:delText>the different appraisal processes, how disruptive disruption</w:delText>
        </w:r>
        <w:r w:rsidR="004A6847" w:rsidDel="00CC1117">
          <w:rPr>
            <w:rFonts w:ascii="Times New Roman" w:hAnsi="Times New Roman" w:cs="Times New Roman"/>
            <w:sz w:val="24"/>
            <w:szCs w:val="24"/>
            <w:lang w:val="en-US"/>
          </w:rPr>
          <w:delText xml:space="preserve">s are </w:delText>
        </w:r>
        <w:r w:rsidR="00CF6483" w:rsidRPr="00CF6483" w:rsidDel="00CC1117">
          <w:rPr>
            <w:rFonts w:ascii="Times New Roman" w:hAnsi="Times New Roman" w:cs="Times New Roman"/>
            <w:sz w:val="24"/>
            <w:szCs w:val="24"/>
            <w:lang w:val="en-US"/>
          </w:rPr>
          <w:delText>perceived</w:delText>
        </w:r>
        <w:r w:rsidR="00CF6483" w:rsidDel="00CC1117">
          <w:rPr>
            <w:rFonts w:ascii="Times New Roman" w:hAnsi="Times New Roman" w:cs="Times New Roman"/>
            <w:sz w:val="24"/>
            <w:szCs w:val="24"/>
            <w:lang w:val="en-US"/>
          </w:rPr>
          <w:delText xml:space="preserve"> (see Fig. 1, box 2),</w:delText>
        </w:r>
        <w:r w:rsidR="00CF6483" w:rsidRPr="00CF6483" w:rsidDel="00CC1117">
          <w:rPr>
            <w:rFonts w:ascii="Times New Roman" w:hAnsi="Times New Roman" w:cs="Times New Roman"/>
            <w:sz w:val="24"/>
            <w:szCs w:val="24"/>
            <w:lang w:val="en-US"/>
          </w:rPr>
          <w:delText xml:space="preserve"> and how confident teachers feel in </w:delText>
        </w:r>
        <w:r w:rsidR="004A6847" w:rsidDel="00CC1117">
          <w:rPr>
            <w:rFonts w:ascii="Times New Roman" w:hAnsi="Times New Roman" w:cs="Times New Roman"/>
            <w:sz w:val="24"/>
            <w:szCs w:val="24"/>
            <w:lang w:val="en-US"/>
          </w:rPr>
          <w:delText>coping</w:delText>
        </w:r>
        <w:r w:rsidR="00CF6483" w:rsidRPr="00CF6483" w:rsidDel="00CC1117">
          <w:rPr>
            <w:rFonts w:ascii="Times New Roman" w:hAnsi="Times New Roman" w:cs="Times New Roman"/>
            <w:sz w:val="24"/>
            <w:szCs w:val="24"/>
            <w:lang w:val="en-US"/>
          </w:rPr>
          <w:delText xml:space="preserve"> with </w:delText>
        </w:r>
        <w:r w:rsidR="004A6847" w:rsidDel="00CC1117">
          <w:rPr>
            <w:rFonts w:ascii="Times New Roman" w:hAnsi="Times New Roman" w:cs="Times New Roman"/>
            <w:sz w:val="24"/>
            <w:szCs w:val="24"/>
            <w:lang w:val="en-US"/>
          </w:rPr>
          <w:delText>them</w:delText>
        </w:r>
        <w:r w:rsidR="00CF6483" w:rsidDel="00CC1117">
          <w:rPr>
            <w:rFonts w:ascii="Times New Roman" w:hAnsi="Times New Roman" w:cs="Times New Roman"/>
            <w:sz w:val="24"/>
            <w:szCs w:val="24"/>
            <w:lang w:val="en-US"/>
          </w:rPr>
          <w:delText xml:space="preserve"> (see Fig. 1, box 4)</w:delText>
        </w:r>
        <w:r w:rsidR="00CC69FE" w:rsidDel="00CC1117">
          <w:rPr>
            <w:rFonts w:ascii="Times New Roman" w:hAnsi="Times New Roman" w:cs="Times New Roman"/>
            <w:sz w:val="24"/>
            <w:szCs w:val="24"/>
            <w:lang w:val="en-US"/>
          </w:rPr>
          <w:delText xml:space="preserve">. In addition to the </w:delText>
        </w:r>
        <w:r w:rsidR="00E66903" w:rsidDel="00CC1117">
          <w:rPr>
            <w:rFonts w:ascii="Times New Roman" w:hAnsi="Times New Roman" w:cs="Times New Roman"/>
            <w:sz w:val="24"/>
            <w:szCs w:val="24"/>
            <w:lang w:val="en-US"/>
          </w:rPr>
          <w:delText>teaching experience (see Fig. 1, upper box)</w:delText>
        </w:r>
        <w:r w:rsidR="00CC69FE" w:rsidDel="00CC1117">
          <w:rPr>
            <w:rFonts w:ascii="Times New Roman" w:hAnsi="Times New Roman" w:cs="Times New Roman"/>
            <w:sz w:val="24"/>
            <w:szCs w:val="24"/>
            <w:lang w:val="en-US"/>
          </w:rPr>
          <w:delText xml:space="preserve">, we want to investigate </w:delText>
        </w:r>
        <w:r w:rsidR="00E66903" w:rsidDel="00CC1117">
          <w:rPr>
            <w:rFonts w:ascii="Times New Roman" w:hAnsi="Times New Roman" w:cs="Times New Roman"/>
            <w:sz w:val="24"/>
            <w:szCs w:val="24"/>
            <w:lang w:val="en-US"/>
          </w:rPr>
          <w:delText>the</w:delText>
        </w:r>
        <w:r w:rsidDel="00CC1117">
          <w:rPr>
            <w:rFonts w:ascii="Times New Roman" w:hAnsi="Times New Roman" w:cs="Times New Roman"/>
            <w:sz w:val="24"/>
            <w:szCs w:val="24"/>
            <w:lang w:val="en-US"/>
          </w:rPr>
          <w:delText xml:space="preserve"> impact </w:delText>
        </w:r>
        <w:r w:rsidR="00E66903" w:rsidDel="00CC1117">
          <w:rPr>
            <w:rFonts w:ascii="Times New Roman" w:hAnsi="Times New Roman" w:cs="Times New Roman"/>
            <w:sz w:val="24"/>
            <w:szCs w:val="24"/>
            <w:lang w:val="en-US"/>
          </w:rPr>
          <w:delText xml:space="preserve">of these aspects </w:delText>
        </w:r>
        <w:r w:rsidDel="00CC1117">
          <w:rPr>
            <w:rFonts w:ascii="Times New Roman" w:hAnsi="Times New Roman" w:cs="Times New Roman"/>
            <w:sz w:val="24"/>
            <w:szCs w:val="24"/>
            <w:lang w:val="en-US"/>
          </w:rPr>
          <w:delText xml:space="preserve">on the </w:delText>
        </w:r>
        <w:r w:rsidRPr="00982D42" w:rsidDel="00CC1117">
          <w:rPr>
            <w:rFonts w:ascii="Times New Roman" w:hAnsi="Times New Roman" w:cs="Times New Roman"/>
            <w:sz w:val="24"/>
            <w:szCs w:val="24"/>
            <w:lang w:val="en-US"/>
          </w:rPr>
          <w:delText>physiological component</w:delText>
        </w:r>
        <w:r w:rsidDel="00CC1117">
          <w:rPr>
            <w:rFonts w:ascii="Times New Roman" w:hAnsi="Times New Roman" w:cs="Times New Roman"/>
            <w:sz w:val="24"/>
            <w:szCs w:val="24"/>
            <w:lang w:val="en-US"/>
          </w:rPr>
          <w:delText xml:space="preserve"> </w:delText>
        </w:r>
        <w:r w:rsidRPr="00982D42" w:rsidDel="00CC1117">
          <w:rPr>
            <w:rFonts w:ascii="Times New Roman" w:hAnsi="Times New Roman" w:cs="Times New Roman"/>
            <w:sz w:val="24"/>
            <w:szCs w:val="24"/>
            <w:lang w:val="en-US"/>
          </w:rPr>
          <w:delText xml:space="preserve">in </w:delText>
        </w:r>
        <w:r w:rsidDel="00CC1117">
          <w:rPr>
            <w:rFonts w:ascii="Times New Roman" w:hAnsi="Times New Roman" w:cs="Times New Roman"/>
            <w:sz w:val="24"/>
            <w:szCs w:val="24"/>
            <w:lang w:val="en-US"/>
          </w:rPr>
          <w:delText>terms of an</w:delText>
        </w:r>
        <w:r w:rsidRPr="00982D42" w:rsidDel="00CC1117">
          <w:rPr>
            <w:rFonts w:ascii="Times New Roman" w:hAnsi="Times New Roman" w:cs="Times New Roman"/>
            <w:sz w:val="24"/>
            <w:szCs w:val="24"/>
            <w:lang w:val="en-US"/>
          </w:rPr>
          <w:delText xml:space="preserve"> increased </w:delText>
        </w:r>
        <w:r w:rsidDel="00CC1117">
          <w:rPr>
            <w:rFonts w:ascii="Times New Roman" w:hAnsi="Times New Roman" w:cs="Times New Roman"/>
            <w:sz w:val="24"/>
            <w:szCs w:val="24"/>
            <w:lang w:val="en-US"/>
          </w:rPr>
          <w:delText>HR</w:delText>
        </w:r>
        <w:r w:rsidRPr="00982D42"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w:delText>
        </w:r>
        <w:r w:rsidR="007E1D56"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6)</w:delText>
        </w:r>
        <w:r w:rsidRPr="00982D42" w:rsidDel="00CC1117">
          <w:rPr>
            <w:rFonts w:ascii="Times New Roman" w:hAnsi="Times New Roman" w:cs="Times New Roman"/>
            <w:sz w:val="24"/>
            <w:szCs w:val="24"/>
            <w:lang w:val="en-US"/>
          </w:rPr>
          <w:delText>, which can be interpreted as an indicator of stress based on existing research</w:delText>
        </w:r>
        <w:r w:rsidDel="00CC1117">
          <w:rPr>
            <w:rFonts w:ascii="Times New Roman" w:hAnsi="Times New Roman" w:cs="Times New Roman"/>
            <w:sz w:val="24"/>
            <w:szCs w:val="24"/>
            <w:lang w:val="en-US"/>
          </w:rPr>
          <w:delText xml:space="preserve"> [@</w:delText>
        </w:r>
        <w:r w:rsidRPr="00E531CC" w:rsidDel="00CC1117">
          <w:rPr>
            <w:rFonts w:ascii="Times New Roman" w:hAnsi="Times New Roman" w:cs="Times New Roman"/>
            <w:sz w:val="24"/>
            <w:szCs w:val="24"/>
            <w:lang w:val="en-US"/>
          </w:rPr>
          <w:delText>clays2011perception</w:delText>
        </w:r>
        <w:r w:rsidDel="00CC1117">
          <w:rPr>
            <w:rFonts w:ascii="Times New Roman" w:hAnsi="Times New Roman" w:cs="Times New Roman"/>
            <w:sz w:val="24"/>
            <w:szCs w:val="24"/>
            <w:lang w:val="en-US"/>
          </w:rPr>
          <w:delText>; @</w:delText>
        </w:r>
        <w:r w:rsidRPr="00D01A4A" w:rsidDel="00CC1117">
          <w:rPr>
            <w:rFonts w:ascii="Times New Roman" w:hAnsi="Times New Roman" w:cs="Times New Roman"/>
            <w:sz w:val="24"/>
            <w:szCs w:val="24"/>
            <w:lang w:val="en-US"/>
          </w:rPr>
          <w:delText>schubert2009effects</w:delText>
        </w:r>
        <w:r w:rsidDel="00CC1117">
          <w:rPr>
            <w:rFonts w:ascii="Times New Roman" w:hAnsi="Times New Roman" w:cs="Times New Roman"/>
            <w:sz w:val="24"/>
            <w:szCs w:val="24"/>
            <w:lang w:val="en-US"/>
          </w:rPr>
          <w:delText xml:space="preserve">]. </w:delText>
        </w:r>
      </w:del>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52C61296" w:rsidR="00347B4A" w:rsidDel="00CC1117" w:rsidRDefault="00C53505" w:rsidP="00F66834">
      <w:pPr>
        <w:spacing w:line="360" w:lineRule="auto"/>
        <w:rPr>
          <w:del w:id="163" w:author="Deiglmayr, Anne" w:date="2024-04-04T14:33:00Z"/>
          <w:rFonts w:ascii="Times New Roman" w:hAnsi="Times New Roman" w:cs="Times New Roman"/>
          <w:sz w:val="24"/>
          <w:szCs w:val="24"/>
          <w:lang w:val="en-US"/>
        </w:rPr>
      </w:pPr>
      <w:del w:id="164" w:author="Deiglmayr, Anne" w:date="2024-04-04T14:33:00Z">
        <w:r w:rsidDel="00CC1117">
          <w:rPr>
            <w:rFonts w:ascii="Times New Roman" w:hAnsi="Times New Roman" w:cs="Times New Roman"/>
            <w:sz w:val="24"/>
            <w:szCs w:val="24"/>
            <w:lang w:val="en-US"/>
          </w:rPr>
          <w:delText>To</w:delText>
        </w:r>
        <w:r w:rsidRPr="0016025A" w:rsidDel="00CC1117">
          <w:rPr>
            <w:rFonts w:ascii="Times New Roman" w:hAnsi="Times New Roman" w:cs="Times New Roman"/>
            <w:sz w:val="24"/>
            <w:szCs w:val="24"/>
            <w:lang w:val="en-US"/>
          </w:rPr>
          <w:delText xml:space="preserve"> better understand the interlinking</w:delText>
        </w:r>
        <w:r w:rsidDel="00CC1117">
          <w:rPr>
            <w:rFonts w:ascii="Times New Roman" w:hAnsi="Times New Roman" w:cs="Times New Roman"/>
            <w:sz w:val="24"/>
            <w:szCs w:val="24"/>
            <w:lang w:val="en-US"/>
          </w:rPr>
          <w:delText xml:space="preserve"> </w:delText>
        </w:r>
      </w:del>
      <w:ins w:id="165" w:author="G K" w:date="2024-04-03T23:05:00Z">
        <w:del w:id="166" w:author="Deiglmayr, Anne" w:date="2024-04-04T14:33:00Z">
          <w:r w:rsidR="003E1B68" w:rsidDel="00CC1117">
            <w:rPr>
              <w:rFonts w:ascii="Times New Roman" w:hAnsi="Times New Roman" w:cs="Times New Roman"/>
              <w:sz w:val="24"/>
              <w:szCs w:val="24"/>
              <w:lang w:val="en-US"/>
            </w:rPr>
            <w:delText xml:space="preserve">interplay </w:delText>
          </w:r>
        </w:del>
      </w:ins>
      <w:del w:id="167" w:author="Deiglmayr, Anne" w:date="2024-04-04T14:33:00Z">
        <w:r w:rsidDel="00CC1117">
          <w:rPr>
            <w:rFonts w:ascii="Times New Roman" w:hAnsi="Times New Roman" w:cs="Times New Roman"/>
            <w:sz w:val="24"/>
            <w:szCs w:val="24"/>
            <w:lang w:val="en-US"/>
          </w:rPr>
          <w:delText xml:space="preserve">of these facets </w:delText>
        </w:r>
      </w:del>
      <w:ins w:id="168" w:author="G K" w:date="2024-04-03T23:05:00Z">
        <w:del w:id="169" w:author="Deiglmayr, Anne" w:date="2024-04-04T14:33:00Z">
          <w:r w:rsidR="003E1B68" w:rsidDel="00CC1117">
            <w:rPr>
              <w:rFonts w:ascii="Times New Roman" w:hAnsi="Times New Roman" w:cs="Times New Roman"/>
              <w:sz w:val="24"/>
              <w:szCs w:val="24"/>
              <w:lang w:val="en-US"/>
            </w:rPr>
            <w:delText xml:space="preserve">aspects </w:delText>
          </w:r>
        </w:del>
      </w:ins>
      <w:del w:id="170" w:author="Deiglmayr, Anne" w:date="2024-04-04T14:33:00Z">
        <w:r w:rsidDel="00CC1117">
          <w:rPr>
            <w:rFonts w:ascii="Times New Roman" w:hAnsi="Times New Roman" w:cs="Times New Roman"/>
            <w:sz w:val="24"/>
            <w:szCs w:val="24"/>
            <w:lang w:val="en-US"/>
          </w:rPr>
          <w:delText>and the cause</w:delText>
        </w:r>
      </w:del>
      <w:ins w:id="171" w:author="G K" w:date="2024-04-03T23:05:00Z">
        <w:del w:id="172" w:author="Deiglmayr, Anne" w:date="2024-04-04T14:33:00Z">
          <w:r w:rsidR="003E1B68" w:rsidDel="00CC1117">
            <w:rPr>
              <w:rFonts w:ascii="Times New Roman" w:hAnsi="Times New Roman" w:cs="Times New Roman"/>
              <w:sz w:val="24"/>
              <w:szCs w:val="24"/>
              <w:lang w:val="en-US"/>
            </w:rPr>
            <w:delText>s</w:delText>
          </w:r>
        </w:del>
      </w:ins>
      <w:del w:id="173" w:author="Deiglmayr, Anne" w:date="2024-04-04T14:33:00Z">
        <w:r w:rsidDel="00CC1117">
          <w:rPr>
            <w:rFonts w:ascii="Times New Roman" w:hAnsi="Times New Roman" w:cs="Times New Roman"/>
            <w:sz w:val="24"/>
            <w:szCs w:val="24"/>
            <w:lang w:val="en-US"/>
          </w:rPr>
          <w:delText xml:space="preserve"> of teacher stress</w:delText>
        </w:r>
        <w:r w:rsidRPr="0016025A" w:rsidDel="00CC1117">
          <w:rPr>
            <w:rFonts w:ascii="Times New Roman" w:hAnsi="Times New Roman" w:cs="Times New Roman"/>
            <w:sz w:val="24"/>
            <w:szCs w:val="24"/>
            <w:lang w:val="en-US"/>
          </w:rPr>
          <w:delText xml:space="preserve">, </w:delText>
        </w:r>
        <w:r w:rsidRPr="002B6487" w:rsidDel="00CC1117">
          <w:rPr>
            <w:rFonts w:ascii="Times New Roman" w:hAnsi="Times New Roman" w:cs="Times New Roman"/>
            <w:sz w:val="24"/>
            <w:szCs w:val="24"/>
            <w:lang w:val="en-US"/>
          </w:rPr>
          <w:delText xml:space="preserve">@wettstein2021 </w:delText>
        </w:r>
        <w:r w:rsidDel="00CC1117">
          <w:rPr>
            <w:rFonts w:ascii="Times New Roman" w:hAnsi="Times New Roman" w:cs="Times New Roman"/>
            <w:sz w:val="24"/>
            <w:szCs w:val="24"/>
            <w:lang w:val="en-US"/>
          </w:rPr>
          <w:delText xml:space="preserve">recommended </w:delText>
        </w:r>
        <w:r w:rsidRPr="002B6487" w:rsidDel="00CC1117">
          <w:rPr>
            <w:rFonts w:ascii="Times New Roman" w:hAnsi="Times New Roman" w:cs="Times New Roman"/>
            <w:sz w:val="24"/>
            <w:szCs w:val="24"/>
            <w:lang w:val="en-US"/>
          </w:rPr>
          <w:delText>measuring physiological parameters before, during as well as after teaching.</w:delText>
        </w:r>
        <w:r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For this reason, it is particularly important to look at the course of teachers</w:delText>
        </w:r>
        <w:r w:rsidR="00B07712"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HR, for example by recording measures not only during the teaching unit but also before and after the strain phase.</w:delText>
        </w:r>
        <w:r w:rsidR="00347B4A" w:rsidDel="00CC1117">
          <w:rPr>
            <w:rFonts w:ascii="Times New Roman" w:hAnsi="Times New Roman" w:cs="Times New Roman"/>
            <w:sz w:val="24"/>
            <w:szCs w:val="24"/>
            <w:lang w:val="en-US"/>
          </w:rPr>
          <w:delText xml:space="preserve"> </w:delText>
        </w:r>
        <w:r w:rsidR="00156E98" w:rsidRPr="00585193" w:rsidDel="00CC1117">
          <w:rPr>
            <w:rFonts w:ascii="Times New Roman" w:hAnsi="Times New Roman" w:cs="Times New Roman"/>
            <w:sz w:val="24"/>
            <w:szCs w:val="24"/>
            <w:lang w:val="en-US"/>
          </w:rPr>
          <w:delText xml:space="preserve">In the following section, we will </w:delText>
        </w:r>
        <w:r w:rsidR="00081153" w:rsidDel="00CC1117">
          <w:rPr>
            <w:rFonts w:ascii="Times New Roman" w:hAnsi="Times New Roman" w:cs="Times New Roman"/>
            <w:sz w:val="24"/>
            <w:szCs w:val="24"/>
            <w:lang w:val="en-US"/>
          </w:rPr>
          <w:delText xml:space="preserve">therefore </w:delText>
        </w:r>
        <w:r w:rsidR="00156E98" w:rsidRPr="00585193" w:rsidDel="00CC1117">
          <w:rPr>
            <w:rFonts w:ascii="Times New Roman" w:hAnsi="Times New Roman" w:cs="Times New Roman"/>
            <w:sz w:val="24"/>
            <w:szCs w:val="24"/>
            <w:lang w:val="en-US"/>
          </w:rPr>
          <w:delText xml:space="preserve">outline certain studies relevant to our research question that </w:delText>
        </w:r>
        <w:r w:rsidR="00156E98" w:rsidDel="00CC1117">
          <w:rPr>
            <w:rFonts w:ascii="Times New Roman" w:hAnsi="Times New Roman" w:cs="Times New Roman"/>
            <w:sz w:val="24"/>
            <w:szCs w:val="24"/>
            <w:lang w:val="en-US"/>
          </w:rPr>
          <w:delText>recorded teachers’ HR</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with</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 xml:space="preserve">studies </w:delText>
        </w:r>
        <w:r w:rsidR="00136D5C" w:rsidDel="00CC1117">
          <w:rPr>
            <w:rFonts w:ascii="Times New Roman" w:hAnsi="Times New Roman" w:cs="Times New Roman"/>
            <w:sz w:val="24"/>
            <w:szCs w:val="24"/>
            <w:lang w:val="en-US"/>
          </w:rPr>
          <w:delText xml:space="preserve">first </w:delText>
        </w:r>
        <w:r w:rsidR="00624833" w:rsidDel="00CC1117">
          <w:rPr>
            <w:rFonts w:ascii="Times New Roman" w:hAnsi="Times New Roman" w:cs="Times New Roman"/>
            <w:sz w:val="24"/>
            <w:szCs w:val="24"/>
            <w:lang w:val="en-US"/>
          </w:rPr>
          <w:delText>that used</w:delText>
        </w:r>
        <w:r w:rsidR="00156E98" w:rsidRPr="00DB120C" w:rsidDel="00CC1117">
          <w:rPr>
            <w:rFonts w:ascii="Times New Roman" w:hAnsi="Times New Roman" w:cs="Times New Roman"/>
            <w:sz w:val="24"/>
            <w:szCs w:val="24"/>
            <w:lang w:val="en-US"/>
          </w:rPr>
          <w:delText xml:space="preserve"> expensive and </w:delText>
        </w:r>
        <w:r w:rsidR="00156E98" w:rsidDel="00CC1117">
          <w:rPr>
            <w:rFonts w:ascii="Times New Roman" w:hAnsi="Times New Roman" w:cs="Times New Roman"/>
            <w:sz w:val="24"/>
            <w:szCs w:val="24"/>
            <w:lang w:val="en-US"/>
          </w:rPr>
          <w:delText>intrusive</w:delText>
        </w:r>
        <w:r w:rsidR="00156E98" w:rsidRPr="00DB120C" w:rsidDel="00CC1117">
          <w:rPr>
            <w:rFonts w:ascii="Times New Roman" w:hAnsi="Times New Roman" w:cs="Times New Roman"/>
            <w:sz w:val="24"/>
            <w:szCs w:val="24"/>
            <w:lang w:val="en-US"/>
          </w:rPr>
          <w:delText xml:space="preserve"> </w:delText>
        </w:r>
        <w:r w:rsidR="00156E98" w:rsidRPr="0041116A" w:rsidDel="00CC1117">
          <w:rPr>
            <w:rFonts w:ascii="Times New Roman" w:hAnsi="Times New Roman" w:cs="Times New Roman"/>
            <w:sz w:val="24"/>
            <w:szCs w:val="24"/>
            <w:lang w:val="en-US"/>
          </w:rPr>
          <w:delText>ECG</w:delText>
        </w:r>
        <w:r w:rsidR="00156E98" w:rsidRPr="00585193" w:rsidDel="00CC1117">
          <w:rPr>
            <w:rFonts w:ascii="Times New Roman" w:hAnsi="Times New Roman" w:cs="Times New Roman"/>
            <w:sz w:val="24"/>
            <w:szCs w:val="24"/>
            <w:lang w:val="en-US"/>
          </w:rPr>
          <w:delText xml:space="preserve">, before moving on to studies that used wearables with PPG. </w:delText>
        </w:r>
      </w:del>
    </w:p>
    <w:p w14:paraId="6F8F0C6D" w14:textId="7232D8E4" w:rsidR="00F66834" w:rsidRDefault="004827A2" w:rsidP="00F66834">
      <w:pPr>
        <w:spacing w:line="360" w:lineRule="auto"/>
        <w:rPr>
          <w:rFonts w:ascii="Times New Roman" w:hAnsi="Times New Roman" w:cs="Times New Roman"/>
          <w:sz w:val="24"/>
          <w:szCs w:val="24"/>
          <w:lang w:val="en-US"/>
        </w:rPr>
      </w:pPr>
      <w:del w:id="174" w:author="Deiglmayr, Anne" w:date="2024-04-04T14:34:00Z">
        <w:r w:rsidDel="00CC1117">
          <w:rPr>
            <w:rFonts w:ascii="Times New Roman" w:hAnsi="Times New Roman" w:cs="Times New Roman"/>
            <w:sz w:val="24"/>
            <w:szCs w:val="24"/>
            <w:lang w:val="en-US"/>
          </w:rPr>
          <w:delText xml:space="preserve">The results </w:delText>
        </w:r>
        <w:r w:rsidR="00347B4A" w:rsidDel="00CC1117">
          <w:rPr>
            <w:rFonts w:ascii="Times New Roman" w:hAnsi="Times New Roman" w:cs="Times New Roman"/>
            <w:sz w:val="24"/>
            <w:szCs w:val="24"/>
            <w:lang w:val="en-US"/>
          </w:rPr>
          <w:delText xml:space="preserve">of </w:delText>
        </w:r>
      </w:del>
      <w:del w:id="175" w:author="Deiglmayr, Anne" w:date="2024-04-04T14:33:00Z">
        <w:r w:rsidR="00347B4A" w:rsidDel="00CC1117">
          <w:rPr>
            <w:rFonts w:ascii="Times New Roman" w:hAnsi="Times New Roman" w:cs="Times New Roman"/>
            <w:sz w:val="24"/>
            <w:szCs w:val="24"/>
            <w:lang w:val="en-US"/>
          </w:rPr>
          <w:delText xml:space="preserve">the </w:delText>
        </w:r>
      </w:del>
      <w:ins w:id="176" w:author="Deiglmayr, Anne" w:date="2024-04-04T14:33:00Z">
        <w:r w:rsidR="00CC1117">
          <w:rPr>
            <w:rFonts w:ascii="Times New Roman" w:hAnsi="Times New Roman" w:cs="Times New Roman"/>
            <w:sz w:val="24"/>
            <w:szCs w:val="24"/>
            <w:lang w:val="en-US"/>
          </w:rPr>
          <w:t xml:space="preserve">ECG </w:t>
        </w:r>
      </w:ins>
      <w:r w:rsidR="00347B4A">
        <w:rPr>
          <w:rFonts w:ascii="Times New Roman" w:hAnsi="Times New Roman" w:cs="Times New Roman"/>
          <w:sz w:val="24"/>
          <w:szCs w:val="24"/>
          <w:lang w:val="en-US"/>
        </w:rPr>
        <w:t xml:space="preserve">studies </w:t>
      </w:r>
      <w:del w:id="177" w:author="Deiglmayr, Anne" w:date="2024-04-04T14:33:00Z">
        <w:r w:rsidR="007521D9" w:rsidDel="00CC1117">
          <w:rPr>
            <w:rFonts w:ascii="Times New Roman" w:hAnsi="Times New Roman" w:cs="Times New Roman"/>
            <w:sz w:val="24"/>
            <w:szCs w:val="24"/>
            <w:lang w:val="en-US"/>
          </w:rPr>
          <w:delText xml:space="preserve">using ECG </w:delText>
        </w:r>
      </w:del>
      <w:ins w:id="178" w:author="Deiglmayr, Anne" w:date="2024-04-04T14:34:00Z">
        <w:r w:rsidR="00CC1117">
          <w:rPr>
            <w:rFonts w:ascii="Times New Roman" w:hAnsi="Times New Roman" w:cs="Times New Roman"/>
            <w:sz w:val="24"/>
            <w:szCs w:val="24"/>
            <w:lang w:val="en-US"/>
          </w:rPr>
          <w:t xml:space="preserve">have </w:t>
        </w:r>
      </w:ins>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del w:id="179" w:author="Deiglmayr, Anne" w:date="2024-04-04T14:34:00Z">
        <w:r w:rsidR="00026841" w:rsidDel="00CC1117">
          <w:rPr>
            <w:rFonts w:ascii="Times New Roman" w:hAnsi="Times New Roman" w:cs="Times New Roman"/>
            <w:sz w:val="24"/>
            <w:szCs w:val="24"/>
            <w:lang w:val="en-US"/>
          </w:rPr>
          <w:delText xml:space="preserve">as an indicator </w:delText>
        </w:r>
        <w:r w:rsidR="0041341C" w:rsidDel="00CC1117">
          <w:rPr>
            <w:rFonts w:ascii="Times New Roman" w:hAnsi="Times New Roman" w:cs="Times New Roman"/>
            <w:sz w:val="24"/>
            <w:szCs w:val="24"/>
            <w:lang w:val="en-US"/>
          </w:rPr>
          <w:delText xml:space="preserve">of stress </w:delText>
        </w:r>
      </w:del>
      <w:r w:rsidR="007168CA" w:rsidRPr="0065685A">
        <w:rPr>
          <w:rFonts w:ascii="Times New Roman" w:hAnsi="Times New Roman" w:cs="Times New Roman"/>
          <w:sz w:val="24"/>
          <w:szCs w:val="24"/>
          <w:lang w:val="en-US"/>
        </w:rPr>
        <w:t xml:space="preserve">can be used to </w:t>
      </w:r>
      <w:commentRangeStart w:id="180"/>
      <w:r w:rsidR="007168CA" w:rsidRPr="0065685A">
        <w:rPr>
          <w:rFonts w:ascii="Times New Roman" w:hAnsi="Times New Roman" w:cs="Times New Roman"/>
          <w:sz w:val="24"/>
          <w:szCs w:val="24"/>
          <w:lang w:val="en-US"/>
        </w:rPr>
        <w:t xml:space="preserve">map </w:t>
      </w:r>
      <w:del w:id="181" w:author="Deiglmayr, Anne" w:date="2024-04-04T14:34:00Z">
        <w:r w:rsidR="007168CA" w:rsidRPr="0065685A" w:rsidDel="00CC1117">
          <w:rPr>
            <w:rFonts w:ascii="Times New Roman" w:hAnsi="Times New Roman" w:cs="Times New Roman"/>
            <w:sz w:val="24"/>
            <w:szCs w:val="24"/>
            <w:lang w:val="en-US"/>
          </w:rPr>
          <w:delText xml:space="preserve">different </w:delText>
        </w:r>
      </w:del>
      <w:ins w:id="182" w:author="Deiglmayr, Anne" w:date="2024-04-04T14:34:00Z">
        <w:r w:rsidR="00CC1117">
          <w:rPr>
            <w:rFonts w:ascii="Times New Roman" w:hAnsi="Times New Roman" w:cs="Times New Roman"/>
            <w:sz w:val="24"/>
            <w:szCs w:val="24"/>
            <w:lang w:val="en-US"/>
          </w:rPr>
          <w:t>changes in</w:t>
        </w:r>
        <w:r w:rsidR="00CC1117" w:rsidRPr="0065685A">
          <w:rPr>
            <w:rFonts w:ascii="Times New Roman" w:hAnsi="Times New Roman" w:cs="Times New Roman"/>
            <w:sz w:val="24"/>
            <w:szCs w:val="24"/>
            <w:lang w:val="en-US"/>
          </w:rPr>
          <w:t xml:space="preserve"> </w:t>
        </w:r>
      </w:ins>
      <w:r w:rsidR="00356D14">
        <w:rPr>
          <w:rFonts w:ascii="Times New Roman" w:hAnsi="Times New Roman" w:cs="Times New Roman"/>
          <w:sz w:val="24"/>
          <w:szCs w:val="24"/>
          <w:lang w:val="en-US"/>
        </w:rPr>
        <w:t xml:space="preserve">HR </w:t>
      </w:r>
      <w:del w:id="183" w:author="Deiglmayr, Anne" w:date="2024-04-04T14:34:00Z">
        <w:r w:rsidR="007168CA" w:rsidDel="00CC1117">
          <w:rPr>
            <w:rFonts w:ascii="Times New Roman" w:hAnsi="Times New Roman" w:cs="Times New Roman"/>
            <w:sz w:val="24"/>
            <w:szCs w:val="24"/>
            <w:lang w:val="en-US"/>
          </w:rPr>
          <w:delText>courses</w:delText>
        </w:r>
        <w:r w:rsidR="007168CA" w:rsidRPr="0065685A" w:rsidDel="00CC1117">
          <w:rPr>
            <w:rFonts w:ascii="Times New Roman" w:hAnsi="Times New Roman" w:cs="Times New Roman"/>
            <w:sz w:val="24"/>
            <w:szCs w:val="24"/>
            <w:lang w:val="en-US"/>
          </w:rPr>
          <w:delText xml:space="preserve"> </w:delText>
        </w:r>
      </w:del>
      <w:r w:rsidR="007168CA" w:rsidRPr="0065685A">
        <w:rPr>
          <w:rFonts w:ascii="Times New Roman" w:hAnsi="Times New Roman" w:cs="Times New Roman"/>
          <w:sz w:val="24"/>
          <w:szCs w:val="24"/>
          <w:lang w:val="en-US"/>
        </w:rPr>
        <w:t>during teaching</w:t>
      </w:r>
      <w:r w:rsidR="00D72273">
        <w:rPr>
          <w:rFonts w:ascii="Times New Roman" w:hAnsi="Times New Roman" w:cs="Times New Roman"/>
          <w:sz w:val="24"/>
          <w:szCs w:val="24"/>
          <w:lang w:val="en-US"/>
        </w:rPr>
        <w:t xml:space="preserve"> </w:t>
      </w:r>
      <w:del w:id="184" w:author="Deiglmayr, Anne" w:date="2024-04-04T14:34:00Z">
        <w:r w:rsidR="00673DCB" w:rsidDel="00CC1117">
          <w:rPr>
            <w:rFonts w:ascii="Times New Roman" w:hAnsi="Times New Roman" w:cs="Times New Roman"/>
            <w:sz w:val="24"/>
            <w:szCs w:val="24"/>
            <w:lang w:val="en-US"/>
          </w:rPr>
          <w:delText xml:space="preserve">depending </w:delText>
        </w:r>
      </w:del>
      <w:r w:rsidR="00673DCB">
        <w:rPr>
          <w:rFonts w:ascii="Times New Roman" w:hAnsi="Times New Roman" w:cs="Times New Roman"/>
          <w:sz w:val="24"/>
          <w:szCs w:val="24"/>
          <w:lang w:val="en-US"/>
        </w:rPr>
        <w:t>on</w:t>
      </w:r>
      <w:ins w:id="185" w:author="Deiglmayr, Anne" w:date="2024-04-04T14:35:00Z">
        <w:r w:rsidR="00CC1117">
          <w:rPr>
            <w:rFonts w:ascii="Times New Roman" w:hAnsi="Times New Roman" w:cs="Times New Roman"/>
            <w:sz w:val="24"/>
            <w:szCs w:val="24"/>
            <w:lang w:val="en-US"/>
          </w:rPr>
          <w:t>to stressors experienced by</w:t>
        </w:r>
      </w:ins>
      <w:r w:rsidR="00673DCB">
        <w:rPr>
          <w:rFonts w:ascii="Times New Roman" w:hAnsi="Times New Roman" w:cs="Times New Roman"/>
          <w:sz w:val="24"/>
          <w:szCs w:val="24"/>
          <w:lang w:val="en-US"/>
        </w:rPr>
        <w:t xml:space="preserve"> </w:t>
      </w:r>
      <w:del w:id="186" w:author="Deiglmayr, Anne" w:date="2024-04-04T14:34:00Z">
        <w:r w:rsidR="00673DCB" w:rsidDel="00CC1117">
          <w:rPr>
            <w:rFonts w:ascii="Times New Roman" w:hAnsi="Times New Roman" w:cs="Times New Roman"/>
            <w:sz w:val="24"/>
            <w:szCs w:val="24"/>
            <w:lang w:val="en-US"/>
          </w:rPr>
          <w:delText xml:space="preserve">the </w:delText>
        </w:r>
      </w:del>
      <w:r w:rsidR="00D320CE">
        <w:rPr>
          <w:rFonts w:ascii="Times New Roman" w:hAnsi="Times New Roman" w:cs="Times New Roman"/>
          <w:sz w:val="24"/>
          <w:szCs w:val="24"/>
          <w:lang w:val="en-US"/>
        </w:rPr>
        <w:t>teachers</w:t>
      </w:r>
      <w:del w:id="187" w:author="Deiglmayr, Anne" w:date="2024-04-04T14:35:00Z">
        <w:r w:rsidR="00D320CE" w:rsidDel="00CC1117">
          <w:rPr>
            <w:rFonts w:ascii="Times New Roman" w:hAnsi="Times New Roman" w:cs="Times New Roman"/>
            <w:sz w:val="24"/>
            <w:szCs w:val="24"/>
            <w:lang w:val="en-US"/>
          </w:rPr>
          <w:delText xml:space="preserve">’ </w:delText>
        </w:r>
        <w:r w:rsidR="00673DCB" w:rsidDel="00CC1117">
          <w:rPr>
            <w:rFonts w:ascii="Times New Roman" w:hAnsi="Times New Roman" w:cs="Times New Roman"/>
            <w:sz w:val="24"/>
            <w:szCs w:val="24"/>
            <w:lang w:val="en-US"/>
          </w:rPr>
          <w:delText>activity</w:delText>
        </w:r>
      </w:del>
      <w:commentRangeEnd w:id="180"/>
      <w:r w:rsidR="00CC1117">
        <w:rPr>
          <w:rStyle w:val="Kommentarzeichen"/>
        </w:rPr>
        <w:commentReference w:id="180"/>
      </w:r>
      <w:r w:rsidR="00C31521">
        <w:rPr>
          <w:rFonts w:ascii="Times New Roman" w:hAnsi="Times New Roman" w:cs="Times New Roman"/>
          <w:sz w:val="24"/>
          <w:szCs w:val="24"/>
          <w:lang w:val="en-US"/>
        </w:rPr>
        <w:t xml:space="preserve">. </w:t>
      </w:r>
      <w:del w:id="188" w:author="Deiglmayr, Anne" w:date="2024-04-04T14:35:00Z">
        <w:r w:rsidR="00E529DD" w:rsidDel="00CC1117">
          <w:rPr>
            <w:rFonts w:ascii="Times New Roman" w:hAnsi="Times New Roman" w:cs="Times New Roman"/>
            <w:sz w:val="24"/>
            <w:szCs w:val="24"/>
            <w:lang w:val="en-US"/>
          </w:rPr>
          <w:delText xml:space="preserve">The </w:delText>
        </w:r>
      </w:del>
      <w:ins w:id="189" w:author="Deiglmayr, Anne" w:date="2024-04-04T14:35:00Z">
        <w:r w:rsidR="00CC1117">
          <w:rPr>
            <w:rFonts w:ascii="Times New Roman" w:hAnsi="Times New Roman" w:cs="Times New Roman"/>
            <w:sz w:val="24"/>
            <w:szCs w:val="24"/>
            <w:lang w:val="en-US"/>
          </w:rPr>
          <w:t xml:space="preserve">For example, </w:t>
        </w:r>
      </w:ins>
      <w:r w:rsidR="00E529DD">
        <w:rPr>
          <w:rFonts w:ascii="Times New Roman" w:hAnsi="Times New Roman" w:cs="Times New Roman"/>
          <w:sz w:val="24"/>
          <w:szCs w:val="24"/>
          <w:lang w:val="en-US"/>
        </w:rPr>
        <w:t xml:space="preserve">HR increased </w:t>
      </w:r>
      <w:del w:id="190" w:author="Deiglmayr, Anne" w:date="2024-04-04T14:35:00Z">
        <w:r w:rsidR="00D51776" w:rsidRPr="00D51776" w:rsidDel="00CC1117">
          <w:rPr>
            <w:rFonts w:ascii="Times New Roman" w:hAnsi="Times New Roman" w:cs="Times New Roman"/>
            <w:sz w:val="24"/>
            <w:szCs w:val="24"/>
            <w:lang w:val="en-US"/>
          </w:rPr>
          <w:delText xml:space="preserve">especially </w:delText>
        </w:r>
      </w:del>
      <w:r w:rsidR="00D51776" w:rsidRPr="00D51776">
        <w:rPr>
          <w:rFonts w:ascii="Times New Roman" w:hAnsi="Times New Roman" w:cs="Times New Roman"/>
          <w:sz w:val="24"/>
          <w:szCs w:val="24"/>
          <w:lang w:val="en-US"/>
        </w:rPr>
        <w:t>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lastRenderedPageBreak/>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w:t>
      </w:r>
      <w:del w:id="191" w:author="Deiglmayr, Anne" w:date="2024-04-04T14:36:00Z">
        <w:r w:rsidR="00E82BC5" w:rsidRPr="00747A71" w:rsidDel="00CC1117">
          <w:rPr>
            <w:rFonts w:ascii="Times New Roman" w:hAnsi="Times New Roman" w:cs="Times New Roman"/>
            <w:sz w:val="24"/>
            <w:szCs w:val="24"/>
            <w:lang w:val="en-US"/>
          </w:rPr>
          <w:delText xml:space="preserve">that the first lesson is linked to </w:delText>
        </w:r>
      </w:del>
      <w:r w:rsidR="00E82BC5" w:rsidRPr="00747A71">
        <w:rPr>
          <w:rFonts w:ascii="Times New Roman" w:hAnsi="Times New Roman" w:cs="Times New Roman"/>
          <w:sz w:val="24"/>
          <w:szCs w:val="24"/>
          <w:lang w:val="en-US"/>
        </w:rPr>
        <w:t xml:space="preserve">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HR</w:t>
      </w:r>
      <w:ins w:id="192" w:author="Deiglmayr, Anne" w:date="2024-04-04T14:36:00Z">
        <w:r w:rsidR="00CC1117">
          <w:rPr>
            <w:rFonts w:ascii="Times New Roman" w:hAnsi="Times New Roman" w:cs="Times New Roman"/>
            <w:sz w:val="24"/>
            <w:szCs w:val="24"/>
            <w:lang w:val="en-US"/>
          </w:rPr>
          <w:t xml:space="preserve"> during teaching</w:t>
        </w:r>
      </w:ins>
      <w:r w:rsidR="00E82BC5">
        <w:rPr>
          <w:rFonts w:ascii="Times New Roman" w:hAnsi="Times New Roman" w:cs="Times New Roman"/>
          <w:sz w:val="24"/>
          <w:szCs w:val="24"/>
          <w:lang w:val="en-US"/>
        </w:rPr>
        <w:t xml:space="preserve">. The </w:t>
      </w:r>
      <w:r w:rsidR="00E82BC5" w:rsidRPr="00747A71">
        <w:rPr>
          <w:rFonts w:ascii="Times New Roman" w:hAnsi="Times New Roman" w:cs="Times New Roman"/>
          <w:sz w:val="24"/>
          <w:szCs w:val="24"/>
          <w:lang w:val="en-US"/>
        </w:rPr>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w:t>
      </w:r>
      <w:ins w:id="193" w:author="Deiglmayr, Anne" w:date="2024-04-04T14:37:00Z">
        <w:r w:rsidR="00CC1117">
          <w:rPr>
            <w:rFonts w:ascii="Times New Roman" w:hAnsi="Times New Roman" w:cs="Times New Roman"/>
            <w:sz w:val="24"/>
            <w:szCs w:val="24"/>
            <w:lang w:val="en-US"/>
          </w:rPr>
          <w:t>. The authors interpret this result as showing</w:t>
        </w:r>
      </w:ins>
      <w:r w:rsidR="00E82BC5" w:rsidRPr="00360890">
        <w:rPr>
          <w:rFonts w:ascii="Times New Roman" w:hAnsi="Times New Roman" w:cs="Times New Roman"/>
          <w:sz w:val="24"/>
          <w:szCs w:val="24"/>
          <w:lang w:val="en-US"/>
        </w:rPr>
        <w:t xml:space="preserve"> </w:t>
      </w:r>
      <w:del w:id="194" w:author="Deiglmayr, Anne" w:date="2024-04-04T14:37:00Z">
        <w:r w:rsidR="00E82BC5" w:rsidRPr="00360890" w:rsidDel="00CC1117">
          <w:rPr>
            <w:rFonts w:ascii="Times New Roman" w:hAnsi="Times New Roman" w:cs="Times New Roman"/>
            <w:sz w:val="24"/>
            <w:szCs w:val="24"/>
            <w:lang w:val="en-US"/>
          </w:rPr>
          <w:delText>due to the</w:delText>
        </w:r>
      </w:del>
      <w:ins w:id="195" w:author="Deiglmayr, Anne" w:date="2024-04-04T14:37:00Z">
        <w:r w:rsidR="00CC1117">
          <w:rPr>
            <w:rFonts w:ascii="Times New Roman" w:hAnsi="Times New Roman" w:cs="Times New Roman"/>
            <w:sz w:val="24"/>
            <w:szCs w:val="24"/>
            <w:lang w:val="en-US"/>
          </w:rPr>
          <w:t>how</w:t>
        </w:r>
      </w:ins>
      <w:r w:rsidR="00E82BC5" w:rsidRPr="0036089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w:t>
      </w:r>
      <w:del w:id="196" w:author="Deiglmayr, Anne" w:date="2024-04-04T14:37:00Z">
        <w:r w:rsidR="009E3907" w:rsidDel="00CC1117">
          <w:rPr>
            <w:rFonts w:ascii="Times New Roman" w:hAnsi="Times New Roman" w:cs="Times New Roman"/>
            <w:sz w:val="24"/>
            <w:szCs w:val="24"/>
            <w:lang w:val="en-US"/>
          </w:rPr>
          <w:delText xml:space="preserve">meaning </w:delText>
        </w:r>
      </w:del>
      <w:proofErr w:type="spellStart"/>
      <w:proofErr w:type="gramStart"/>
      <w:ins w:id="197" w:author="Deiglmayr, Anne" w:date="2024-04-04T14:37:00Z">
        <w:r w:rsidR="00CC1117">
          <w:rPr>
            <w:rFonts w:ascii="Times New Roman" w:hAnsi="Times New Roman" w:cs="Times New Roman"/>
            <w:sz w:val="24"/>
            <w:szCs w:val="24"/>
            <w:lang w:val="en-US"/>
          </w:rPr>
          <w:t>i.e</w:t>
        </w:r>
        <w:proofErr w:type="spellEnd"/>
        <w:proofErr w:type="gramEnd"/>
        <w:r w:rsidR="00CC1117">
          <w:rPr>
            <w:rFonts w:ascii="Times New Roman" w:hAnsi="Times New Roman" w:cs="Times New Roman"/>
            <w:sz w:val="24"/>
            <w:szCs w:val="24"/>
            <w:lang w:val="en-US"/>
          </w:rPr>
          <w:t xml:space="preserve">, </w:t>
        </w:r>
      </w:ins>
      <w:del w:id="198" w:author="Deiglmayr, Anne" w:date="2024-04-04T14:37:00Z">
        <w:r w:rsidR="009E3907" w:rsidDel="00CC1117">
          <w:rPr>
            <w:rFonts w:ascii="Times New Roman" w:hAnsi="Times New Roman" w:cs="Times New Roman"/>
            <w:sz w:val="24"/>
            <w:szCs w:val="24"/>
            <w:lang w:val="en-US"/>
          </w:rPr>
          <w:delText xml:space="preserve">that </w:delText>
        </w:r>
      </w:del>
      <w:r w:rsidR="009E3907">
        <w:rPr>
          <w:rFonts w:ascii="Times New Roman" w:hAnsi="Times New Roman" w:cs="Times New Roman"/>
          <w:sz w:val="24"/>
          <w:szCs w:val="24"/>
          <w:lang w:val="en-US"/>
        </w:rPr>
        <w:t xml:space="preserve">the </w:t>
      </w:r>
      <w:r w:rsidR="00E82BC5" w:rsidRPr="00360890">
        <w:rPr>
          <w:rFonts w:ascii="Times New Roman" w:hAnsi="Times New Roman" w:cs="Times New Roman"/>
          <w:sz w:val="24"/>
          <w:szCs w:val="24"/>
          <w:lang w:val="en-US"/>
        </w:rPr>
        <w:t>active management of the interaction with the students</w:t>
      </w:r>
      <w:ins w:id="199" w:author="Deiglmayr, Anne" w:date="2024-04-04T14:37:00Z">
        <w:r w:rsidR="00CC1117">
          <w:rPr>
            <w:rFonts w:ascii="Times New Roman" w:hAnsi="Times New Roman" w:cs="Times New Roman"/>
            <w:sz w:val="24"/>
            <w:szCs w:val="24"/>
            <w:lang w:val="en-US"/>
          </w:rPr>
          <w:t>,</w:t>
        </w:r>
      </w:ins>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ins w:id="200" w:author="Deiglmayr, Anne" w:date="2024-04-04T14:37:00Z">
        <w:r w:rsidR="00CC1117">
          <w:rPr>
            <w:rFonts w:ascii="Times New Roman" w:hAnsi="Times New Roman" w:cs="Times New Roman"/>
            <w:sz w:val="24"/>
            <w:szCs w:val="24"/>
            <w:lang w:val="en-US"/>
          </w:rPr>
          <w:t xml:space="preserve"> downwards</w:t>
        </w:r>
      </w:ins>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w:t>
      </w:r>
      <w:ins w:id="201" w:author="Deiglmayr, Anne" w:date="2024-04-04T14:37:00Z">
        <w:r w:rsidR="00CC1117">
          <w:rPr>
            <w:rFonts w:ascii="Times New Roman" w:hAnsi="Times New Roman" w:cs="Times New Roman"/>
            <w:sz w:val="24"/>
            <w:szCs w:val="24"/>
            <w:lang w:val="en-US"/>
          </w:rPr>
          <w:t>ECG</w:t>
        </w:r>
        <w:r w:rsidR="00CC1117" w:rsidRPr="002D6FBF">
          <w:rPr>
            <w:rFonts w:ascii="Times New Roman" w:hAnsi="Times New Roman" w:cs="Times New Roman"/>
            <w:sz w:val="24"/>
            <w:szCs w:val="24"/>
            <w:lang w:val="en-US"/>
          </w:rPr>
          <w:t xml:space="preserve"> </w:t>
        </w:r>
      </w:ins>
      <w:r w:rsidR="00D01985" w:rsidRPr="002D6FBF">
        <w:rPr>
          <w:rFonts w:ascii="Times New Roman" w:hAnsi="Times New Roman" w:cs="Times New Roman"/>
          <w:sz w:val="24"/>
          <w:szCs w:val="24"/>
          <w:lang w:val="en-US"/>
        </w:rPr>
        <w:t xml:space="preserve">studies </w:t>
      </w:r>
      <w:del w:id="202" w:author="Deiglmayr, Anne" w:date="2024-04-04T14:37:00Z">
        <w:r w:rsidR="00D01985" w:rsidRPr="002D6FBF" w:rsidDel="00CC1117">
          <w:rPr>
            <w:rFonts w:ascii="Times New Roman" w:hAnsi="Times New Roman" w:cs="Times New Roman"/>
            <w:sz w:val="24"/>
            <w:szCs w:val="24"/>
            <w:lang w:val="en-US"/>
          </w:rPr>
          <w:delText xml:space="preserve">that </w:delText>
        </w:r>
        <w:r w:rsidR="00D01985" w:rsidDel="00CC1117">
          <w:rPr>
            <w:rFonts w:ascii="Times New Roman" w:hAnsi="Times New Roman" w:cs="Times New Roman"/>
            <w:sz w:val="24"/>
            <w:szCs w:val="24"/>
            <w:lang w:val="en-US"/>
          </w:rPr>
          <w:delText xml:space="preserve">also </w:delText>
        </w:r>
        <w:r w:rsidR="00D01985" w:rsidRPr="002D6FBF" w:rsidDel="00CC1117">
          <w:rPr>
            <w:rFonts w:ascii="Times New Roman" w:hAnsi="Times New Roman" w:cs="Times New Roman"/>
            <w:sz w:val="24"/>
            <w:szCs w:val="24"/>
            <w:lang w:val="en-US"/>
          </w:rPr>
          <w:delText>measured teachers</w:delText>
        </w:r>
        <w:r w:rsidR="00D01985" w:rsidDel="00CC1117">
          <w:rPr>
            <w:rFonts w:ascii="Times New Roman" w:hAnsi="Times New Roman" w:cs="Times New Roman"/>
            <w:sz w:val="24"/>
            <w:szCs w:val="24"/>
            <w:lang w:val="en-US"/>
          </w:rPr>
          <w:delText xml:space="preserve">’ HR </w:delText>
        </w:r>
        <w:r w:rsidR="00D01985" w:rsidRPr="002D6FBF" w:rsidDel="00CC1117">
          <w:rPr>
            <w:rFonts w:ascii="Times New Roman" w:hAnsi="Times New Roman" w:cs="Times New Roman"/>
            <w:sz w:val="24"/>
            <w:szCs w:val="24"/>
            <w:lang w:val="en-US"/>
          </w:rPr>
          <w:delText xml:space="preserve">using </w:delText>
        </w:r>
        <w:r w:rsidR="00D01985" w:rsidDel="00CC1117">
          <w:rPr>
            <w:rFonts w:ascii="Times New Roman" w:hAnsi="Times New Roman" w:cs="Times New Roman"/>
            <w:sz w:val="24"/>
            <w:szCs w:val="24"/>
            <w:lang w:val="en-US"/>
          </w:rPr>
          <w:delText>ECG</w:delText>
        </w:r>
        <w:r w:rsidR="00D01985" w:rsidRPr="002D6FBF" w:rsidDel="00CC1117">
          <w:rPr>
            <w:rFonts w:ascii="Times New Roman" w:hAnsi="Times New Roman" w:cs="Times New Roman"/>
            <w:sz w:val="24"/>
            <w:szCs w:val="24"/>
            <w:lang w:val="en-US"/>
          </w:rPr>
          <w:delText xml:space="preserve"> </w:delText>
        </w:r>
      </w:del>
      <w:r w:rsidR="00D01985" w:rsidRPr="002D6FBF">
        <w:rPr>
          <w:rFonts w:ascii="Times New Roman" w:hAnsi="Times New Roman" w:cs="Times New Roman"/>
          <w:sz w:val="24"/>
          <w:szCs w:val="24"/>
          <w:lang w:val="en-US"/>
        </w:rPr>
        <w:t xml:space="preserve">identified </w:t>
      </w:r>
      <w:del w:id="203" w:author="Deiglmayr, Anne" w:date="2024-04-04T14:38:00Z">
        <w:r w:rsidR="00D01985" w:rsidRPr="002D6FBF" w:rsidDel="00CC1117">
          <w:rPr>
            <w:rFonts w:ascii="Times New Roman" w:hAnsi="Times New Roman" w:cs="Times New Roman"/>
            <w:sz w:val="24"/>
            <w:szCs w:val="24"/>
            <w:lang w:val="en-US"/>
          </w:rPr>
          <w:delText xml:space="preserve">typical potential </w:delText>
        </w:r>
      </w:del>
      <w:ins w:id="204" w:author="Deiglmayr, Anne" w:date="2024-04-04T14:38:00Z">
        <w:r w:rsidR="00CC1117" w:rsidRPr="002D6FBF">
          <w:rPr>
            <w:rFonts w:ascii="Times New Roman" w:hAnsi="Times New Roman" w:cs="Times New Roman"/>
            <w:sz w:val="24"/>
            <w:szCs w:val="24"/>
            <w:lang w:val="en-US"/>
          </w:rPr>
          <w:t xml:space="preserve">typical stressors </w:t>
        </w:r>
      </w:ins>
      <w:del w:id="205" w:author="Deiglmayr, Anne" w:date="2024-04-04T14:38:00Z">
        <w:r w:rsidR="00D01985" w:rsidRPr="002D6FBF" w:rsidDel="00CC1117">
          <w:rPr>
            <w:rFonts w:ascii="Times New Roman" w:hAnsi="Times New Roman" w:cs="Times New Roman"/>
            <w:sz w:val="24"/>
            <w:szCs w:val="24"/>
            <w:lang w:val="en-US"/>
          </w:rPr>
          <w:delText>predictors for</w:delText>
        </w:r>
      </w:del>
      <w:ins w:id="206" w:author="Deiglmayr, Anne" w:date="2024-04-04T14:38:00Z">
        <w:r w:rsidR="00CC1117">
          <w:rPr>
            <w:rFonts w:ascii="Times New Roman" w:hAnsi="Times New Roman" w:cs="Times New Roman"/>
            <w:sz w:val="24"/>
            <w:szCs w:val="24"/>
            <w:lang w:val="en-US"/>
          </w:rPr>
          <w:t>predicting</w:t>
        </w:r>
      </w:ins>
      <w:r w:rsidR="00D01985" w:rsidRPr="002D6FBF">
        <w:rPr>
          <w:rFonts w:ascii="Times New Roman" w:hAnsi="Times New Roman" w:cs="Times New Roman"/>
          <w:sz w:val="24"/>
          <w:szCs w:val="24"/>
          <w:lang w:val="en-US"/>
        </w:rPr>
        <w:t xml:space="preserve">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w:t>
      </w:r>
      <w:ins w:id="207"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such </w:t>
      </w:r>
      <w:del w:id="208" w:author="Deiglmayr, Anne" w:date="2024-04-04T14:38:00Z">
        <w:r w:rsidR="002D6FBF" w:rsidRPr="002D6FBF" w:rsidDel="00CC1117">
          <w:rPr>
            <w:rFonts w:ascii="Times New Roman" w:hAnsi="Times New Roman" w:cs="Times New Roman"/>
            <w:sz w:val="24"/>
            <w:szCs w:val="24"/>
            <w:lang w:val="en-US"/>
          </w:rPr>
          <w:delText>as typical stressors, e.g.</w:delText>
        </w:r>
        <w:r w:rsidR="002D6FBF" w:rsidDel="00CC1117">
          <w:rPr>
            <w:rFonts w:ascii="Times New Roman" w:hAnsi="Times New Roman" w:cs="Times New Roman"/>
            <w:sz w:val="24"/>
            <w:szCs w:val="24"/>
            <w:lang w:val="en-US"/>
          </w:rPr>
          <w:delText>,</w:delText>
        </w:r>
        <w:r w:rsidR="002D6FBF" w:rsidRPr="002D6FBF" w:rsidDel="00CC1117">
          <w:rPr>
            <w:rFonts w:ascii="Times New Roman" w:hAnsi="Times New Roman" w:cs="Times New Roman"/>
            <w:sz w:val="24"/>
            <w:szCs w:val="24"/>
            <w:lang w:val="en-US"/>
          </w:rPr>
          <w:delText xml:space="preserve"> class</w:delText>
        </w:r>
      </w:del>
      <w:ins w:id="209" w:author="Deiglmayr, Anne" w:date="2024-04-04T14:38:00Z">
        <w:r w:rsidR="00CC1117" w:rsidRPr="002D6FBF">
          <w:rPr>
            <w:rFonts w:ascii="Times New Roman" w:hAnsi="Times New Roman" w:cs="Times New Roman"/>
            <w:sz w:val="24"/>
            <w:szCs w:val="24"/>
            <w:lang w:val="en-US"/>
          </w:rPr>
          <w:t>as class</w:t>
        </w:r>
      </w:ins>
      <w:r w:rsidR="002D6FBF" w:rsidRPr="002D6FBF">
        <w:rPr>
          <w:rFonts w:ascii="Times New Roman" w:hAnsi="Times New Roman" w:cs="Times New Roman"/>
          <w:sz w:val="24"/>
          <w:szCs w:val="24"/>
          <w:lang w:val="en-US"/>
        </w:rPr>
        <w:t xml:space="preserve">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ins w:id="210"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ins w:id="211" w:author="Deiglmayr, Anne" w:date="2024-04-04T14:39:00Z">
        <w:r w:rsidR="00CC1117">
          <w:rPr>
            <w:rFonts w:ascii="Times New Roman" w:hAnsi="Times New Roman" w:cs="Times New Roman"/>
            <w:sz w:val="24"/>
            <w:szCs w:val="24"/>
            <w:lang w:val="en-US"/>
          </w:rPr>
          <w:t xml:space="preserve">For example, </w:t>
        </w:r>
      </w:ins>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del w:id="212" w:author="Deiglmayr, Anne" w:date="2024-04-04T14:39:00Z">
        <w:r w:rsidR="00F66834" w:rsidDel="00CC1117">
          <w:rPr>
            <w:rFonts w:ascii="Times New Roman" w:hAnsi="Times New Roman" w:cs="Times New Roman"/>
            <w:sz w:val="24"/>
            <w:szCs w:val="24"/>
            <w:lang w:val="en-US"/>
          </w:rPr>
          <w:delText xml:space="preserve">for example </w:delText>
        </w:r>
      </w:del>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ins w:id="213" w:author="Deiglmayr, Anne" w:date="2024-04-04T14:39:00Z">
        <w:r w:rsidR="00CC1117">
          <w:rPr>
            <w:rFonts w:ascii="Times New Roman" w:hAnsi="Times New Roman" w:cs="Times New Roman"/>
            <w:sz w:val="24"/>
            <w:szCs w:val="24"/>
            <w:lang w:val="en-US"/>
          </w:rPr>
          <w:t>a</w:t>
        </w:r>
      </w:ins>
      <w:del w:id="214" w:author="Deiglmayr, Anne" w:date="2024-04-04T14:39:00Z">
        <w:r w:rsidR="00562726" w:rsidRPr="004A2620" w:rsidDel="00CC1117">
          <w:rPr>
            <w:rFonts w:ascii="Times New Roman" w:hAnsi="Times New Roman" w:cs="Times New Roman"/>
            <w:sz w:val="24"/>
            <w:szCs w:val="24"/>
            <w:lang w:val="en-US"/>
          </w:rPr>
          <w:delText>A</w:delText>
        </w:r>
      </w:del>
      <w:r w:rsidR="00562726" w:rsidRPr="004A2620">
        <w:rPr>
          <w:rFonts w:ascii="Times New Roman" w:hAnsi="Times New Roman" w:cs="Times New Roman"/>
          <w:sz w:val="24"/>
          <w:szCs w:val="24"/>
          <w:lang w:val="en-US"/>
        </w:rPr>
        <w:t xml:space="preserve">mbulatory </w:t>
      </w:r>
      <w:ins w:id="215" w:author="Deiglmayr, Anne" w:date="2024-04-04T14:39:00Z">
        <w:r w:rsidR="00CC1117">
          <w:rPr>
            <w:rFonts w:ascii="Times New Roman" w:hAnsi="Times New Roman" w:cs="Times New Roman"/>
            <w:sz w:val="24"/>
            <w:szCs w:val="24"/>
            <w:lang w:val="en-US"/>
          </w:rPr>
          <w:t>m</w:t>
        </w:r>
      </w:ins>
      <w:del w:id="216" w:author="Deiglmayr, Anne" w:date="2024-04-04T14:39:00Z">
        <w:r w:rsidR="00562726" w:rsidRPr="004A2620" w:rsidDel="00CC1117">
          <w:rPr>
            <w:rFonts w:ascii="Times New Roman" w:hAnsi="Times New Roman" w:cs="Times New Roman"/>
            <w:sz w:val="24"/>
            <w:szCs w:val="24"/>
            <w:lang w:val="en-US"/>
          </w:rPr>
          <w:delText>M</w:delText>
        </w:r>
      </w:del>
      <w:r w:rsidR="00562726" w:rsidRPr="004A2620">
        <w:rPr>
          <w:rFonts w:ascii="Times New Roman" w:hAnsi="Times New Roman" w:cs="Times New Roman"/>
          <w:sz w:val="24"/>
          <w:szCs w:val="24"/>
          <w:lang w:val="en-US"/>
        </w:rPr>
        <w:t xml:space="preserve">onitoring </w:t>
      </w:r>
      <w:ins w:id="217" w:author="Deiglmayr, Anne" w:date="2024-04-04T14:39:00Z">
        <w:r w:rsidR="00CC1117">
          <w:rPr>
            <w:rFonts w:ascii="Times New Roman" w:hAnsi="Times New Roman" w:cs="Times New Roman"/>
            <w:sz w:val="24"/>
            <w:szCs w:val="24"/>
            <w:lang w:val="en-US"/>
          </w:rPr>
          <w:t>s</w:t>
        </w:r>
      </w:ins>
      <w:del w:id="218" w:author="Deiglmayr, Anne" w:date="2024-04-04T14:39:00Z">
        <w:r w:rsidR="00562726" w:rsidRPr="004A2620" w:rsidDel="00CC1117">
          <w:rPr>
            <w:rFonts w:ascii="Times New Roman" w:hAnsi="Times New Roman" w:cs="Times New Roman"/>
            <w:sz w:val="24"/>
            <w:szCs w:val="24"/>
            <w:lang w:val="en-US"/>
          </w:rPr>
          <w:delText>S</w:delText>
        </w:r>
      </w:del>
      <w:r w:rsidR="00562726" w:rsidRPr="004A2620">
        <w:rPr>
          <w:rFonts w:ascii="Times New Roman" w:hAnsi="Times New Roman" w:cs="Times New Roman"/>
          <w:sz w:val="24"/>
          <w:szCs w:val="24"/>
          <w:lang w:val="en-US"/>
        </w:rPr>
        <w:t xml:space="preserve">ystem </w:t>
      </w:r>
      <w:del w:id="219" w:author="Deiglmayr, Anne" w:date="2024-04-04T14:39:00Z">
        <w:r w:rsidR="00562726" w:rsidDel="00CC1117">
          <w:rPr>
            <w:rFonts w:ascii="Times New Roman" w:hAnsi="Times New Roman" w:cs="Times New Roman"/>
            <w:sz w:val="24"/>
            <w:szCs w:val="24"/>
            <w:lang w:val="en-US"/>
          </w:rPr>
          <w:delText xml:space="preserve">with </w:delText>
        </w:r>
        <w:r w:rsidR="00562726" w:rsidRPr="00562726" w:rsidDel="00CC1117">
          <w:rPr>
            <w:rFonts w:ascii="Times New Roman" w:hAnsi="Times New Roman" w:cs="Times New Roman"/>
            <w:sz w:val="24"/>
            <w:szCs w:val="24"/>
            <w:lang w:val="en-US"/>
          </w:rPr>
          <w:delText xml:space="preserve">seven electrodes </w:delText>
        </w:r>
      </w:del>
      <w:r w:rsidR="00F66834" w:rsidRPr="005C3B1B">
        <w:rPr>
          <w:rFonts w:ascii="Times New Roman" w:hAnsi="Times New Roman" w:cs="Times New Roman"/>
          <w:sz w:val="24"/>
          <w:szCs w:val="24"/>
          <w:lang w:val="en-US"/>
        </w:rPr>
        <w:t>during a real classroom lesson</w:t>
      </w:r>
      <w:ins w:id="220" w:author="Deiglmayr, Anne" w:date="2024-04-04T14:39:00Z">
        <w:r w:rsidR="00CC1117">
          <w:rPr>
            <w:rFonts w:ascii="Times New Roman" w:hAnsi="Times New Roman" w:cs="Times New Roman"/>
            <w:sz w:val="24"/>
            <w:szCs w:val="24"/>
            <w:lang w:val="en-US"/>
          </w:rPr>
          <w:t>.</w:t>
        </w:r>
      </w:ins>
      <w:r w:rsidR="00F66834">
        <w:rPr>
          <w:rFonts w:ascii="Times New Roman" w:hAnsi="Times New Roman" w:cs="Times New Roman"/>
          <w:sz w:val="24"/>
          <w:szCs w:val="24"/>
          <w:lang w:val="en-US"/>
        </w:rPr>
        <w:t xml:space="preserve"> </w:t>
      </w:r>
      <w:del w:id="221" w:author="Deiglmayr, Anne" w:date="2024-04-04T14:39:00Z">
        <w:r w:rsidR="00F66834" w:rsidRPr="005C3B1B" w:rsidDel="009432BF">
          <w:rPr>
            <w:rFonts w:ascii="Times New Roman" w:hAnsi="Times New Roman" w:cs="Times New Roman"/>
            <w:sz w:val="24"/>
            <w:szCs w:val="24"/>
            <w:lang w:val="en-US"/>
          </w:rPr>
          <w:delText>to find out to what extent main stressors within the classroom (</w:delText>
        </w:r>
        <w:r w:rsidR="00F66834" w:rsidDel="009432BF">
          <w:rPr>
            <w:rFonts w:ascii="Times New Roman" w:hAnsi="Times New Roman" w:cs="Times New Roman"/>
            <w:sz w:val="24"/>
            <w:szCs w:val="24"/>
            <w:lang w:val="en-US"/>
          </w:rPr>
          <w:delText xml:space="preserve">e.g., </w:delText>
        </w:r>
        <w:r w:rsidR="00F66834" w:rsidRPr="005C3B1B" w:rsidDel="009432BF">
          <w:rPr>
            <w:rFonts w:ascii="Times New Roman" w:hAnsi="Times New Roman" w:cs="Times New Roman"/>
            <w:sz w:val="24"/>
            <w:szCs w:val="24"/>
            <w:lang w:val="en-US"/>
          </w:rPr>
          <w:delText xml:space="preserve">low student engagement and motivation, teacher-centered activities) can </w:delText>
        </w:r>
        <w:r w:rsidR="00F66834" w:rsidDel="009432BF">
          <w:rPr>
            <w:rFonts w:ascii="Times New Roman" w:hAnsi="Times New Roman" w:cs="Times New Roman"/>
            <w:sz w:val="24"/>
            <w:szCs w:val="24"/>
            <w:lang w:val="en-US"/>
          </w:rPr>
          <w:delText xml:space="preserve">predict teachers’ </w:delText>
        </w:r>
        <w:r w:rsidR="00F66834" w:rsidRPr="005C3B1B" w:rsidDel="009432BF">
          <w:rPr>
            <w:rFonts w:ascii="Times New Roman" w:hAnsi="Times New Roman" w:cs="Times New Roman"/>
            <w:sz w:val="24"/>
            <w:szCs w:val="24"/>
            <w:lang w:val="en-US"/>
          </w:rPr>
          <w:delText>HR</w:delText>
        </w:r>
        <w:r w:rsidR="00F66834" w:rsidDel="009432BF">
          <w:rPr>
            <w:rFonts w:ascii="Times New Roman" w:hAnsi="Times New Roman" w:cs="Times New Roman"/>
            <w:sz w:val="24"/>
            <w:szCs w:val="24"/>
            <w:lang w:val="en-US"/>
          </w:rPr>
          <w:delText xml:space="preserve"> as an indicator of physiological stress during teaching</w:delText>
        </w:r>
        <w:r w:rsidR="00F66834" w:rsidRPr="005C3B1B" w:rsidDel="009432BF">
          <w:rPr>
            <w:rFonts w:ascii="Times New Roman" w:hAnsi="Times New Roman" w:cs="Times New Roman"/>
            <w:sz w:val="24"/>
            <w:szCs w:val="24"/>
            <w:lang w:val="en-US"/>
          </w:rPr>
          <w:delText xml:space="preserve">. </w:delText>
        </w:r>
        <w:r w:rsidR="00F66834" w:rsidRPr="003F6B37" w:rsidDel="009432BF">
          <w:rPr>
            <w:rFonts w:ascii="Times New Roman" w:hAnsi="Times New Roman" w:cs="Times New Roman"/>
            <w:sz w:val="24"/>
            <w:szCs w:val="24"/>
            <w:lang w:val="en-US"/>
          </w:rPr>
          <w:delText>@junker2021</w:delText>
        </w:r>
      </w:del>
      <w:ins w:id="222" w:author="Deiglmayr, Anne" w:date="2024-04-04T14:39:00Z">
        <w:r w:rsidR="009432BF">
          <w:rPr>
            <w:rFonts w:ascii="Times New Roman" w:hAnsi="Times New Roman" w:cs="Times New Roman"/>
            <w:sz w:val="24"/>
            <w:szCs w:val="24"/>
            <w:lang w:val="en-US"/>
          </w:rPr>
          <w:t>They</w:t>
        </w:r>
      </w:ins>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del w:id="223" w:author="Deiglmayr, Anne" w:date="2024-04-04T14:40:00Z">
        <w:r w:rsidR="002F47FD" w:rsidDel="009432BF">
          <w:rPr>
            <w:rFonts w:ascii="Times New Roman" w:hAnsi="Times New Roman" w:cs="Times New Roman"/>
            <w:sz w:val="24"/>
            <w:szCs w:val="24"/>
            <w:lang w:val="en-US"/>
          </w:rPr>
          <w:delText xml:space="preserve">those </w:delText>
        </w:r>
      </w:del>
      <w:r w:rsidR="00F66834" w:rsidRPr="005C3B1B">
        <w:rPr>
          <w:rFonts w:ascii="Times New Roman" w:hAnsi="Times New Roman" w:cs="Times New Roman"/>
          <w:sz w:val="24"/>
          <w:szCs w:val="24"/>
          <w:lang w:val="en-US"/>
        </w:rPr>
        <w:t>stressors</w:t>
      </w:r>
      <w:ins w:id="224" w:author="Deiglmayr, Anne" w:date="2024-04-04T14:40:00Z">
        <w:r w:rsidR="009432BF">
          <w:rPr>
            <w:rFonts w:ascii="Times New Roman" w:hAnsi="Times New Roman" w:cs="Times New Roman"/>
            <w:sz w:val="24"/>
            <w:szCs w:val="24"/>
            <w:lang w:val="en-US"/>
          </w:rPr>
          <w:t xml:space="preserve"> </w:t>
        </w:r>
        <w:commentRangeStart w:id="225"/>
        <w:r w:rsidR="009432BF">
          <w:rPr>
            <w:rFonts w:ascii="Times New Roman" w:hAnsi="Times New Roman" w:cs="Times New Roman"/>
            <w:sz w:val="24"/>
            <w:szCs w:val="24"/>
            <w:lang w:val="en-US"/>
          </w:rPr>
          <w:t xml:space="preserve">such as </w:t>
        </w:r>
      </w:ins>
      <w:ins w:id="226" w:author="Deiglmayr, Anne" w:date="2024-04-04T14:41:00Z">
        <w:r w:rsidR="009432BF">
          <w:rPr>
            <w:rFonts w:ascii="Times New Roman" w:hAnsi="Times New Roman" w:cs="Times New Roman"/>
            <w:sz w:val="24"/>
            <w:szCs w:val="24"/>
            <w:lang w:val="en-US"/>
          </w:rPr>
          <w:t xml:space="preserve">low student engagement and motivation, or teacher-centered </w:t>
        </w:r>
        <w:proofErr w:type="spellStart"/>
        <w:r w:rsidR="009432BF">
          <w:rPr>
            <w:rFonts w:ascii="Times New Roman" w:hAnsi="Times New Roman" w:cs="Times New Roman"/>
            <w:sz w:val="24"/>
            <w:szCs w:val="24"/>
            <w:lang w:val="en-US"/>
          </w:rPr>
          <w:t>acitivies</w:t>
        </w:r>
        <w:commentRangeEnd w:id="225"/>
        <w:proofErr w:type="spellEnd"/>
        <w:r w:rsidR="009432BF">
          <w:rPr>
            <w:rStyle w:val="Kommentarzeichen"/>
          </w:rPr>
          <w:commentReference w:id="225"/>
        </w:r>
        <w:r w:rsidR="009432BF">
          <w:rPr>
            <w:rFonts w:ascii="Times New Roman" w:hAnsi="Times New Roman" w:cs="Times New Roman"/>
            <w:sz w:val="24"/>
            <w:szCs w:val="24"/>
            <w:lang w:val="en-US"/>
          </w:rPr>
          <w:t>,</w:t>
        </w:r>
      </w:ins>
      <w:r w:rsidR="00F66834" w:rsidRPr="005C3B1B">
        <w:rPr>
          <w:rFonts w:ascii="Times New Roman" w:hAnsi="Times New Roman" w:cs="Times New Roman"/>
          <w:sz w:val="24"/>
          <w:szCs w:val="24"/>
          <w:lang w:val="en-US"/>
        </w:rPr>
        <w:t xml:space="preserve"> </w:t>
      </w:r>
      <w:del w:id="227" w:author="Deiglmayr, Anne" w:date="2024-04-04T14:40:00Z">
        <w:r w:rsidR="00F66834" w:rsidRPr="005C3B1B" w:rsidDel="009432BF">
          <w:rPr>
            <w:rFonts w:ascii="Times New Roman" w:hAnsi="Times New Roman" w:cs="Times New Roman"/>
            <w:sz w:val="24"/>
            <w:szCs w:val="24"/>
            <w:lang w:val="en-US"/>
          </w:rPr>
          <w:delText xml:space="preserve">during </w:delText>
        </w:r>
        <w:r w:rsidR="00F66834" w:rsidDel="009432BF">
          <w:rPr>
            <w:rFonts w:ascii="Times New Roman" w:hAnsi="Times New Roman" w:cs="Times New Roman"/>
            <w:sz w:val="24"/>
            <w:szCs w:val="24"/>
            <w:lang w:val="en-US"/>
          </w:rPr>
          <w:delText>teaching</w:delText>
        </w:r>
        <w:r w:rsidR="00F66834" w:rsidRPr="005C3B1B" w:rsidDel="009432BF">
          <w:rPr>
            <w:rFonts w:ascii="Times New Roman" w:hAnsi="Times New Roman" w:cs="Times New Roman"/>
            <w:sz w:val="24"/>
            <w:szCs w:val="24"/>
            <w:lang w:val="en-US"/>
          </w:rPr>
          <w:delText xml:space="preserve"> can be quantitatively measured by</w:delText>
        </w:r>
      </w:del>
      <w:ins w:id="228" w:author="Deiglmayr, Anne" w:date="2024-04-04T14:40:00Z">
        <w:r w:rsidR="009432BF">
          <w:rPr>
            <w:rFonts w:ascii="Times New Roman" w:hAnsi="Times New Roman" w:cs="Times New Roman"/>
            <w:sz w:val="24"/>
            <w:szCs w:val="24"/>
            <w:lang w:val="en-US"/>
          </w:rPr>
          <w:t>lead to</w:t>
        </w:r>
      </w:ins>
      <w:r w:rsidR="00F66834" w:rsidRPr="005C3B1B">
        <w:rPr>
          <w:rFonts w:ascii="Times New Roman" w:hAnsi="Times New Roman" w:cs="Times New Roman"/>
          <w:sz w:val="24"/>
          <w:szCs w:val="24"/>
          <w:lang w:val="en-US"/>
        </w:rPr>
        <w:t xml:space="preserve"> an increase in HR</w:t>
      </w:r>
      <w:r w:rsidR="00F66834">
        <w:rPr>
          <w:rFonts w:ascii="Times New Roman" w:hAnsi="Times New Roman" w:cs="Times New Roman"/>
          <w:sz w:val="24"/>
          <w:szCs w:val="24"/>
          <w:lang w:val="en-US"/>
        </w:rPr>
        <w:t>.</w:t>
      </w:r>
    </w:p>
    <w:p w14:paraId="5364BBE8" w14:textId="07A07012"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w:t>
      </w:r>
      <w:ins w:id="229" w:author="Deiglmayr, Anne" w:date="2024-04-04T14:42:00Z">
        <w:r w:rsidR="009432BF">
          <w:rPr>
            <w:rFonts w:ascii="Times New Roman" w:hAnsi="Times New Roman" w:cs="Times New Roman"/>
            <w:sz w:val="24"/>
            <w:szCs w:val="24"/>
            <w:lang w:val="en-US"/>
          </w:rPr>
          <w:t xml:space="preserve"> </w:t>
        </w:r>
      </w:ins>
      <w:del w:id="230" w:author="Deiglmayr, Anne" w:date="2024-04-04T14:42:00Z">
        <w:r w:rsidRPr="002E0A95" w:rsidDel="009432BF">
          <w:rPr>
            <w:rFonts w:ascii="Times New Roman" w:hAnsi="Times New Roman" w:cs="Times New Roman"/>
            <w:sz w:val="24"/>
            <w:szCs w:val="24"/>
            <w:lang w:val="en-US"/>
          </w:rPr>
          <w:delText xml:space="preserve"> the</w:delText>
        </w:r>
        <w:r w:rsidR="0000056F" w:rsidDel="009432BF">
          <w:rPr>
            <w:rFonts w:ascii="Times New Roman" w:hAnsi="Times New Roman" w:cs="Times New Roman"/>
            <w:sz w:val="24"/>
            <w:szCs w:val="24"/>
            <w:lang w:val="en-US"/>
          </w:rPr>
          <w:delText>se</w:delText>
        </w:r>
        <w:r w:rsidRPr="002E0A95" w:rsidDel="009432BF">
          <w:rPr>
            <w:rFonts w:ascii="Times New Roman" w:hAnsi="Times New Roman" w:cs="Times New Roman"/>
            <w:sz w:val="24"/>
            <w:szCs w:val="24"/>
            <w:lang w:val="en-US"/>
          </w:rPr>
          <w:delText xml:space="preserve"> studies that measured HR using cost-intensive and intrusive </w:delText>
        </w:r>
      </w:del>
      <w:r w:rsidRPr="002E0A95">
        <w:rPr>
          <w:rFonts w:ascii="Times New Roman" w:hAnsi="Times New Roman" w:cs="Times New Roman"/>
          <w:sz w:val="24"/>
          <w:szCs w:val="24"/>
          <w:lang w:val="en-US"/>
        </w:rPr>
        <w:t xml:space="preserve">ECG </w:t>
      </w:r>
      <w:del w:id="231" w:author="Deiglmayr, Anne" w:date="2024-04-04T14:42:00Z">
        <w:r w:rsidRPr="002E0A95" w:rsidDel="009432BF">
          <w:rPr>
            <w:rFonts w:ascii="Times New Roman" w:hAnsi="Times New Roman" w:cs="Times New Roman"/>
            <w:sz w:val="24"/>
            <w:szCs w:val="24"/>
            <w:lang w:val="en-US"/>
          </w:rPr>
          <w:delText>devices</w:delText>
        </w:r>
      </w:del>
      <w:ins w:id="232" w:author="Deiglmayr, Anne" w:date="2024-04-04T14:42:00Z">
        <w:r w:rsidR="009432BF">
          <w:rPr>
            <w:rFonts w:ascii="Times New Roman" w:hAnsi="Times New Roman" w:cs="Times New Roman"/>
            <w:sz w:val="24"/>
            <w:szCs w:val="24"/>
            <w:lang w:val="en-US"/>
          </w:rPr>
          <w:t>studies</w:t>
        </w:r>
      </w:ins>
      <w:r w:rsidRPr="002E0A95">
        <w:rPr>
          <w:rFonts w:ascii="Times New Roman" w:hAnsi="Times New Roman" w:cs="Times New Roman"/>
          <w:sz w:val="24"/>
          <w:szCs w:val="24"/>
          <w:lang w:val="en-US"/>
        </w:rPr>
        <w:t xml:space="preserve">,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w:t>
      </w:r>
      <w:del w:id="233" w:author="Deiglmayr, Anne" w:date="2024-04-04T14:42:00Z">
        <w:r w:rsidR="00283B86" w:rsidDel="009432BF">
          <w:rPr>
            <w:rFonts w:ascii="Times New Roman" w:hAnsi="Times New Roman" w:cs="Times New Roman"/>
            <w:sz w:val="24"/>
            <w:szCs w:val="24"/>
            <w:lang w:val="en-US"/>
          </w:rPr>
          <w:delText>low-cost,</w:delText>
        </w:r>
        <w:r w:rsidR="001876A5" w:rsidDel="009432BF">
          <w:rPr>
            <w:rFonts w:ascii="Times New Roman" w:hAnsi="Times New Roman" w:cs="Times New Roman"/>
            <w:sz w:val="24"/>
            <w:szCs w:val="24"/>
            <w:lang w:val="en-US"/>
          </w:rPr>
          <w:delText xml:space="preserve"> </w:delText>
        </w:r>
      </w:del>
      <w:r w:rsidR="001876A5">
        <w:rPr>
          <w:rFonts w:ascii="Times New Roman" w:hAnsi="Times New Roman" w:cs="Times New Roman"/>
          <w:sz w:val="24"/>
          <w:szCs w:val="24"/>
          <w:lang w:val="en-US"/>
        </w:rPr>
        <w:t xml:space="preserve">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measured the HR of 15 medical college students using wrist-worn devices during lecture</w:t>
      </w:r>
      <w:ins w:id="234" w:author="Deiglmayr, Anne" w:date="2024-04-04T14:42:00Z">
        <w:r w:rsidR="009432BF">
          <w:rPr>
            <w:rFonts w:ascii="Times New Roman" w:hAnsi="Times New Roman" w:cs="Times New Roman"/>
            <w:sz w:val="24"/>
            <w:szCs w:val="24"/>
            <w:lang w:val="en-US"/>
          </w:rPr>
          <w:t>s</w:t>
        </w:r>
      </w:ins>
      <w:del w:id="235" w:author="Deiglmayr, Anne" w:date="2024-04-04T14:42:00Z">
        <w:r w:rsidR="00BE10B7" w:rsidDel="009432BF">
          <w:rPr>
            <w:rFonts w:ascii="Times New Roman" w:hAnsi="Times New Roman" w:cs="Times New Roman"/>
            <w:sz w:val="24"/>
            <w:szCs w:val="24"/>
            <w:lang w:val="en-US"/>
          </w:rPr>
          <w:delText xml:space="preserve"> classes</w:delText>
        </w:r>
      </w:del>
      <w:r w:rsidR="00BE10B7">
        <w:rPr>
          <w:rFonts w:ascii="Times New Roman" w:hAnsi="Times New Roman" w:cs="Times New Roman"/>
          <w:sz w:val="24"/>
          <w:szCs w:val="24"/>
          <w:lang w:val="en-US"/>
        </w:rPr>
        <w:t xml:space="preserve">.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del w:id="236" w:author="Deiglmayr, Anne" w:date="2024-04-04T14:43:00Z">
        <w:r w:rsidR="00E4429A" w:rsidRPr="008D30F1" w:rsidDel="009432BF">
          <w:rPr>
            <w:rFonts w:ascii="Times New Roman" w:hAnsi="Times New Roman" w:cs="Times New Roman"/>
            <w:sz w:val="24"/>
            <w:szCs w:val="24"/>
            <w:lang w:val="en-US"/>
          </w:rPr>
          <w:delText xml:space="preserve">The </w:delText>
        </w:r>
        <w:r w:rsidR="00E4429A" w:rsidDel="009432BF">
          <w:rPr>
            <w:rFonts w:ascii="Times New Roman" w:hAnsi="Times New Roman" w:cs="Times New Roman"/>
            <w:sz w:val="24"/>
            <w:szCs w:val="24"/>
            <w:lang w:val="en-US"/>
          </w:rPr>
          <w:delText>researchers</w:delText>
        </w:r>
        <w:r w:rsidR="00E4429A" w:rsidRPr="008D30F1" w:rsidDel="009432BF">
          <w:rPr>
            <w:rFonts w:ascii="Times New Roman" w:hAnsi="Times New Roman" w:cs="Times New Roman"/>
            <w:sz w:val="24"/>
            <w:szCs w:val="24"/>
            <w:lang w:val="en-US"/>
          </w:rPr>
          <w:delText xml:space="preserve"> proposed the first robust measurements of </w:delText>
        </w:r>
        <w:r w:rsidR="00E4429A" w:rsidDel="009432BF">
          <w:rPr>
            <w:rFonts w:ascii="Times New Roman" w:hAnsi="Times New Roman" w:cs="Times New Roman"/>
            <w:sz w:val="24"/>
            <w:szCs w:val="24"/>
            <w:lang w:val="en-US"/>
          </w:rPr>
          <w:delText>HR</w:delText>
        </w:r>
        <w:r w:rsidR="00E4429A" w:rsidRPr="008D30F1" w:rsidDel="009432BF">
          <w:rPr>
            <w:rFonts w:ascii="Times New Roman" w:hAnsi="Times New Roman" w:cs="Times New Roman"/>
            <w:sz w:val="24"/>
            <w:szCs w:val="24"/>
            <w:lang w:val="en-US"/>
          </w:rPr>
          <w:delText xml:space="preserve"> changes during lectures and recommended </w:delText>
        </w:r>
        <w:r w:rsidR="00E4429A" w:rsidDel="009432BF">
          <w:rPr>
            <w:rFonts w:ascii="Times New Roman" w:hAnsi="Times New Roman" w:cs="Times New Roman"/>
            <w:sz w:val="24"/>
            <w:szCs w:val="24"/>
            <w:lang w:val="en-US"/>
          </w:rPr>
          <w:delText>using</w:delText>
        </w:r>
        <w:r w:rsidR="00E4429A" w:rsidRPr="008D30F1" w:rsidDel="009432BF">
          <w:rPr>
            <w:rFonts w:ascii="Times New Roman" w:hAnsi="Times New Roman" w:cs="Times New Roman"/>
            <w:sz w:val="24"/>
            <w:szCs w:val="24"/>
            <w:lang w:val="en-US"/>
          </w:rPr>
          <w:delText xml:space="preserve"> personal fitness trackers during various phases of learning and teaching.</w:delText>
        </w:r>
        <w:r w:rsidR="00E4429A" w:rsidDel="009432BF">
          <w:rPr>
            <w:rFonts w:ascii="Times New Roman" w:hAnsi="Times New Roman" w:cs="Times New Roman"/>
            <w:sz w:val="24"/>
            <w:szCs w:val="24"/>
            <w:lang w:val="en-US"/>
          </w:rPr>
          <w:delText xml:space="preserve"> In another study, </w:delText>
        </w:r>
      </w:del>
      <w:r w:rsidR="00BE10B7">
        <w:rPr>
          <w:rFonts w:ascii="Times New Roman" w:hAnsi="Times New Roman" w:cs="Times New Roman"/>
          <w:sz w:val="24"/>
          <w:szCs w:val="24"/>
          <w:lang w:val="en-US"/>
        </w:rPr>
        <w:t>@chalmers2021 examined the usability of the average HR</w:t>
      </w:r>
      <w:ins w:id="237"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measured with a </w:t>
      </w:r>
      <w:commentRangeStart w:id="238"/>
      <w:r w:rsidR="00BE10B7">
        <w:rPr>
          <w:rFonts w:ascii="Times New Roman" w:hAnsi="Times New Roman" w:cs="Times New Roman"/>
          <w:sz w:val="24"/>
          <w:szCs w:val="24"/>
          <w:lang w:val="en-US"/>
        </w:rPr>
        <w:t xml:space="preserve">Fitbit </w:t>
      </w:r>
      <w:commentRangeEnd w:id="238"/>
      <w:r w:rsidR="009432BF">
        <w:rPr>
          <w:rStyle w:val="Kommentarzeichen"/>
        </w:rPr>
        <w:commentReference w:id="238"/>
      </w:r>
      <w:r w:rsidR="00BE10B7">
        <w:rPr>
          <w:rFonts w:ascii="Times New Roman" w:hAnsi="Times New Roman" w:cs="Times New Roman"/>
          <w:sz w:val="24"/>
          <w:szCs w:val="24"/>
          <w:lang w:val="en-US"/>
        </w:rPr>
        <w:t>fitness tracker</w:t>
      </w:r>
      <w:ins w:id="239"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w:t>
      </w:r>
      <w:ins w:id="240" w:author="Deiglmayr, Anne" w:date="2024-04-04T14:45:00Z">
        <w:r w:rsidR="009432BF" w:rsidRPr="009432BF">
          <w:rPr>
            <w:rFonts w:ascii="Times New Roman" w:hAnsi="Times New Roman" w:cs="Times New Roman"/>
            <w:sz w:val="24"/>
            <w:szCs w:val="24"/>
            <w:lang w:val="en-US"/>
            <w:rPrChange w:id="241" w:author="Deiglmayr, Anne" w:date="2024-04-04T14:45:00Z">
              <w:rPr>
                <w:rFonts w:ascii="Times New Roman" w:hAnsi="Times New Roman" w:cs="Times New Roman"/>
                <w:sz w:val="24"/>
                <w:szCs w:val="24"/>
              </w:rPr>
            </w:rPrChange>
          </w:rPr>
          <w:t>t</w:t>
        </w:r>
        <w:r w:rsidR="009432BF">
          <w:rPr>
            <w:rFonts w:ascii="Times New Roman" w:hAnsi="Times New Roman" w:cs="Times New Roman"/>
            <w:sz w:val="24"/>
            <w:szCs w:val="24"/>
            <w:lang w:val="en-US"/>
          </w:rPr>
          <w:t xml:space="preserve">o identify </w:t>
        </w:r>
        <w:r w:rsidR="009432BF" w:rsidRPr="007A22EB">
          <w:rPr>
            <w:rFonts w:ascii="Times New Roman" w:hAnsi="Times New Roman" w:cs="Times New Roman"/>
            <w:sz w:val="24"/>
            <w:szCs w:val="24"/>
            <w:lang w:val="en-US"/>
          </w:rPr>
          <w:t>physiological changes</w:t>
        </w:r>
        <w:r w:rsidR="009432BF">
          <w:rPr>
            <w:rFonts w:ascii="Times New Roman" w:hAnsi="Times New Roman" w:cs="Times New Roman"/>
            <w:sz w:val="24"/>
            <w:szCs w:val="24"/>
            <w:lang w:val="en-US"/>
          </w:rPr>
          <w:t xml:space="preserve"> during stress-inducing tasks</w:t>
        </w:r>
      </w:ins>
      <w:ins w:id="242" w:author="Deiglmayr, Anne" w:date="2024-04-04T14:46:00Z">
        <w:r w:rsidR="009432BF">
          <w:rPr>
            <w:rFonts w:ascii="Times New Roman" w:hAnsi="Times New Roman" w:cs="Times New Roman"/>
            <w:sz w:val="24"/>
            <w:szCs w:val="24"/>
            <w:lang w:val="en-US"/>
          </w:rPr>
          <w:t>.</w:t>
        </w:r>
      </w:ins>
      <w:ins w:id="243" w:author="Deiglmayr, Anne" w:date="2024-04-04T14:45:00Z">
        <w:r w:rsidR="009432BF" w:rsidDel="009432BF">
          <w:rPr>
            <w:rFonts w:ascii="Times New Roman" w:hAnsi="Times New Roman" w:cs="Times New Roman"/>
            <w:sz w:val="24"/>
            <w:szCs w:val="24"/>
            <w:lang w:val="en-US"/>
          </w:rPr>
          <w:t xml:space="preserve"> </w:t>
        </w:r>
      </w:ins>
      <w:del w:id="244" w:author="Deiglmayr, Anne" w:date="2024-04-04T14:45:00Z">
        <w:r w:rsidR="00BE10B7" w:rsidDel="009432BF">
          <w:rPr>
            <w:rFonts w:ascii="Times New Roman" w:hAnsi="Times New Roman" w:cs="Times New Roman"/>
            <w:sz w:val="24"/>
            <w:szCs w:val="24"/>
            <w:lang w:val="en-US"/>
          </w:rPr>
          <w:delText xml:space="preserve">of 30 medical students and 30 </w:delText>
        </w:r>
        <w:commentRangeStart w:id="245"/>
        <w:r w:rsidR="00BE10B7" w:rsidDel="009432BF">
          <w:rPr>
            <w:rFonts w:ascii="Times New Roman" w:hAnsi="Times New Roman" w:cs="Times New Roman"/>
            <w:sz w:val="24"/>
            <w:szCs w:val="24"/>
            <w:lang w:val="en-US"/>
          </w:rPr>
          <w:delText>normative</w:delText>
        </w:r>
      </w:del>
      <w:ins w:id="246" w:author="Deiglmayr, Anne" w:date="2024-04-08T16:40:00Z">
        <w:r w:rsidR="004730CB">
          <w:rPr>
            <w:rFonts w:ascii="Times New Roman" w:hAnsi="Times New Roman" w:cs="Times New Roman"/>
            <w:sz w:val="24"/>
            <w:szCs w:val="24"/>
            <w:lang w:val="en-US"/>
          </w:rPr>
          <w:t>i</w:t>
        </w:r>
      </w:ins>
      <w:ins w:id="247" w:author="Deiglmayr, Anne" w:date="2024-04-04T14:45:00Z">
        <w:r w:rsidR="009432BF">
          <w:rPr>
            <w:rFonts w:ascii="Times New Roman" w:hAnsi="Times New Roman" w:cs="Times New Roman"/>
            <w:sz w:val="24"/>
            <w:szCs w:val="24"/>
            <w:lang w:val="en-US"/>
          </w:rPr>
          <w:t>n a study with a total of 60</w:t>
        </w:r>
      </w:ins>
      <w:r w:rsidR="00BE10B7">
        <w:rPr>
          <w:rFonts w:ascii="Times New Roman" w:hAnsi="Times New Roman" w:cs="Times New Roman"/>
          <w:sz w:val="24"/>
          <w:szCs w:val="24"/>
          <w:lang w:val="en-US"/>
        </w:rPr>
        <w:t xml:space="preserve"> participants</w:t>
      </w:r>
      <w:del w:id="248" w:author="Deiglmayr, Anne" w:date="2024-04-04T14:45:00Z">
        <w:r w:rsidR="00BE10B7" w:rsidDel="009432BF">
          <w:rPr>
            <w:rFonts w:ascii="Times New Roman" w:hAnsi="Times New Roman" w:cs="Times New Roman"/>
            <w:sz w:val="24"/>
            <w:szCs w:val="24"/>
            <w:lang w:val="en-US"/>
          </w:rPr>
          <w:delText xml:space="preserve"> </w:delText>
        </w:r>
        <w:commentRangeEnd w:id="245"/>
        <w:r w:rsidR="009432BF" w:rsidDel="009432BF">
          <w:rPr>
            <w:rStyle w:val="Kommentarzeichen"/>
          </w:rPr>
          <w:commentReference w:id="245"/>
        </w:r>
        <w:r w:rsidR="00BE10B7" w:rsidDel="009432BF">
          <w:rPr>
            <w:rFonts w:ascii="Times New Roman" w:hAnsi="Times New Roman" w:cs="Times New Roman"/>
            <w:sz w:val="24"/>
            <w:szCs w:val="24"/>
            <w:lang w:val="en-US"/>
          </w:rPr>
          <w:delText>t</w:delText>
        </w:r>
      </w:del>
      <w:ins w:id="249" w:author="Deiglmayr, Anne" w:date="2024-04-04T14:45:00Z">
        <w:r w:rsidR="009432BF" w:rsidRPr="009432BF">
          <w:rPr>
            <w:rFonts w:ascii="Times New Roman" w:hAnsi="Times New Roman" w:cs="Times New Roman"/>
            <w:sz w:val="24"/>
            <w:szCs w:val="24"/>
            <w:lang w:val="en-US"/>
            <w:rPrChange w:id="250" w:author="Deiglmayr, Anne" w:date="2024-04-04T14:45:00Z">
              <w:rPr>
                <w:rStyle w:val="Kommentarzeichen"/>
              </w:rPr>
            </w:rPrChange>
          </w:rPr>
          <w:t>,</w:t>
        </w:r>
      </w:ins>
      <w:del w:id="251" w:author="Deiglmayr, Anne" w:date="2024-04-04T14:45:00Z">
        <w:r w:rsidR="00BE10B7" w:rsidDel="009432BF">
          <w:rPr>
            <w:rFonts w:ascii="Times New Roman" w:hAnsi="Times New Roman" w:cs="Times New Roman"/>
            <w:sz w:val="24"/>
            <w:szCs w:val="24"/>
            <w:lang w:val="en-US"/>
          </w:rPr>
          <w:delText xml:space="preserve">o identify </w:delText>
        </w:r>
        <w:r w:rsidR="00BE10B7" w:rsidRPr="007A22EB" w:rsidDel="009432BF">
          <w:rPr>
            <w:rFonts w:ascii="Times New Roman" w:hAnsi="Times New Roman" w:cs="Times New Roman"/>
            <w:sz w:val="24"/>
            <w:szCs w:val="24"/>
            <w:lang w:val="en-US"/>
          </w:rPr>
          <w:delText>physiological changes</w:delText>
        </w:r>
        <w:r w:rsidR="00BE10B7" w:rsidDel="009432BF">
          <w:rPr>
            <w:rFonts w:ascii="Times New Roman" w:hAnsi="Times New Roman" w:cs="Times New Roman"/>
            <w:sz w:val="24"/>
            <w:szCs w:val="24"/>
            <w:lang w:val="en-US"/>
          </w:rPr>
          <w:delText xml:space="preserve"> during stress tasks</w:delText>
        </w:r>
      </w:del>
      <w:ins w:id="252" w:author="Deiglmayr, Anne" w:date="2024-04-04T14:44:00Z">
        <w:r w:rsidR="009432BF">
          <w:rPr>
            <w:rFonts w:ascii="Times New Roman" w:hAnsi="Times New Roman" w:cs="Times New Roman"/>
            <w:sz w:val="24"/>
            <w:szCs w:val="24"/>
            <w:lang w:val="en-US"/>
          </w:rPr>
          <w:t xml:space="preserve">. </w:t>
        </w:r>
      </w:ins>
      <w:del w:id="253" w:author="Deiglmayr, Anne" w:date="2024-04-04T14:44:00Z">
        <w:r w:rsidR="00BE10B7" w:rsidDel="009432BF">
          <w:rPr>
            <w:rFonts w:ascii="Times New Roman" w:hAnsi="Times New Roman" w:cs="Times New Roman"/>
            <w:sz w:val="24"/>
            <w:szCs w:val="24"/>
            <w:lang w:val="en-US"/>
          </w:rPr>
          <w:delText>, whereas t</w:delText>
        </w:r>
      </w:del>
      <w:ins w:id="254" w:author="Deiglmayr, Anne" w:date="2024-04-04T14:44:00Z">
        <w:r w:rsidR="009432BF">
          <w:rPr>
            <w:rFonts w:ascii="Times New Roman" w:hAnsi="Times New Roman" w:cs="Times New Roman"/>
            <w:sz w:val="24"/>
            <w:szCs w:val="24"/>
            <w:lang w:val="en-US"/>
          </w:rPr>
          <w:t>T</w:t>
        </w:r>
      </w:ins>
      <w:r w:rsidR="00BE10B7">
        <w:rPr>
          <w:rFonts w:ascii="Times New Roman" w:hAnsi="Times New Roman" w:cs="Times New Roman"/>
          <w:sz w:val="24"/>
          <w:szCs w:val="24"/>
          <w:lang w:val="en-US"/>
        </w:rPr>
        <w:t xml:space="preserve">he </w:t>
      </w:r>
      <w:r w:rsidR="00BE10B7" w:rsidRPr="003B5F4B">
        <w:rPr>
          <w:rFonts w:ascii="Times New Roman" w:hAnsi="Times New Roman" w:cs="Times New Roman"/>
          <w:sz w:val="24"/>
          <w:szCs w:val="24"/>
          <w:lang w:val="en-US"/>
        </w:rPr>
        <w:t>average HR increased significantly between the resting and stress phases</w:t>
      </w:r>
      <w:del w:id="255" w:author="Deiglmayr, Anne" w:date="2024-04-04T14:46:00Z">
        <w:r w:rsidR="00BE10B7" w:rsidRPr="003B5F4B" w:rsidDel="009432BF">
          <w:rPr>
            <w:rFonts w:ascii="Times New Roman" w:hAnsi="Times New Roman" w:cs="Times New Roman"/>
            <w:sz w:val="24"/>
            <w:szCs w:val="24"/>
            <w:lang w:val="en-US"/>
          </w:rPr>
          <w:delText xml:space="preserve"> for both groups</w:delText>
        </w:r>
      </w:del>
      <w:r w:rsidR="00BE10B7" w:rsidRPr="003B5F4B">
        <w:rPr>
          <w:rFonts w:ascii="Times New Roman" w:hAnsi="Times New Roman" w:cs="Times New Roman"/>
          <w:sz w:val="24"/>
          <w:szCs w:val="24"/>
          <w:lang w:val="en-US"/>
        </w:rPr>
        <w:t>.</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w:t>
      </w:r>
      <w:ins w:id="256" w:author="Deiglmayr, Anne" w:date="2024-04-04T14:46:00Z">
        <w:r w:rsidR="009432BF">
          <w:rPr>
            <w:rFonts w:ascii="Times New Roman" w:hAnsi="Times New Roman" w:cs="Times New Roman"/>
            <w:sz w:val="24"/>
            <w:szCs w:val="24"/>
            <w:lang w:val="en-US"/>
          </w:rPr>
          <w:t>, not teachers,</w:t>
        </w:r>
      </w:ins>
      <w:del w:id="257" w:author="Deiglmayr, Anne" w:date="2024-04-04T14:46:00Z">
        <w:r w:rsidR="004A6E89" w:rsidRPr="001231DE" w:rsidDel="009432BF">
          <w:rPr>
            <w:rFonts w:ascii="Times New Roman" w:hAnsi="Times New Roman" w:cs="Times New Roman"/>
            <w:sz w:val="24"/>
            <w:szCs w:val="24"/>
            <w:lang w:val="en-US"/>
          </w:rPr>
          <w:delText xml:space="preserve"> and did not teach any lessons themselves</w:delText>
        </w:r>
      </w:del>
      <w:r w:rsidR="004A6E89" w:rsidRPr="001231DE">
        <w:rPr>
          <w:rFonts w:ascii="Times New Roman" w:hAnsi="Times New Roman" w:cs="Times New Roman"/>
          <w:sz w:val="24"/>
          <w:szCs w:val="24"/>
          <w:lang w:val="en-US"/>
        </w:rPr>
        <w:t xml:space="preserve">,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w:t>
      </w:r>
      <w:del w:id="258" w:author="Deiglmayr, Anne" w:date="2024-04-04T14:46:00Z">
        <w:r w:rsidR="004A6E89" w:rsidRPr="001231DE" w:rsidDel="009432BF">
          <w:rPr>
            <w:rFonts w:ascii="Times New Roman" w:hAnsi="Times New Roman" w:cs="Times New Roman"/>
            <w:sz w:val="24"/>
            <w:szCs w:val="24"/>
            <w:lang w:val="en-US"/>
          </w:rPr>
          <w:delText xml:space="preserve">our </w:delText>
        </w:r>
      </w:del>
      <w:ins w:id="259" w:author="Deiglmayr, Anne" w:date="2024-04-04T14:46:00Z">
        <w:r w:rsidR="009432BF">
          <w:rPr>
            <w:rFonts w:ascii="Times New Roman" w:hAnsi="Times New Roman" w:cs="Times New Roman"/>
            <w:sz w:val="24"/>
            <w:szCs w:val="24"/>
            <w:lang w:val="en-US"/>
          </w:rPr>
          <w:t>the</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study </w:t>
      </w:r>
      <w:ins w:id="260" w:author="Deiglmayr, Anne" w:date="2024-04-04T14:46:00Z">
        <w:r w:rsidR="009432BF">
          <w:rPr>
            <w:rFonts w:ascii="Times New Roman" w:hAnsi="Times New Roman" w:cs="Times New Roman"/>
            <w:sz w:val="24"/>
            <w:szCs w:val="24"/>
            <w:lang w:val="en-US"/>
          </w:rPr>
          <w:t xml:space="preserve">of teacher stress using </w:t>
        </w:r>
      </w:ins>
      <w:ins w:id="261" w:author="Deiglmayr, Anne" w:date="2024-04-04T14:47:00Z">
        <w:r w:rsidR="009432BF">
          <w:rPr>
            <w:rFonts w:ascii="Times New Roman" w:hAnsi="Times New Roman" w:cs="Times New Roman"/>
            <w:sz w:val="24"/>
            <w:szCs w:val="24"/>
            <w:lang w:val="en-US"/>
          </w:rPr>
          <w:t>wearable devices</w:t>
        </w:r>
      </w:ins>
      <w:ins w:id="262" w:author="Deiglmayr, Anne" w:date="2024-04-04T14:46:00Z">
        <w:r w:rsidR="009432BF">
          <w:rPr>
            <w:rFonts w:ascii="Times New Roman" w:hAnsi="Times New Roman" w:cs="Times New Roman"/>
            <w:sz w:val="24"/>
            <w:szCs w:val="24"/>
            <w:lang w:val="en-US"/>
          </w:rPr>
          <w:t xml:space="preserve">, </w:t>
        </w:r>
      </w:ins>
      <w:del w:id="263" w:author="Deiglmayr, Anne" w:date="2024-04-04T14:47:00Z">
        <w:r w:rsidR="004A6E89" w:rsidRPr="001231DE" w:rsidDel="009432BF">
          <w:rPr>
            <w:rFonts w:ascii="Times New Roman" w:hAnsi="Times New Roman" w:cs="Times New Roman"/>
            <w:sz w:val="24"/>
            <w:szCs w:val="24"/>
            <w:lang w:val="en-US"/>
          </w:rPr>
          <w:delText>as it can be shown</w:delText>
        </w:r>
      </w:del>
      <w:ins w:id="264" w:author="Deiglmayr, Anne" w:date="2024-04-04T14:47:00Z">
        <w:r w:rsidR="009432BF">
          <w:rPr>
            <w:rFonts w:ascii="Times New Roman" w:hAnsi="Times New Roman" w:cs="Times New Roman"/>
            <w:sz w:val="24"/>
            <w:szCs w:val="24"/>
            <w:lang w:val="en-US"/>
          </w:rPr>
          <w:t>because the studies showed</w:t>
        </w:r>
      </w:ins>
      <w:r w:rsidR="004A6E89" w:rsidRPr="001231DE">
        <w:rPr>
          <w:rFonts w:ascii="Times New Roman" w:hAnsi="Times New Roman" w:cs="Times New Roman"/>
          <w:sz w:val="24"/>
          <w:szCs w:val="24"/>
          <w:lang w:val="en-US"/>
        </w:rPr>
        <w:t xml:space="preserve"> that a) HR can be </w:t>
      </w:r>
      <w:ins w:id="265" w:author="Deiglmayr, Anne" w:date="2024-04-04T14:47:00Z">
        <w:r w:rsidR="009432BF">
          <w:rPr>
            <w:rFonts w:ascii="Times New Roman" w:hAnsi="Times New Roman" w:cs="Times New Roman"/>
            <w:sz w:val="24"/>
            <w:szCs w:val="24"/>
            <w:lang w:val="en-US"/>
          </w:rPr>
          <w:t xml:space="preserve">effectively </w:t>
        </w:r>
      </w:ins>
      <w:r w:rsidR="004A6E89" w:rsidRPr="001231DE">
        <w:rPr>
          <w:rFonts w:ascii="Times New Roman" w:hAnsi="Times New Roman" w:cs="Times New Roman"/>
          <w:sz w:val="24"/>
          <w:szCs w:val="24"/>
          <w:lang w:val="en-US"/>
        </w:rPr>
        <w:t xml:space="preserve">recorded using fitness trackers </w:t>
      </w:r>
      <w:del w:id="266" w:author="Deiglmayr, Anne" w:date="2024-04-04T14:47:00Z">
        <w:r w:rsidR="004A6E89" w:rsidRPr="001231DE" w:rsidDel="009432BF">
          <w:rPr>
            <w:rFonts w:ascii="Times New Roman" w:hAnsi="Times New Roman" w:cs="Times New Roman"/>
            <w:sz w:val="24"/>
            <w:szCs w:val="24"/>
            <w:lang w:val="en-US"/>
          </w:rPr>
          <w:delText xml:space="preserve">in </w:delText>
        </w:r>
      </w:del>
      <w:ins w:id="267" w:author="Deiglmayr, Anne" w:date="2024-04-04T14:47:00Z">
        <w:r w:rsidR="009432BF">
          <w:rPr>
            <w:rFonts w:ascii="Times New Roman" w:hAnsi="Times New Roman" w:cs="Times New Roman"/>
            <w:sz w:val="24"/>
            <w:szCs w:val="24"/>
            <w:lang w:val="en-US"/>
          </w:rPr>
          <w:t>during</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 </w:t>
      </w:r>
      <w:ins w:id="268" w:author="Deiglmayr, Anne" w:date="2024-04-04T14:47:00Z">
        <w:r w:rsidR="009432BF">
          <w:rPr>
            <w:rFonts w:ascii="Times New Roman" w:hAnsi="Times New Roman" w:cs="Times New Roman"/>
            <w:sz w:val="24"/>
            <w:szCs w:val="24"/>
            <w:lang w:val="en-US"/>
          </w:rPr>
          <w:t xml:space="preserve">whole </w:t>
        </w:r>
      </w:ins>
      <w:r w:rsidR="004A6E89" w:rsidRPr="001231DE">
        <w:rPr>
          <w:rFonts w:ascii="Times New Roman" w:hAnsi="Times New Roman" w:cs="Times New Roman"/>
          <w:sz w:val="24"/>
          <w:szCs w:val="24"/>
          <w:lang w:val="en-US"/>
        </w:rPr>
        <w:t>learning unit</w:t>
      </w:r>
      <w:ins w:id="269" w:author="Deiglmayr, Anne" w:date="2024-04-04T14:47:00Z">
        <w:r w:rsidR="009432BF">
          <w:rPr>
            <w:rFonts w:ascii="Times New Roman" w:hAnsi="Times New Roman" w:cs="Times New Roman"/>
            <w:sz w:val="24"/>
            <w:szCs w:val="24"/>
            <w:lang w:val="en-US"/>
          </w:rPr>
          <w:t>,</w:t>
        </w:r>
      </w:ins>
      <w:r w:rsidR="004A6E89" w:rsidRPr="001231DE">
        <w:rPr>
          <w:rFonts w:ascii="Times New Roman" w:hAnsi="Times New Roman" w:cs="Times New Roman"/>
          <w:sz w:val="24"/>
          <w:szCs w:val="24"/>
          <w:lang w:val="en-US"/>
        </w:rPr>
        <w:t xml:space="preserve"> and b) HR changes </w:t>
      </w:r>
      <w:del w:id="270" w:author="Deiglmayr, Anne" w:date="2024-04-04T14:48:00Z">
        <w:r w:rsidR="004A6E89" w:rsidRPr="001231DE" w:rsidDel="009432BF">
          <w:rPr>
            <w:rFonts w:ascii="Times New Roman" w:hAnsi="Times New Roman" w:cs="Times New Roman"/>
            <w:sz w:val="24"/>
            <w:szCs w:val="24"/>
            <w:lang w:val="en-US"/>
          </w:rPr>
          <w:delText xml:space="preserve">over the course of the learning unit </w:delText>
        </w:r>
      </w:del>
      <w:del w:id="271" w:author="Deiglmayr, Anne" w:date="2024-04-04T14:47:00Z">
        <w:r w:rsidR="004A6E89" w:rsidRPr="001231DE" w:rsidDel="009432BF">
          <w:rPr>
            <w:rFonts w:ascii="Times New Roman" w:hAnsi="Times New Roman" w:cs="Times New Roman"/>
            <w:sz w:val="24"/>
            <w:szCs w:val="24"/>
            <w:lang w:val="en-US"/>
          </w:rPr>
          <w:delText>during</w:delText>
        </w:r>
      </w:del>
      <w:ins w:id="272" w:author="Deiglmayr, Anne" w:date="2024-04-04T14:48:00Z">
        <w:r w:rsidR="009432BF">
          <w:rPr>
            <w:rFonts w:ascii="Times New Roman" w:hAnsi="Times New Roman" w:cs="Times New Roman"/>
            <w:sz w:val="24"/>
            <w:szCs w:val="24"/>
            <w:lang w:val="en-US"/>
          </w:rPr>
          <w:t xml:space="preserve"> are </w:t>
        </w:r>
      </w:ins>
      <w:del w:id="273" w:author="Deiglmayr, Anne" w:date="2024-04-04T14:47:00Z">
        <w:r w:rsidR="004A6E89" w:rsidRPr="001231DE" w:rsidDel="009432BF">
          <w:rPr>
            <w:rFonts w:ascii="Times New Roman" w:hAnsi="Times New Roman" w:cs="Times New Roman"/>
            <w:sz w:val="24"/>
            <w:szCs w:val="24"/>
            <w:lang w:val="en-US"/>
          </w:rPr>
          <w:delText xml:space="preserve"> </w:delText>
        </w:r>
      </w:del>
      <w:ins w:id="274" w:author="Deiglmayr, Anne" w:date="2024-04-04T14:47:00Z">
        <w:r w:rsidR="009432BF">
          <w:rPr>
            <w:rFonts w:ascii="Times New Roman" w:hAnsi="Times New Roman" w:cs="Times New Roman"/>
            <w:sz w:val="24"/>
            <w:szCs w:val="24"/>
            <w:lang w:val="en-US"/>
          </w:rPr>
          <w:t xml:space="preserve">in line with the </w:t>
        </w:r>
      </w:ins>
      <w:ins w:id="275" w:author="Deiglmayr, Anne" w:date="2024-04-04T14:48:00Z">
        <w:r w:rsidR="009432BF">
          <w:rPr>
            <w:rFonts w:ascii="Times New Roman" w:hAnsi="Times New Roman" w:cs="Times New Roman"/>
            <w:sz w:val="24"/>
            <w:szCs w:val="24"/>
            <w:lang w:val="en-US"/>
          </w:rPr>
          <w:t>occurrence of</w:t>
        </w:r>
      </w:ins>
      <w:ins w:id="276" w:author="Deiglmayr, Anne" w:date="2024-04-04T14:47:00Z">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activating </w:t>
      </w:r>
      <w:r w:rsidR="004A6E89">
        <w:rPr>
          <w:rFonts w:ascii="Times New Roman" w:hAnsi="Times New Roman" w:cs="Times New Roman"/>
          <w:sz w:val="24"/>
          <w:szCs w:val="24"/>
          <w:lang w:val="en-US"/>
        </w:rPr>
        <w:t>or stress</w:t>
      </w:r>
      <w:ins w:id="277" w:author="Deiglmayr, Anne" w:date="2024-04-04T14:48:00Z">
        <w:r w:rsidR="009432BF">
          <w:rPr>
            <w:rFonts w:ascii="Times New Roman" w:hAnsi="Times New Roman" w:cs="Times New Roman"/>
            <w:sz w:val="24"/>
            <w:szCs w:val="24"/>
            <w:lang w:val="en-US"/>
          </w:rPr>
          <w:t>-inducing</w:t>
        </w:r>
      </w:ins>
      <w:r w:rsidR="004A6E89">
        <w:rPr>
          <w:rFonts w:ascii="Times New Roman" w:hAnsi="Times New Roman" w:cs="Times New Roman"/>
          <w:sz w:val="24"/>
          <w:szCs w:val="24"/>
          <w:lang w:val="en-US"/>
        </w:rPr>
        <w:t xml:space="preserve"> </w:t>
      </w:r>
      <w:del w:id="278" w:author="Deiglmayr, Anne" w:date="2024-04-04T14:48:00Z">
        <w:r w:rsidR="004A6E89" w:rsidRPr="001231DE" w:rsidDel="009432BF">
          <w:rPr>
            <w:rFonts w:ascii="Times New Roman" w:hAnsi="Times New Roman" w:cs="Times New Roman"/>
            <w:sz w:val="24"/>
            <w:szCs w:val="24"/>
            <w:lang w:val="en-US"/>
          </w:rPr>
          <w:delText>phases</w:delText>
        </w:r>
      </w:del>
      <w:ins w:id="279" w:author="Deiglmayr, Anne" w:date="2024-04-04T14:48:00Z">
        <w:r w:rsidR="009432BF">
          <w:rPr>
            <w:rFonts w:ascii="Times New Roman" w:hAnsi="Times New Roman" w:cs="Times New Roman"/>
            <w:sz w:val="24"/>
            <w:szCs w:val="24"/>
            <w:lang w:val="en-US"/>
          </w:rPr>
          <w:t>tasks</w:t>
        </w:r>
      </w:ins>
      <w:r w:rsidR="004A6E89" w:rsidRPr="001231DE">
        <w:rPr>
          <w:rFonts w:ascii="Times New Roman" w:hAnsi="Times New Roman" w:cs="Times New Roman"/>
          <w:sz w:val="24"/>
          <w:szCs w:val="24"/>
          <w:lang w:val="en-US"/>
        </w:rPr>
        <w:t>.</w:t>
      </w:r>
      <w:r w:rsidR="004A6E89">
        <w:rPr>
          <w:rFonts w:ascii="Times New Roman" w:hAnsi="Times New Roman" w:cs="Times New Roman"/>
          <w:sz w:val="24"/>
          <w:szCs w:val="24"/>
          <w:lang w:val="en-US"/>
        </w:rPr>
        <w:t xml:space="preserve"> </w:t>
      </w:r>
    </w:p>
    <w:p w14:paraId="70582458" w14:textId="13EDBDF8"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w:t>
      </w:r>
      <w:ins w:id="280" w:author="Deiglmayr, Anne" w:date="2024-04-04T14:49:00Z">
        <w:r w:rsidR="009432BF">
          <w:rPr>
            <w:rFonts w:ascii="Times New Roman" w:hAnsi="Times New Roman" w:cs="Times New Roman"/>
            <w:sz w:val="24"/>
            <w:szCs w:val="24"/>
            <w:lang w:val="en-US"/>
          </w:rPr>
          <w:t xml:space="preserve">to the best of our knowledge, </w:t>
        </w:r>
      </w:ins>
      <w:r w:rsidRPr="00625A55">
        <w:rPr>
          <w:rFonts w:ascii="Times New Roman" w:hAnsi="Times New Roman" w:cs="Times New Roman"/>
          <w:sz w:val="24"/>
          <w:szCs w:val="24"/>
          <w:lang w:val="en-US"/>
        </w:rPr>
        <w:t xml:space="preserve">only one study </w:t>
      </w:r>
      <w:del w:id="281" w:author="Deiglmayr, Anne" w:date="2024-04-04T14:49:00Z">
        <w:r w:rsidRPr="00625A55" w:rsidDel="009432BF">
          <w:rPr>
            <w:rFonts w:ascii="Times New Roman" w:hAnsi="Times New Roman" w:cs="Times New Roman"/>
            <w:sz w:val="24"/>
            <w:szCs w:val="24"/>
            <w:lang w:val="en-US"/>
          </w:rPr>
          <w:delText xml:space="preserve">has combined both aspects </w:delText>
        </w:r>
        <w:r w:rsidDel="009432BF">
          <w:rPr>
            <w:rFonts w:ascii="Times New Roman" w:hAnsi="Times New Roman" w:cs="Times New Roman"/>
            <w:sz w:val="24"/>
            <w:szCs w:val="24"/>
            <w:lang w:val="en-US"/>
          </w:rPr>
          <w:delText xml:space="preserve">of </w:delText>
        </w:r>
        <w:r w:rsidRPr="00625A55" w:rsidDel="009432BF">
          <w:rPr>
            <w:rFonts w:ascii="Times New Roman" w:hAnsi="Times New Roman" w:cs="Times New Roman"/>
            <w:sz w:val="24"/>
            <w:szCs w:val="24"/>
            <w:lang w:val="en-US"/>
          </w:rPr>
          <w:delText>recording</w:delText>
        </w:r>
      </w:del>
      <w:ins w:id="282" w:author="Deiglmayr, Anne" w:date="2024-04-04T14:49:00Z">
        <w:r w:rsidR="009432BF">
          <w:rPr>
            <w:rFonts w:ascii="Times New Roman" w:hAnsi="Times New Roman" w:cs="Times New Roman"/>
            <w:sz w:val="24"/>
            <w:szCs w:val="24"/>
            <w:lang w:val="en-US"/>
          </w:rPr>
          <w:t>has directly assessed</w:t>
        </w:r>
      </w:ins>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del w:id="283" w:author="Deiglmayr, Anne" w:date="2024-04-04T14:49:00Z">
        <w:r w:rsidDel="009432BF">
          <w:rPr>
            <w:rFonts w:ascii="Times New Roman" w:hAnsi="Times New Roman" w:cs="Times New Roman"/>
            <w:sz w:val="24"/>
            <w:szCs w:val="24"/>
            <w:lang w:val="en-US"/>
          </w:rPr>
          <w:delText xml:space="preserve">by </w:delText>
        </w:r>
      </w:del>
      <w:ins w:id="284" w:author="Deiglmayr, Anne" w:date="2024-04-04T14:49:00Z">
        <w:r w:rsidR="009432BF">
          <w:rPr>
            <w:rFonts w:ascii="Times New Roman" w:hAnsi="Times New Roman" w:cs="Times New Roman"/>
            <w:sz w:val="24"/>
            <w:szCs w:val="24"/>
            <w:lang w:val="en-US"/>
          </w:rPr>
          <w:t xml:space="preserve">using </w:t>
        </w:r>
      </w:ins>
      <w:r>
        <w:rPr>
          <w:rFonts w:ascii="Times New Roman" w:hAnsi="Times New Roman" w:cs="Times New Roman"/>
          <w:sz w:val="24"/>
          <w:szCs w:val="24"/>
          <w:lang w:val="en-US"/>
        </w:rPr>
        <w:t>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w:t>
      </w:r>
      <w:ins w:id="285" w:author="Deiglmayr, Anne" w:date="2024-04-04T14:49:00Z">
        <w:r w:rsidR="009432BF">
          <w:rPr>
            <w:rFonts w:ascii="Times New Roman" w:hAnsi="Times New Roman" w:cs="Times New Roman"/>
            <w:sz w:val="24"/>
            <w:szCs w:val="24"/>
            <w:lang w:val="en-US"/>
          </w:rPr>
          <w:t xml:space="preserve"> during teaching: </w:t>
        </w:r>
      </w:ins>
      <w:del w:id="286" w:author="Deiglmayr, Anne" w:date="2024-04-04T14:49: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r w:rsidRPr="00C50390">
        <w:rPr>
          <w:rFonts w:ascii="Times New Roman" w:hAnsi="Times New Roman" w:cs="Times New Roman"/>
          <w:sz w:val="24"/>
          <w:szCs w:val="24"/>
          <w:lang w:val="en-US"/>
        </w:rPr>
        <w:t>runge2020</w:t>
      </w:r>
      <w:ins w:id="287" w:author="Deiglmayr, Anne" w:date="2024-04-04T14:49:00Z">
        <w:r w:rsidR="009432BF">
          <w:rPr>
            <w:rFonts w:ascii="Times New Roman" w:hAnsi="Times New Roman" w:cs="Times New Roman"/>
            <w:sz w:val="24"/>
            <w:szCs w:val="24"/>
            <w:lang w:val="en-US"/>
          </w:rPr>
          <w:t xml:space="preserve"> used a </w:t>
        </w:r>
      </w:ins>
      <w:del w:id="288" w:author="Deiglmayr, Anne" w:date="2024-04-04T14:49:00Z">
        <w:r w:rsidDel="009432BF">
          <w:rPr>
            <w:rFonts w:ascii="Times New Roman" w:hAnsi="Times New Roman" w:cs="Times New Roman"/>
            <w:sz w:val="24"/>
            <w:szCs w:val="24"/>
            <w:lang w:val="en-US"/>
          </w:rPr>
          <w:delText>]:</w:delText>
        </w:r>
        <w:r w:rsidR="007E07E2" w:rsidDel="009432BF">
          <w:rPr>
            <w:rFonts w:ascii="Times New Roman" w:hAnsi="Times New Roman" w:cs="Times New Roman"/>
            <w:sz w:val="24"/>
            <w:szCs w:val="24"/>
            <w:lang w:val="en-US"/>
          </w:rPr>
          <w:delText xml:space="preserve"> </w:delText>
        </w:r>
        <w:r w:rsidDel="009432BF">
          <w:rPr>
            <w:rFonts w:ascii="Times New Roman" w:hAnsi="Times New Roman" w:cs="Times New Roman"/>
            <w:sz w:val="24"/>
            <w:szCs w:val="24"/>
            <w:lang w:val="en-US"/>
          </w:rPr>
          <w:delText>A</w:delText>
        </w:r>
        <w:r w:rsidRPr="00D0459A" w:rsidDel="009432BF">
          <w:rPr>
            <w:rFonts w:ascii="Times New Roman" w:hAnsi="Times New Roman" w:cs="Times New Roman"/>
            <w:sz w:val="24"/>
            <w:szCs w:val="24"/>
            <w:lang w:val="en-US"/>
          </w:rPr>
          <w:delText xml:space="preserve"> </w:delText>
        </w:r>
      </w:del>
      <w:r w:rsidRPr="00D0459A">
        <w:rPr>
          <w:rFonts w:ascii="Times New Roman" w:hAnsi="Times New Roman" w:cs="Times New Roman"/>
          <w:sz w:val="24"/>
          <w:szCs w:val="24"/>
          <w:lang w:val="en-US"/>
        </w:rPr>
        <w:t xml:space="preserve">Fitbit fitness tracker </w:t>
      </w:r>
      <w:del w:id="289" w:author="Deiglmayr, Anne" w:date="2024-04-04T14:49:00Z">
        <w:r w:rsidDel="009432BF">
          <w:rPr>
            <w:rFonts w:ascii="Times New Roman" w:hAnsi="Times New Roman" w:cs="Times New Roman"/>
            <w:sz w:val="24"/>
            <w:szCs w:val="24"/>
            <w:lang w:val="en-US"/>
          </w:rPr>
          <w:delText>was used</w:delText>
        </w:r>
      </w:del>
      <w:del w:id="290" w:author="Deiglmayr, Anne" w:date="2024-04-04T14:50: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del w:id="291" w:author="Deiglmayr, Anne" w:date="2024-04-04T14:50:00Z">
        <w:r w:rsidDel="009432BF">
          <w:rPr>
            <w:rFonts w:ascii="Times New Roman" w:hAnsi="Times New Roman" w:cs="Times New Roman"/>
            <w:sz w:val="24"/>
            <w:szCs w:val="24"/>
            <w:lang w:val="en-US"/>
          </w:rPr>
          <w:delText xml:space="preserve">four </w:delText>
        </w:r>
      </w:del>
      <w:ins w:id="292" w:author="Deiglmayr, Anne" w:date="2024-04-04T14:50:00Z">
        <w:r w:rsidR="009432BF">
          <w:rPr>
            <w:rFonts w:ascii="Times New Roman" w:hAnsi="Times New Roman" w:cs="Times New Roman"/>
            <w:sz w:val="24"/>
            <w:szCs w:val="24"/>
            <w:lang w:val="en-US"/>
          </w:rPr>
          <w:t xml:space="preserve">n=4 </w:t>
        </w:r>
      </w:ins>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del w:id="293" w:author="Deiglmayr, Anne" w:date="2024-04-04T14:51:00Z">
        <w:r w:rsidRPr="00D0459A" w:rsidDel="00895071">
          <w:rPr>
            <w:rFonts w:ascii="Times New Roman" w:hAnsi="Times New Roman" w:cs="Times New Roman"/>
            <w:sz w:val="24"/>
            <w:szCs w:val="24"/>
            <w:lang w:val="en-US"/>
          </w:rPr>
          <w:delText xml:space="preserve">concluded </w:delText>
        </w:r>
      </w:del>
      <w:del w:id="294" w:author="Deiglmayr, Anne" w:date="2024-04-04T14:50:00Z">
        <w:r w:rsidRPr="00D0459A" w:rsidDel="00895071">
          <w:rPr>
            <w:rFonts w:ascii="Times New Roman" w:hAnsi="Times New Roman" w:cs="Times New Roman"/>
            <w:sz w:val="24"/>
            <w:szCs w:val="24"/>
            <w:lang w:val="en-US"/>
          </w:rPr>
          <w:delText>that stress in the</w:delText>
        </w:r>
      </w:del>
      <w:ins w:id="295" w:author="Deiglmayr, Anne" w:date="2024-04-04T14:51:00Z">
        <w:r w:rsidR="00895071">
          <w:rPr>
            <w:rFonts w:ascii="Times New Roman" w:hAnsi="Times New Roman" w:cs="Times New Roman"/>
            <w:sz w:val="24"/>
            <w:szCs w:val="24"/>
            <w:lang w:val="en-US"/>
          </w:rPr>
          <w:t>used the</w:t>
        </w:r>
      </w:ins>
      <w:del w:id="296" w:author="Deiglmayr, Anne" w:date="2024-04-04T14:50:00Z">
        <w:r w:rsidRPr="00D0459A" w:rsidDel="00895071">
          <w:rPr>
            <w:rFonts w:ascii="Times New Roman" w:hAnsi="Times New Roman" w:cs="Times New Roman"/>
            <w:sz w:val="24"/>
            <w:szCs w:val="24"/>
            <w:lang w:val="en-US"/>
          </w:rPr>
          <w:delText xml:space="preserve"> teaching profession can be mapped using </w:delText>
        </w:r>
      </w:del>
      <w:ins w:id="297" w:author="Deiglmayr, Anne" w:date="2024-04-04T14:52:00Z">
        <w:r w:rsidR="00895071">
          <w:rPr>
            <w:rFonts w:ascii="Times New Roman" w:hAnsi="Times New Roman" w:cs="Times New Roman"/>
            <w:sz w:val="24"/>
            <w:szCs w:val="24"/>
            <w:lang w:val="en-US"/>
          </w:rPr>
          <w:t xml:space="preserve"> </w:t>
        </w:r>
      </w:ins>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ins w:id="298" w:author="Deiglmayr, Anne" w:date="2024-04-04T14:51:00Z">
        <w:r w:rsidR="00895071">
          <w:rPr>
            <w:rFonts w:ascii="Times New Roman" w:hAnsi="Times New Roman" w:cs="Times New Roman"/>
            <w:sz w:val="24"/>
            <w:szCs w:val="24"/>
            <w:lang w:val="en-US"/>
          </w:rPr>
          <w:t xml:space="preserve"> record</w:t>
        </w:r>
      </w:ins>
      <w:ins w:id="299" w:author="Deiglmayr, Anne" w:date="2024-04-04T14:52:00Z">
        <w:r w:rsidR="00895071">
          <w:rPr>
            <w:rFonts w:ascii="Times New Roman" w:hAnsi="Times New Roman" w:cs="Times New Roman"/>
            <w:sz w:val="24"/>
            <w:szCs w:val="24"/>
            <w:lang w:val="en-US"/>
          </w:rPr>
          <w:t>ings</w:t>
        </w:r>
      </w:ins>
      <w:r>
        <w:rPr>
          <w:rFonts w:ascii="Times New Roman" w:hAnsi="Times New Roman" w:cs="Times New Roman"/>
          <w:sz w:val="24"/>
          <w:szCs w:val="24"/>
          <w:lang w:val="en-US"/>
        </w:rPr>
        <w:t xml:space="preserve"> </w:t>
      </w:r>
      <w:commentRangeStart w:id="300"/>
      <w:del w:id="301" w:author="Deiglmayr, Anne" w:date="2024-04-04T14:50:00Z">
        <w:r w:rsidDel="00895071">
          <w:rPr>
            <w:rFonts w:ascii="Times New Roman" w:hAnsi="Times New Roman" w:cs="Times New Roman"/>
            <w:sz w:val="24"/>
            <w:szCs w:val="24"/>
            <w:lang w:val="en-US"/>
          </w:rPr>
          <w:delText>indicators</w:delText>
        </w:r>
      </w:del>
      <w:ins w:id="302" w:author="Deiglmayr, Anne" w:date="2024-04-04T14:50:00Z">
        <w:r w:rsidR="00895071">
          <w:rPr>
            <w:rFonts w:ascii="Times New Roman" w:hAnsi="Times New Roman" w:cs="Times New Roman"/>
            <w:sz w:val="24"/>
            <w:szCs w:val="24"/>
            <w:lang w:val="en-US"/>
          </w:rPr>
          <w:t>to dif</w:t>
        </w:r>
      </w:ins>
      <w:ins w:id="303" w:author="Deiglmayr, Anne" w:date="2024-04-04T14:51:00Z">
        <w:r w:rsidR="00895071">
          <w:rPr>
            <w:rFonts w:ascii="Times New Roman" w:hAnsi="Times New Roman" w:cs="Times New Roman"/>
            <w:sz w:val="24"/>
            <w:szCs w:val="24"/>
            <w:lang w:val="en-US"/>
          </w:rPr>
          <w:t xml:space="preserve">ferentiated between </w:t>
        </w:r>
      </w:ins>
      <w:ins w:id="304" w:author="Deiglmayr, Anne" w:date="2024-04-04T14:52:00Z">
        <w:r w:rsidR="00895071">
          <w:rPr>
            <w:rFonts w:ascii="Times New Roman" w:hAnsi="Times New Roman" w:cs="Times New Roman"/>
            <w:sz w:val="24"/>
            <w:szCs w:val="24"/>
            <w:lang w:val="en-US"/>
          </w:rPr>
          <w:t>teachers reporting higher or lower levels of stress</w:t>
        </w:r>
        <w:commentRangeEnd w:id="300"/>
        <w:r w:rsidR="00895071">
          <w:rPr>
            <w:rStyle w:val="Kommentarzeichen"/>
          </w:rPr>
          <w:commentReference w:id="300"/>
        </w:r>
      </w:ins>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del w:id="305" w:author="Deiglmayr, Anne" w:date="2024-04-04T14:53:00Z">
        <w:r w:rsidDel="00895071">
          <w:rPr>
            <w:rFonts w:ascii="Times New Roman" w:hAnsi="Times New Roman" w:cs="Times New Roman"/>
            <w:sz w:val="24"/>
            <w:szCs w:val="24"/>
            <w:lang w:val="en-US"/>
          </w:rPr>
          <w:delText>is</w:delText>
        </w:r>
        <w:r w:rsidRPr="00D0459A" w:rsidDel="00895071">
          <w:rPr>
            <w:rFonts w:ascii="Times New Roman" w:hAnsi="Times New Roman" w:cs="Times New Roman"/>
            <w:sz w:val="24"/>
            <w:szCs w:val="24"/>
            <w:lang w:val="en-US"/>
          </w:rPr>
          <w:delText xml:space="preserve"> </w:delText>
        </w:r>
      </w:del>
      <w:ins w:id="306" w:author="Deiglmayr, Anne" w:date="2024-04-04T14:53: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an indicator of stress</w:t>
      </w:r>
      <w:ins w:id="307" w:author="Deiglmayr, Anne" w:date="2024-04-04T14:51:00Z">
        <w:r w:rsidR="00895071">
          <w:rPr>
            <w:rFonts w:ascii="Times New Roman" w:hAnsi="Times New Roman" w:cs="Times New Roman"/>
            <w:sz w:val="24"/>
            <w:szCs w:val="24"/>
            <w:lang w:val="en-US"/>
          </w:rPr>
          <w:t>,</w:t>
        </w:r>
      </w:ins>
      <w:r w:rsidRPr="00D0459A">
        <w:rPr>
          <w:rFonts w:ascii="Times New Roman" w:hAnsi="Times New Roman" w:cs="Times New Roman"/>
          <w:sz w:val="24"/>
          <w:szCs w:val="24"/>
          <w:lang w:val="en-US"/>
        </w:rPr>
        <w:t xml:space="preserve"> and that poor student behavior </w:t>
      </w:r>
      <w:del w:id="308" w:author="Deiglmayr, Anne" w:date="2024-04-04T14:51:00Z">
        <w:r w:rsidRPr="00D0459A" w:rsidDel="00895071">
          <w:rPr>
            <w:rFonts w:ascii="Times New Roman" w:hAnsi="Times New Roman" w:cs="Times New Roman"/>
            <w:sz w:val="24"/>
            <w:szCs w:val="24"/>
            <w:lang w:val="en-US"/>
          </w:rPr>
          <w:delText xml:space="preserve">is </w:delText>
        </w:r>
      </w:del>
      <w:ins w:id="309" w:author="Deiglmayr, Anne" w:date="2024-04-04T14:51: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 xml:space="preserve">the stressor </w:t>
      </w:r>
      <w:del w:id="310" w:author="Deiglmayr, Anne" w:date="2024-04-04T14:53:00Z">
        <w:r w:rsidRPr="00D0459A" w:rsidDel="00895071">
          <w:rPr>
            <w:rFonts w:ascii="Times New Roman" w:hAnsi="Times New Roman" w:cs="Times New Roman"/>
            <w:sz w:val="24"/>
            <w:szCs w:val="24"/>
            <w:lang w:val="en-US"/>
          </w:rPr>
          <w:delText xml:space="preserve">that is </w:delText>
        </w:r>
      </w:del>
      <w:r w:rsidRPr="00D0459A">
        <w:rPr>
          <w:rFonts w:ascii="Times New Roman" w:hAnsi="Times New Roman" w:cs="Times New Roman"/>
          <w:sz w:val="24"/>
          <w:szCs w:val="24"/>
          <w:lang w:val="en-US"/>
        </w:rPr>
        <w:t>perceived most frequently</w:t>
      </w:r>
      <w:ins w:id="311" w:author="Deiglmayr, Anne" w:date="2024-04-04T14:53:00Z">
        <w:r w:rsidR="00895071">
          <w:rPr>
            <w:rFonts w:ascii="Times New Roman" w:hAnsi="Times New Roman" w:cs="Times New Roman"/>
            <w:sz w:val="24"/>
            <w:szCs w:val="24"/>
            <w:lang w:val="en-US"/>
          </w:rPr>
          <w:t xml:space="preserve"> by the teachers</w:t>
        </w:r>
      </w:ins>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w:t>
      </w:r>
      <w:del w:id="312" w:author="Deiglmayr, Anne" w:date="2024-04-04T14:53:00Z">
        <w:r w:rsidRPr="0000056F" w:rsidDel="00895071">
          <w:rPr>
            <w:rFonts w:ascii="Times New Roman" w:hAnsi="Times New Roman" w:cs="Times New Roman"/>
            <w:sz w:val="24"/>
            <w:szCs w:val="24"/>
            <w:lang w:val="en-US"/>
          </w:rPr>
          <w:delText xml:space="preserve"> of four participants</w:delText>
        </w:r>
      </w:del>
      <w:r w:rsidRPr="0000056F">
        <w:rPr>
          <w:rFonts w:ascii="Times New Roman" w:hAnsi="Times New Roman" w:cs="Times New Roman"/>
          <w:sz w:val="24"/>
          <w:szCs w:val="24"/>
          <w:lang w:val="en-US"/>
        </w:rPr>
        <w:t>.</w:t>
      </w:r>
    </w:p>
    <w:p w14:paraId="37A89D56" w14:textId="539518D6" w:rsidR="00895071" w:rsidRDefault="00E968CE" w:rsidP="002374A6">
      <w:pPr>
        <w:spacing w:line="360" w:lineRule="auto"/>
        <w:rPr>
          <w:ins w:id="313" w:author="Deiglmayr, Anne" w:date="2024-04-04T14:58: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summary, </w:t>
      </w:r>
      <w:ins w:id="314" w:author="Deiglmayr, Anne" w:date="2024-04-04T14:54:00Z">
        <w:r w:rsidR="00895071">
          <w:rPr>
            <w:rFonts w:ascii="Times New Roman" w:hAnsi="Times New Roman" w:cs="Times New Roman"/>
            <w:sz w:val="24"/>
            <w:szCs w:val="24"/>
            <w:lang w:val="en-US"/>
          </w:rPr>
          <w:t xml:space="preserve">previous </w:t>
        </w:r>
      </w:ins>
      <w:r w:rsidR="002A710C" w:rsidRPr="00136AB7">
        <w:rPr>
          <w:rFonts w:ascii="Times New Roman" w:hAnsi="Times New Roman" w:cs="Times New Roman"/>
          <w:sz w:val="24"/>
          <w:szCs w:val="24"/>
          <w:lang w:val="en-US"/>
        </w:rPr>
        <w:t xml:space="preserve">studies </w:t>
      </w:r>
      <w:ins w:id="315" w:author="Deiglmayr, Anne" w:date="2024-04-04T14:54:00Z">
        <w:r w:rsidR="00895071">
          <w:rPr>
            <w:rFonts w:ascii="Times New Roman" w:hAnsi="Times New Roman" w:cs="Times New Roman"/>
            <w:sz w:val="24"/>
            <w:szCs w:val="24"/>
            <w:lang w:val="en-US"/>
          </w:rPr>
          <w:t xml:space="preserve">have </w:t>
        </w:r>
      </w:ins>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 xml:space="preserve">HR </w:t>
      </w:r>
      <w:del w:id="316" w:author="Deiglmayr, Anne" w:date="2024-04-04T14:54:00Z">
        <w:r w:rsidR="002A710C" w:rsidRPr="00136AB7" w:rsidDel="00895071">
          <w:rPr>
            <w:rFonts w:ascii="Times New Roman" w:hAnsi="Times New Roman" w:cs="Times New Roman"/>
            <w:sz w:val="24"/>
            <w:szCs w:val="24"/>
            <w:lang w:val="en-US"/>
          </w:rPr>
          <w:delText>change</w:delText>
        </w:r>
        <w:r w:rsidR="002A710C" w:rsidDel="00895071">
          <w:rPr>
            <w:rFonts w:ascii="Times New Roman" w:hAnsi="Times New Roman" w:cs="Times New Roman"/>
            <w:sz w:val="24"/>
            <w:szCs w:val="24"/>
            <w:lang w:val="en-US"/>
          </w:rPr>
          <w:delText>d,</w:delText>
        </w:r>
      </w:del>
      <w:ins w:id="317" w:author="Deiglmayr, Anne" w:date="2024-04-04T14:54:00Z">
        <w:r w:rsidR="00895071">
          <w:rPr>
            <w:rFonts w:ascii="Times New Roman" w:hAnsi="Times New Roman" w:cs="Times New Roman"/>
            <w:sz w:val="24"/>
            <w:szCs w:val="24"/>
            <w:lang w:val="en-US"/>
          </w:rPr>
          <w:t>changes</w:t>
        </w:r>
      </w:ins>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w:t>
      </w:r>
      <w:del w:id="318" w:author="Deiglmayr, Anne" w:date="2024-04-04T14:54:00Z">
        <w:r w:rsidR="002A710C" w:rsidRPr="00136AB7" w:rsidDel="00895071">
          <w:rPr>
            <w:rFonts w:ascii="Times New Roman" w:hAnsi="Times New Roman" w:cs="Times New Roman"/>
            <w:sz w:val="24"/>
            <w:szCs w:val="24"/>
            <w:lang w:val="en-US"/>
          </w:rPr>
          <w:delText>during teaching</w:delText>
        </w:r>
      </w:del>
      <w:ins w:id="319" w:author="Deiglmayr, Anne" w:date="2024-04-04T14:54:00Z">
        <w:r w:rsidR="00895071">
          <w:rPr>
            <w:rFonts w:ascii="Times New Roman" w:hAnsi="Times New Roman" w:cs="Times New Roman"/>
            <w:sz w:val="24"/>
            <w:szCs w:val="24"/>
            <w:lang w:val="en-US"/>
          </w:rPr>
          <w:t>they experience</w:t>
        </w:r>
      </w:ins>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 xml:space="preserve">whereby </w:t>
      </w:r>
      <w:commentRangeStart w:id="320"/>
      <w:r w:rsidR="002A710C" w:rsidRPr="00600D7A">
        <w:rPr>
          <w:rFonts w:ascii="Times New Roman" w:hAnsi="Times New Roman" w:cs="Times New Roman"/>
          <w:sz w:val="24"/>
          <w:szCs w:val="24"/>
          <w:lang w:val="en-US"/>
        </w:rPr>
        <w:t>teacher-centered phases</w:t>
      </w:r>
      <w:commentRangeEnd w:id="320"/>
      <w:r w:rsidR="00895071">
        <w:rPr>
          <w:rStyle w:val="Kommentarzeichen"/>
        </w:rPr>
        <w:commentReference w:id="320"/>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 xml:space="preserve">can be </w:t>
      </w:r>
      <w:del w:id="321" w:author="Deiglmayr, Anne" w:date="2024-04-04T14:54:00Z">
        <w:r w:rsidR="00EE7339" w:rsidDel="00895071">
          <w:rPr>
            <w:rFonts w:ascii="Times New Roman" w:hAnsi="Times New Roman" w:cs="Times New Roman"/>
            <w:sz w:val="24"/>
            <w:szCs w:val="24"/>
            <w:lang w:val="en-US"/>
          </w:rPr>
          <w:delText xml:space="preserve">mapped </w:delText>
        </w:r>
      </w:del>
      <w:ins w:id="322" w:author="Deiglmayr, Anne" w:date="2024-04-04T14:54:00Z">
        <w:r w:rsidR="00895071">
          <w:rPr>
            <w:rFonts w:ascii="Times New Roman" w:hAnsi="Times New Roman" w:cs="Times New Roman"/>
            <w:sz w:val="24"/>
            <w:szCs w:val="24"/>
            <w:lang w:val="en-US"/>
          </w:rPr>
          <w:t xml:space="preserve">assessed </w:t>
        </w:r>
      </w:ins>
      <w:r w:rsidR="00EE7339">
        <w:rPr>
          <w:rFonts w:ascii="Times New Roman" w:hAnsi="Times New Roman" w:cs="Times New Roman"/>
          <w:sz w:val="24"/>
          <w:szCs w:val="24"/>
          <w:lang w:val="en-US"/>
        </w:rPr>
        <w:t>using low-cost, non-intrusive fitness tracker</w:t>
      </w:r>
      <w:r w:rsidR="003A593E">
        <w:rPr>
          <w:rFonts w:ascii="Times New Roman" w:hAnsi="Times New Roman" w:cs="Times New Roman"/>
          <w:sz w:val="24"/>
          <w:szCs w:val="24"/>
          <w:lang w:val="en-US"/>
        </w:rPr>
        <w:t>s</w:t>
      </w:r>
      <w:del w:id="323" w:author="Deiglmayr, Anne" w:date="2024-04-04T14:54:00Z">
        <w:r w:rsidR="00EE7339" w:rsidDel="00895071">
          <w:rPr>
            <w:rFonts w:ascii="Times New Roman" w:hAnsi="Times New Roman" w:cs="Times New Roman"/>
            <w:sz w:val="24"/>
            <w:szCs w:val="24"/>
            <w:lang w:val="en-US"/>
          </w:rPr>
          <w:delText xml:space="preserve"> in learning situation</w:delText>
        </w:r>
        <w:r w:rsidR="003A593E" w:rsidDel="00895071">
          <w:rPr>
            <w:rFonts w:ascii="Times New Roman" w:hAnsi="Times New Roman" w:cs="Times New Roman"/>
            <w:sz w:val="24"/>
            <w:szCs w:val="24"/>
            <w:lang w:val="en-US"/>
          </w:rPr>
          <w:delText>s</w:delText>
        </w:r>
      </w:del>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w:t>
      </w:r>
      <w:ins w:id="324" w:author="Deiglmayr, Anne" w:date="2024-04-04T14:55:00Z">
        <w:r w:rsidR="00895071">
          <w:rPr>
            <w:rFonts w:ascii="Times New Roman" w:hAnsi="Times New Roman" w:cs="Times New Roman"/>
            <w:sz w:val="24"/>
            <w:szCs w:val="24"/>
            <w:lang w:val="en-US"/>
          </w:rPr>
          <w:t xml:space="preserve">that </w:t>
        </w:r>
      </w:ins>
      <w:r w:rsidR="003A593E">
        <w:rPr>
          <w:rFonts w:ascii="Times New Roman" w:hAnsi="Times New Roman" w:cs="Times New Roman"/>
          <w:sz w:val="24"/>
          <w:szCs w:val="24"/>
          <w:lang w:val="en-US"/>
        </w:rPr>
        <w:t>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However,</w:t>
      </w:r>
      <w:ins w:id="325" w:author="Deiglmayr, Anne" w:date="2024-04-04T14:57:00Z">
        <w:r w:rsidR="00895071">
          <w:rPr>
            <w:rFonts w:ascii="Times New Roman" w:hAnsi="Times New Roman" w:cs="Times New Roman"/>
            <w:sz w:val="24"/>
            <w:szCs w:val="24"/>
            <w:lang w:val="en-US"/>
          </w:rPr>
          <w:t xml:space="preserve"> </w:t>
        </w:r>
      </w:ins>
      <w:ins w:id="326" w:author="Deiglmayr, Anne" w:date="2024-04-04T14:58:00Z">
        <w:r w:rsidR="00895071">
          <w:rPr>
            <w:rFonts w:ascii="Times New Roman" w:hAnsi="Times New Roman" w:cs="Times New Roman"/>
            <w:sz w:val="24"/>
            <w:szCs w:val="24"/>
            <w:lang w:val="en-US"/>
          </w:rPr>
          <w:t xml:space="preserve">studies collecting data from teacher-worn fitness-trackers in a large-enough sample to explore links with </w:t>
        </w:r>
      </w:ins>
      <w:ins w:id="327" w:author="Deiglmayr, Anne" w:date="2024-04-04T14:59:00Z">
        <w:r w:rsidR="00895071">
          <w:rPr>
            <w:rFonts w:ascii="Times New Roman" w:hAnsi="Times New Roman" w:cs="Times New Roman"/>
            <w:sz w:val="24"/>
            <w:szCs w:val="24"/>
            <w:lang w:val="en-US"/>
          </w:rPr>
          <w:t>factors such as subjective stressor appraisal, or effects teaching experience, are still lacking. Our study aims at closing this research gap.</w:t>
        </w:r>
      </w:ins>
    </w:p>
    <w:p w14:paraId="3D4DE21F" w14:textId="2E239C48" w:rsidR="00CC092A" w:rsidRPr="001A47F5" w:rsidDel="00895071" w:rsidRDefault="006F3371" w:rsidP="002374A6">
      <w:pPr>
        <w:spacing w:line="360" w:lineRule="auto"/>
        <w:rPr>
          <w:del w:id="328" w:author="Deiglmayr, Anne" w:date="2024-04-04T14:59:00Z"/>
          <w:rFonts w:ascii="Times New Roman" w:hAnsi="Times New Roman" w:cs="Times New Roman"/>
          <w:b/>
          <w:bCs/>
          <w:sz w:val="24"/>
          <w:szCs w:val="24"/>
          <w:lang w:val="en-US"/>
        </w:rPr>
      </w:pPr>
      <w:del w:id="329" w:author="Deiglmayr, Anne" w:date="2024-04-04T14:59:00Z">
        <w:r w:rsidRPr="006F3371" w:rsidDel="00895071">
          <w:rPr>
            <w:rFonts w:ascii="Times New Roman" w:hAnsi="Times New Roman" w:cs="Times New Roman"/>
            <w:sz w:val="24"/>
            <w:szCs w:val="24"/>
            <w:lang w:val="en-US"/>
          </w:rPr>
          <w:delText xml:space="preserve"> none of the previous studies have looked at the cause of stress </w:delText>
        </w:r>
        <w:r w:rsidR="00C87BAD" w:rsidDel="00895071">
          <w:rPr>
            <w:rFonts w:ascii="Times New Roman" w:hAnsi="Times New Roman" w:cs="Times New Roman"/>
            <w:sz w:val="24"/>
            <w:szCs w:val="24"/>
            <w:lang w:val="en-US"/>
          </w:rPr>
          <w:delText xml:space="preserve">assessed with </w:delText>
        </w:r>
        <w:r w:rsidR="001A47F5" w:rsidDel="00895071">
          <w:rPr>
            <w:rFonts w:ascii="Times New Roman" w:hAnsi="Times New Roman" w:cs="Times New Roman"/>
            <w:sz w:val="24"/>
            <w:szCs w:val="24"/>
            <w:lang w:val="en-US"/>
          </w:rPr>
          <w:delText xml:space="preserve">fitness trackers </w:delText>
        </w:r>
        <w:r w:rsidRPr="006F3371" w:rsidDel="00895071">
          <w:rPr>
            <w:rFonts w:ascii="Times New Roman" w:hAnsi="Times New Roman" w:cs="Times New Roman"/>
            <w:sz w:val="24"/>
            <w:szCs w:val="24"/>
            <w:lang w:val="en-US"/>
          </w:rPr>
          <w:delText xml:space="preserve">in a comparatively large sample, taking into account a) the course of the </w:delText>
        </w:r>
        <w:r w:rsidDel="00895071">
          <w:rPr>
            <w:rFonts w:ascii="Times New Roman" w:hAnsi="Times New Roman" w:cs="Times New Roman"/>
            <w:sz w:val="24"/>
            <w:szCs w:val="24"/>
            <w:lang w:val="en-US"/>
          </w:rPr>
          <w:delText>HR</w:delText>
        </w:r>
        <w:r w:rsidRPr="006F3371" w:rsidDel="00895071">
          <w:rPr>
            <w:rFonts w:ascii="Times New Roman" w:hAnsi="Times New Roman" w:cs="Times New Roman"/>
            <w:sz w:val="24"/>
            <w:szCs w:val="24"/>
            <w:lang w:val="en-US"/>
          </w:rPr>
          <w:delText xml:space="preserve"> in different phases (before, during</w:delText>
        </w:r>
        <w:r w:rsidDel="00895071">
          <w:rPr>
            <w:rFonts w:ascii="Times New Roman" w:hAnsi="Times New Roman" w:cs="Times New Roman"/>
            <w:sz w:val="24"/>
            <w:szCs w:val="24"/>
            <w:lang w:val="en-US"/>
          </w:rPr>
          <w:delText>,</w:delText>
        </w:r>
        <w:r w:rsidRPr="006F3371" w:rsidDel="00895071">
          <w:rPr>
            <w:rFonts w:ascii="Times New Roman" w:hAnsi="Times New Roman" w:cs="Times New Roman"/>
            <w:sz w:val="24"/>
            <w:szCs w:val="24"/>
            <w:lang w:val="en-US"/>
          </w:rPr>
          <w:delText xml:space="preserve"> </w:delText>
        </w:r>
        <w:r w:rsidDel="00895071">
          <w:rPr>
            <w:rFonts w:ascii="Times New Roman" w:hAnsi="Times New Roman" w:cs="Times New Roman"/>
            <w:sz w:val="24"/>
            <w:szCs w:val="24"/>
            <w:lang w:val="en-US"/>
          </w:rPr>
          <w:delText xml:space="preserve">and </w:delText>
        </w:r>
        <w:r w:rsidRPr="006F3371" w:rsidDel="00895071">
          <w:rPr>
            <w:rFonts w:ascii="Times New Roman" w:hAnsi="Times New Roman" w:cs="Times New Roman"/>
            <w:sz w:val="24"/>
            <w:szCs w:val="24"/>
            <w:lang w:val="en-US"/>
          </w:rPr>
          <w:delText>after teaching) and b) other parameters such as appraisal processes and teaching experience.</w:delText>
        </w:r>
        <w:r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Thus, there</w:delText>
        </w:r>
        <w:r w:rsidR="001A47F5"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is a need for further research</w:delText>
        </w:r>
        <w:r w:rsidR="00265F66" w:rsidDel="00895071">
          <w:rPr>
            <w:rFonts w:ascii="Times New Roman" w:hAnsi="Times New Roman" w:cs="Times New Roman"/>
            <w:sz w:val="24"/>
            <w:szCs w:val="24"/>
            <w:lang w:val="en-US"/>
          </w:rPr>
          <w:delText>.</w:delText>
        </w:r>
        <w:r w:rsidR="002374A6" w:rsidDel="00895071">
          <w:rPr>
            <w:rFonts w:ascii="Times New Roman" w:hAnsi="Times New Roman" w:cs="Times New Roman"/>
            <w:sz w:val="24"/>
            <w:szCs w:val="24"/>
            <w:lang w:val="en-US"/>
          </w:rPr>
          <w:delText xml:space="preserve"> </w:delText>
        </w:r>
      </w:del>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02FE62F0"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w:t>
      </w:r>
      <w:del w:id="330" w:author="Deiglmayr, Anne" w:date="2024-04-08T16:42:00Z">
        <w:r w:rsidRPr="00956D35" w:rsidDel="004730CB">
          <w:rPr>
            <w:rFonts w:ascii="Times New Roman" w:hAnsi="Times New Roman" w:cs="Times New Roman"/>
            <w:b/>
            <w:bCs/>
            <w:sz w:val="24"/>
            <w:szCs w:val="24"/>
            <w:lang w:val="en-US"/>
          </w:rPr>
          <w:delText xml:space="preserve">Investigation </w:delText>
        </w:r>
      </w:del>
      <w:ins w:id="331" w:author="Deiglmayr, Anne" w:date="2024-04-08T16:42:00Z">
        <w:r w:rsidR="004730CB">
          <w:rPr>
            <w:rFonts w:ascii="Times New Roman" w:hAnsi="Times New Roman" w:cs="Times New Roman"/>
            <w:b/>
            <w:bCs/>
            <w:sz w:val="24"/>
            <w:szCs w:val="24"/>
            <w:lang w:val="en-US"/>
          </w:rPr>
          <w:t>Study</w:t>
        </w:r>
        <w:r w:rsidR="004730CB" w:rsidRPr="00956D35">
          <w:rPr>
            <w:rFonts w:ascii="Times New Roman" w:hAnsi="Times New Roman" w:cs="Times New Roman"/>
            <w:b/>
            <w:bCs/>
            <w:sz w:val="24"/>
            <w:szCs w:val="24"/>
            <w:lang w:val="en-US"/>
          </w:rPr>
          <w:t xml:space="preserve"> </w:t>
        </w:r>
      </w:ins>
    </w:p>
    <w:p w14:paraId="77BB4345" w14:textId="43E67589"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w:t>
      </w:r>
      <w:ins w:id="332" w:author="Deiglmayr, Anne" w:date="2024-04-08T16:42:00Z">
        <w:r w:rsidR="004730CB">
          <w:rPr>
            <w:rFonts w:ascii="Times New Roman" w:hAnsi="Times New Roman" w:cs="Times New Roman"/>
            <w:sz w:val="24"/>
            <w:szCs w:val="24"/>
            <w:lang w:val="en-US"/>
          </w:rPr>
          <w:t xml:space="preserve">data analyzed for the </w:t>
        </w:r>
      </w:ins>
      <w:r w:rsidRPr="00956D35">
        <w:rPr>
          <w:rFonts w:ascii="Times New Roman" w:hAnsi="Times New Roman" w:cs="Times New Roman"/>
          <w:sz w:val="24"/>
          <w:szCs w:val="24"/>
          <w:lang w:val="en-US"/>
        </w:rPr>
        <w:t xml:space="preserve">present </w:t>
      </w:r>
      <w:del w:id="333" w:author="Deiglmayr, Anne" w:date="2024-04-08T16:42:00Z">
        <w:r w:rsidRPr="00956D35" w:rsidDel="004730CB">
          <w:rPr>
            <w:rFonts w:ascii="Times New Roman" w:hAnsi="Times New Roman" w:cs="Times New Roman"/>
            <w:sz w:val="24"/>
            <w:szCs w:val="24"/>
            <w:lang w:val="en-US"/>
          </w:rPr>
          <w:delText xml:space="preserve">investigation </w:delText>
        </w:r>
      </w:del>
      <w:ins w:id="334" w:author="Deiglmayr, Anne" w:date="2024-04-08T16:42:00Z">
        <w:r w:rsidR="004730CB">
          <w:rPr>
            <w:rFonts w:ascii="Times New Roman" w:hAnsi="Times New Roman" w:cs="Times New Roman"/>
            <w:sz w:val="24"/>
            <w:szCs w:val="24"/>
            <w:lang w:val="en-US"/>
          </w:rPr>
          <w:t>study</w:t>
        </w:r>
        <w:r w:rsidR="004730CB" w:rsidRPr="00956D35">
          <w:rPr>
            <w:rFonts w:ascii="Times New Roman" w:hAnsi="Times New Roman" w:cs="Times New Roman"/>
            <w:sz w:val="24"/>
            <w:szCs w:val="24"/>
            <w:lang w:val="en-US"/>
          </w:rPr>
          <w:t xml:space="preserve"> </w:t>
        </w:r>
      </w:ins>
      <w:del w:id="335" w:author="Deiglmayr, Anne" w:date="2024-04-08T16:42:00Z">
        <w:r w:rsidRPr="00956D35" w:rsidDel="004730CB">
          <w:rPr>
            <w:rFonts w:ascii="Times New Roman" w:hAnsi="Times New Roman" w:cs="Times New Roman"/>
            <w:sz w:val="24"/>
            <w:szCs w:val="24"/>
            <w:lang w:val="en-US"/>
          </w:rPr>
          <w:delText>was part of</w:delText>
        </w:r>
      </w:del>
      <w:ins w:id="336" w:author="Deiglmayr, Anne" w:date="2024-04-08T16:42:00Z">
        <w:r w:rsidR="004730CB">
          <w:rPr>
            <w:rFonts w:ascii="Times New Roman" w:hAnsi="Times New Roman" w:cs="Times New Roman"/>
            <w:sz w:val="24"/>
            <w:szCs w:val="24"/>
            <w:lang w:val="en-US"/>
          </w:rPr>
          <w:t>were obtained</w:t>
        </w:r>
      </w:ins>
      <w:ins w:id="337" w:author="Deiglmayr, Anne" w:date="2024-04-08T16:43:00Z">
        <w:r w:rsidR="004730CB">
          <w:rPr>
            <w:rFonts w:ascii="Times New Roman" w:hAnsi="Times New Roman" w:cs="Times New Roman"/>
            <w:sz w:val="24"/>
            <w:szCs w:val="24"/>
            <w:lang w:val="en-US"/>
          </w:rPr>
          <w:t xml:space="preserve"> from teachers </w:t>
        </w:r>
      </w:ins>
      <w:ins w:id="338" w:author="Deiglmayr, Anne" w:date="2024-04-08T16:52:00Z">
        <w:r w:rsidR="001C6783">
          <w:rPr>
            <w:rFonts w:ascii="Times New Roman" w:hAnsi="Times New Roman" w:cs="Times New Roman"/>
            <w:sz w:val="24"/>
            <w:szCs w:val="24"/>
            <w:lang w:val="en-US"/>
          </w:rPr>
          <w:t xml:space="preserve">and student teachers </w:t>
        </w:r>
      </w:ins>
      <w:ins w:id="339" w:author="Deiglmayr, Anne" w:date="2024-04-08T16:43:00Z">
        <w:r w:rsidR="004730CB">
          <w:rPr>
            <w:rFonts w:ascii="Times New Roman" w:hAnsi="Times New Roman" w:cs="Times New Roman"/>
            <w:sz w:val="24"/>
            <w:szCs w:val="24"/>
            <w:lang w:val="en-US"/>
          </w:rPr>
          <w:t xml:space="preserve">who participated in a lab study, as part of </w:t>
        </w:r>
      </w:ins>
      <w:del w:id="340" w:author="Deiglmayr, Anne" w:date="2024-04-08T16:42:00Z">
        <w:r w:rsidRPr="00956D35" w:rsidDel="004730CB">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w:t>
      </w:r>
      <w:commentRangeStart w:id="341"/>
      <w:r w:rsidRPr="00956D35">
        <w:rPr>
          <w:rFonts w:ascii="Times New Roman" w:hAnsi="Times New Roman" w:cs="Times New Roman"/>
          <w:sz w:val="24"/>
          <w:szCs w:val="24"/>
          <w:lang w:val="en-US"/>
        </w:rPr>
        <w:t>.</w:t>
      </w:r>
      <w:commentRangeEnd w:id="341"/>
      <w:r w:rsidR="004730CB">
        <w:rPr>
          <w:rStyle w:val="Kommentarzeichen"/>
        </w:rPr>
        <w:commentReference w:id="341"/>
      </w:r>
      <w:r w:rsidRPr="00956D35">
        <w:rPr>
          <w:rFonts w:ascii="Times New Roman" w:hAnsi="Times New Roman" w:cs="Times New Roman"/>
          <w:sz w:val="24"/>
          <w:szCs w:val="24"/>
          <w:lang w:val="en-US"/>
        </w:rPr>
        <w:t xml:space="preserve"> </w:t>
      </w:r>
      <w:del w:id="342" w:author="Deiglmayr, Anne" w:date="2024-04-08T16:44:00Z">
        <w:r w:rsidRPr="00956D35" w:rsidDel="004730CB">
          <w:rPr>
            <w:rFonts w:ascii="Times New Roman" w:hAnsi="Times New Roman" w:cs="Times New Roman"/>
            <w:sz w:val="24"/>
            <w:szCs w:val="24"/>
            <w:lang w:val="en-US"/>
          </w:rPr>
          <w:delText xml:space="preserve">The study was carried out in a classroom at the university that served as the lab. </w:delText>
        </w:r>
      </w:del>
    </w:p>
    <w:p w14:paraId="43DE8839" w14:textId="164D7AC6" w:rsidR="001C6783" w:rsidRDefault="00956D35" w:rsidP="00956D35">
      <w:pPr>
        <w:spacing w:line="360" w:lineRule="auto"/>
        <w:rPr>
          <w:ins w:id="343" w:author="Deiglmayr, Anne" w:date="2024-04-08T16:54:00Z"/>
          <w:rFonts w:ascii="Times New Roman" w:hAnsi="Times New Roman" w:cs="Times New Roman"/>
          <w:sz w:val="24"/>
          <w:szCs w:val="24"/>
          <w:lang w:val="en-US"/>
        </w:rPr>
      </w:pPr>
      <w:moveFromRangeStart w:id="344" w:author="Deiglmayr, Anne" w:date="2024-04-08T16:50:00Z" w:name="move163487465"/>
      <w:moveFrom w:id="345" w:author="Deiglmayr, Anne" w:date="2024-04-08T16:50:00Z">
        <w:r w:rsidRPr="00956D35" w:rsidDel="001C6783">
          <w:rPr>
            <w:rFonts w:ascii="Times New Roman" w:hAnsi="Times New Roman" w:cs="Times New Roman"/>
            <w:sz w:val="24"/>
            <w:szCs w:val="24"/>
            <w:lang w:val="en-US"/>
          </w:rPr>
          <w:t xml:space="preserve">Within the time frame of approximately two hours, we distinguished five phases of our study: In the </w:t>
        </w:r>
        <w:r w:rsidRPr="002E1374" w:rsidDel="001C6783">
          <w:rPr>
            <w:rFonts w:ascii="Times New Roman" w:hAnsi="Times New Roman" w:cs="Times New Roman"/>
            <w:i/>
            <w:iCs/>
            <w:sz w:val="24"/>
            <w:szCs w:val="24"/>
            <w:lang w:val="en-US"/>
          </w:rPr>
          <w:t>pre-teaching phase</w:t>
        </w:r>
        <w:r w:rsidRPr="00956D35" w:rsidDel="001C6783">
          <w:rPr>
            <w:rFonts w:ascii="Times New Roman" w:hAnsi="Times New Roman" w:cs="Times New Roman"/>
            <w:sz w:val="24"/>
            <w:szCs w:val="24"/>
            <w:lang w:val="en-US"/>
          </w:rPr>
          <w:t xml:space="preserve">, the participants were welcomed, prepared for the following </w:t>
        </w:r>
        <w:r w:rsidR="004611A6" w:rsidDel="001C6783">
          <w:rPr>
            <w:rFonts w:ascii="Times New Roman" w:hAnsi="Times New Roman" w:cs="Times New Roman"/>
            <w:sz w:val="24"/>
            <w:szCs w:val="24"/>
            <w:lang w:val="en-US"/>
          </w:rPr>
          <w:t>micro-teaching</w:t>
        </w:r>
        <w:r w:rsidRPr="00956D35" w:rsidDel="001C6783">
          <w:rPr>
            <w:rFonts w:ascii="Times New Roman" w:hAnsi="Times New Roman" w:cs="Times New Roman"/>
            <w:sz w:val="24"/>
            <w:szCs w:val="24"/>
            <w:lang w:val="en-US"/>
          </w:rPr>
          <w:t xml:space="preserve"> unit, and familiarized with the setting. </w:t>
        </w:r>
      </w:moveFrom>
      <w:moveFromRangeEnd w:id="344"/>
      <w:del w:id="346" w:author="Deiglmayr, Anne" w:date="2024-04-08T16:51:00Z">
        <w:r w:rsidRPr="00956D35" w:rsidDel="001C6783">
          <w:rPr>
            <w:rFonts w:ascii="Times New Roman" w:hAnsi="Times New Roman" w:cs="Times New Roman"/>
            <w:sz w:val="24"/>
            <w:szCs w:val="24"/>
            <w:lang w:val="en-US"/>
          </w:rPr>
          <w:delText>During the</w:delText>
        </w:r>
        <w:r w:rsidR="00800454" w:rsidDel="001C6783">
          <w:rPr>
            <w:rFonts w:ascii="Times New Roman" w:hAnsi="Times New Roman" w:cs="Times New Roman"/>
            <w:sz w:val="24"/>
            <w:szCs w:val="24"/>
            <w:lang w:val="en-US"/>
          </w:rPr>
          <w:delText xml:space="preserve"> </w:delText>
        </w:r>
        <w:r w:rsidRPr="002E1374" w:rsidDel="001C6783">
          <w:rPr>
            <w:rFonts w:ascii="Times New Roman" w:hAnsi="Times New Roman" w:cs="Times New Roman"/>
            <w:i/>
            <w:iCs/>
            <w:sz w:val="24"/>
            <w:szCs w:val="24"/>
            <w:lang w:val="en-US"/>
          </w:rPr>
          <w:delText>teaching phase</w:delText>
        </w:r>
        <w:r w:rsidRPr="00956D35" w:rsidDel="001C6783">
          <w:rPr>
            <w:rFonts w:ascii="Times New Roman" w:hAnsi="Times New Roman" w:cs="Times New Roman"/>
            <w:sz w:val="24"/>
            <w:szCs w:val="24"/>
            <w:lang w:val="en-US"/>
          </w:rPr>
          <w:delText>, the p</w:delText>
        </w:r>
      </w:del>
      <w:ins w:id="347" w:author="Deiglmayr, Anne" w:date="2024-04-08T16:52:00Z">
        <w:r w:rsidR="001C6783">
          <w:rPr>
            <w:rFonts w:ascii="Times New Roman" w:hAnsi="Times New Roman" w:cs="Times New Roman"/>
            <w:sz w:val="24"/>
            <w:szCs w:val="24"/>
            <w:lang w:val="en-US"/>
          </w:rPr>
          <w:t>As part of the larger project, p</w:t>
        </w:r>
      </w:ins>
      <w:r w:rsidRPr="00956D35">
        <w:rPr>
          <w:rFonts w:ascii="Times New Roman" w:hAnsi="Times New Roman" w:cs="Times New Roman"/>
          <w:sz w:val="24"/>
          <w:szCs w:val="24"/>
          <w:lang w:val="en-US"/>
        </w:rPr>
        <w:t>articipants</w:t>
      </w:r>
      <w:ins w:id="348" w:author="Deiglmayr, Anne" w:date="2024-04-08T16:56:00Z">
        <w:r w:rsidR="001C6783">
          <w:rPr>
            <w:rFonts w:ascii="Times New Roman" w:hAnsi="Times New Roman" w:cs="Times New Roman"/>
            <w:sz w:val="24"/>
            <w:szCs w:val="24"/>
            <w:lang w:val="en-US"/>
          </w:rPr>
          <w:t xml:space="preserve"> cam to the lab individually, and each</w:t>
        </w:r>
      </w:ins>
      <w:r w:rsidRPr="00956D35">
        <w:rPr>
          <w:rFonts w:ascii="Times New Roman" w:hAnsi="Times New Roman" w:cs="Times New Roman"/>
          <w:sz w:val="24"/>
          <w:szCs w:val="24"/>
          <w:lang w:val="en-US"/>
        </w:rPr>
        <w:t xml:space="preserve"> taught a 15-minute</w:t>
      </w:r>
      <w:ins w:id="349" w:author="Deiglmayr, Anne" w:date="2024-04-08T16:52:00Z">
        <w:r w:rsidR="001C6783">
          <w:rPr>
            <w:rFonts w:ascii="Times New Roman" w:hAnsi="Times New Roman" w:cs="Times New Roman"/>
            <w:sz w:val="24"/>
            <w:szCs w:val="24"/>
            <w:lang w:val="en-US"/>
          </w:rPr>
          <w:t>,</w:t>
        </w:r>
      </w:ins>
      <w:r w:rsidRPr="00956D35">
        <w:rPr>
          <w:rFonts w:ascii="Times New Roman" w:hAnsi="Times New Roman" w:cs="Times New Roman"/>
          <w:sz w:val="24"/>
          <w:szCs w:val="24"/>
          <w:lang w:val="en-US"/>
        </w:rPr>
        <w:t xml:space="preserv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w:t>
      </w:r>
      <w:r w:rsidR="000D28ED">
        <w:rPr>
          <w:rFonts w:ascii="Times New Roman" w:hAnsi="Times New Roman" w:cs="Times New Roman"/>
          <w:sz w:val="24"/>
          <w:szCs w:val="24"/>
          <w:lang w:val="en-US"/>
        </w:rPr>
        <w:t>“</w:t>
      </w:r>
      <w:r w:rsidRPr="00956D35">
        <w:rPr>
          <w:rFonts w:ascii="Times New Roman" w:hAnsi="Times New Roman" w:cs="Times New Roman"/>
          <w:sz w:val="24"/>
          <w:szCs w:val="24"/>
          <w:lang w:val="en-US"/>
        </w:rPr>
        <w:t>class</w:t>
      </w:r>
      <w:r w:rsidR="004B0C2D">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of three actors</w:t>
      </w:r>
      <w:ins w:id="350" w:author="Deiglmayr, Anne" w:date="2024-04-08T16:53:00Z">
        <w:r w:rsidR="001C6783">
          <w:rPr>
            <w:rFonts w:ascii="Times New Roman" w:hAnsi="Times New Roman" w:cs="Times New Roman"/>
            <w:sz w:val="24"/>
            <w:szCs w:val="24"/>
            <w:lang w:val="en-US"/>
          </w:rPr>
          <w:t xml:space="preserve"> (trained student assistants)</w:t>
        </w:r>
      </w:ins>
      <w:ins w:id="351" w:author="Deiglmayr, Anne" w:date="2024-04-08T16:52:00Z">
        <w:r w:rsidR="001C6783">
          <w:rPr>
            <w:rFonts w:ascii="Times New Roman" w:hAnsi="Times New Roman" w:cs="Times New Roman"/>
            <w:sz w:val="24"/>
            <w:szCs w:val="24"/>
            <w:lang w:val="en-US"/>
          </w:rPr>
          <w:t>.</w:t>
        </w:r>
      </w:ins>
      <w:ins w:id="352" w:author="Deiglmayr, Anne" w:date="2024-04-08T16:53:00Z">
        <w:r w:rsidR="001C6783">
          <w:rPr>
            <w:rFonts w:ascii="Times New Roman" w:hAnsi="Times New Roman" w:cs="Times New Roman"/>
            <w:sz w:val="24"/>
            <w:szCs w:val="24"/>
            <w:lang w:val="en-US"/>
          </w:rPr>
          <w:t xml:space="preserve"> These actors</w:t>
        </w:r>
      </w:ins>
      <w:r w:rsidRPr="00956D35">
        <w:rPr>
          <w:rFonts w:ascii="Times New Roman" w:hAnsi="Times New Roman" w:cs="Times New Roman"/>
          <w:sz w:val="24"/>
          <w:szCs w:val="24"/>
          <w:lang w:val="en-US"/>
        </w:rPr>
        <w:t xml:space="preserve"> </w:t>
      </w:r>
      <w:del w:id="353" w:author="Deiglmayr, Anne" w:date="2024-04-08T16:53:00Z">
        <w:r w:rsidRPr="00956D35" w:rsidDel="001C6783">
          <w:rPr>
            <w:rFonts w:ascii="Times New Roman" w:hAnsi="Times New Roman" w:cs="Times New Roman"/>
            <w:sz w:val="24"/>
            <w:szCs w:val="24"/>
            <w:lang w:val="en-US"/>
          </w:rPr>
          <w:delText xml:space="preserve">that </w:delText>
        </w:r>
      </w:del>
      <w:r w:rsidRPr="00956D35">
        <w:rPr>
          <w:rFonts w:ascii="Times New Roman" w:hAnsi="Times New Roman" w:cs="Times New Roman"/>
          <w:sz w:val="24"/>
          <w:szCs w:val="24"/>
          <w:lang w:val="en-US"/>
        </w:rPr>
        <w:t>performed nine</w:t>
      </w:r>
      <w:ins w:id="354" w:author="Deiglmayr, Anne" w:date="2024-04-08T16:53:00Z">
        <w:r w:rsidR="001C6783">
          <w:rPr>
            <w:rFonts w:ascii="Times New Roman" w:hAnsi="Times New Roman" w:cs="Times New Roman"/>
            <w:sz w:val="24"/>
            <w:szCs w:val="24"/>
            <w:lang w:val="en-US"/>
          </w:rPr>
          <w:t xml:space="preserve">, </w:t>
        </w:r>
      </w:ins>
      <w:del w:id="355" w:author="Deiglmayr, Anne" w:date="2024-04-08T16:53: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possibly disruptive</w:t>
      </w:r>
      <w:ins w:id="356" w:author="Deiglmayr, Anne" w:date="2024-04-08T16:53:00Z">
        <w:r w:rsidR="001C6783">
          <w:rPr>
            <w:rFonts w:ascii="Times New Roman" w:hAnsi="Times New Roman" w:cs="Times New Roman"/>
            <w:sz w:val="24"/>
            <w:szCs w:val="24"/>
            <w:lang w:val="en-US"/>
          </w:rPr>
          <w:t>,</w:t>
        </w:r>
      </w:ins>
      <w:del w:id="357" w:author="Deiglmayr, Anne" w:date="2024-04-08T16:53:00Z">
        <w:r w:rsidRPr="00956D35" w:rsidDel="001C6783">
          <w:rPr>
            <w:rFonts w:ascii="Times New Roman" w:hAnsi="Times New Roman" w:cs="Times New Roman"/>
            <w:sz w:val="24"/>
            <w:szCs w:val="24"/>
            <w:lang w:val="en-US"/>
          </w:rPr>
          <w:delText>)</w:delText>
        </w:r>
      </w:del>
      <w:r w:rsidRPr="00956D35">
        <w:rPr>
          <w:rFonts w:ascii="Times New Roman" w:hAnsi="Times New Roman" w:cs="Times New Roman"/>
          <w:sz w:val="24"/>
          <w:szCs w:val="24"/>
          <w:lang w:val="en-US"/>
        </w:rPr>
        <w:t xml:space="preser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w:t>
      </w:r>
      <w:ins w:id="358" w:author="Deiglmayr, Anne" w:date="2024-04-08T16:56:00Z">
        <w:r w:rsidR="001C6783">
          <w:rPr>
            <w:rFonts w:ascii="Times New Roman" w:hAnsi="Times New Roman" w:cs="Times New Roman"/>
            <w:sz w:val="24"/>
            <w:szCs w:val="24"/>
            <w:lang w:val="en-US"/>
          </w:rPr>
          <w:t>m</w:t>
        </w:r>
      </w:ins>
      <w:del w:id="359" w:author="Deiglmayr, Anne" w:date="2024-04-08T16:56:00Z">
        <w:r w:rsidRPr="00956D35" w:rsidDel="001C6783">
          <w:rPr>
            <w:rFonts w:ascii="Times New Roman" w:hAnsi="Times New Roman" w:cs="Times New Roman"/>
            <w:sz w:val="24"/>
            <w:szCs w:val="24"/>
            <w:lang w:val="en-US"/>
          </w:rPr>
          <w:delText xml:space="preserve"> actors</w:delText>
        </w:r>
      </w:del>
      <w:r w:rsidRPr="00956D35">
        <w:rPr>
          <w:rFonts w:ascii="Times New Roman" w:hAnsi="Times New Roman" w:cs="Times New Roman"/>
          <w:sz w:val="24"/>
          <w:szCs w:val="24"/>
          <w:lang w:val="en-US"/>
        </w:rPr>
        <w:t xml:space="preserve">, </w:t>
      </w:r>
      <w:del w:id="360" w:author="Deiglmayr, Anne" w:date="2024-04-08T16:56:00Z">
        <w:r w:rsidRPr="00956D35" w:rsidDel="001C6783">
          <w:rPr>
            <w:rFonts w:ascii="Times New Roman" w:hAnsi="Times New Roman" w:cs="Times New Roman"/>
            <w:sz w:val="24"/>
            <w:szCs w:val="24"/>
            <w:lang w:val="en-US"/>
          </w:rPr>
          <w:delText xml:space="preserve">but </w:delText>
        </w:r>
      </w:del>
      <w:r w:rsidRPr="00956D35">
        <w:rPr>
          <w:rFonts w:ascii="Times New Roman" w:hAnsi="Times New Roman" w:cs="Times New Roman"/>
          <w:sz w:val="24"/>
          <w:szCs w:val="24"/>
          <w:lang w:val="en-US"/>
        </w:rPr>
        <w:t>not to the participant</w:t>
      </w:r>
      <w:del w:id="361" w:author="Deiglmayr, Anne" w:date="2024-04-08T16:56:00Z">
        <w:r w:rsidRPr="00956D35" w:rsidDel="001C6783">
          <w:rPr>
            <w:rFonts w:ascii="Times New Roman" w:hAnsi="Times New Roman" w:cs="Times New Roman"/>
            <w:sz w:val="24"/>
            <w:szCs w:val="24"/>
            <w:lang w:val="en-US"/>
          </w:rPr>
          <w:delText>s</w:delText>
        </w:r>
      </w:del>
      <w:r w:rsidRPr="00956D35">
        <w:rPr>
          <w:rFonts w:ascii="Times New Roman" w:hAnsi="Times New Roman" w:cs="Times New Roman"/>
          <w:sz w:val="24"/>
          <w:szCs w:val="24"/>
          <w:lang w:val="en-US"/>
        </w:rPr>
        <w:t>) to perform a classroom event every one and a half minutes</w:t>
      </w:r>
      <w:ins w:id="362" w:author="Deiglmayr, Anne" w:date="2024-04-08T16:54:00Z">
        <w:r w:rsidR="001C6783">
          <w:rPr>
            <w:rFonts w:ascii="Times New Roman" w:hAnsi="Times New Roman" w:cs="Times New Roman"/>
            <w:sz w:val="24"/>
            <w:szCs w:val="24"/>
            <w:lang w:val="en-US"/>
          </w:rPr>
          <w:t xml:space="preserve">, and they performed the same </w:t>
        </w:r>
      </w:ins>
      <w:ins w:id="363" w:author="Deiglmayr, Anne" w:date="2024-04-08T16:56:00Z">
        <w:r w:rsidR="001C6783">
          <w:rPr>
            <w:rFonts w:ascii="Times New Roman" w:hAnsi="Times New Roman" w:cs="Times New Roman"/>
            <w:sz w:val="24"/>
            <w:szCs w:val="24"/>
            <w:lang w:val="en-US"/>
          </w:rPr>
          <w:t>scripte</w:t>
        </w:r>
      </w:ins>
      <w:ins w:id="364" w:author="Deiglmayr, Anne" w:date="2024-04-08T16:57:00Z">
        <w:r w:rsidR="001C6783">
          <w:rPr>
            <w:rFonts w:ascii="Times New Roman" w:hAnsi="Times New Roman" w:cs="Times New Roman"/>
            <w:sz w:val="24"/>
            <w:szCs w:val="24"/>
            <w:lang w:val="en-US"/>
          </w:rPr>
          <w:t xml:space="preserve">d </w:t>
        </w:r>
      </w:ins>
      <w:ins w:id="365" w:author="Deiglmayr, Anne" w:date="2024-04-08T16:54:00Z">
        <w:r w:rsidR="001C6783">
          <w:rPr>
            <w:rFonts w:ascii="Times New Roman" w:hAnsi="Times New Roman" w:cs="Times New Roman"/>
            <w:sz w:val="24"/>
            <w:szCs w:val="24"/>
            <w:lang w:val="en-US"/>
          </w:rPr>
          <w:t>disruptions for all participants</w:t>
        </w:r>
      </w:ins>
      <w:r w:rsidRPr="00956D35">
        <w:rPr>
          <w:rFonts w:ascii="Times New Roman" w:hAnsi="Times New Roman" w:cs="Times New Roman"/>
          <w:sz w:val="24"/>
          <w:szCs w:val="24"/>
          <w:lang w:val="en-US"/>
        </w:rPr>
        <w:t>.</w:t>
      </w:r>
      <w:del w:id="366" w:author="Deiglmayr, Anne" w:date="2024-04-08T16:54: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w:t>
      </w:r>
    </w:p>
    <w:p w14:paraId="25206B19" w14:textId="789DB35F" w:rsidR="00956D35" w:rsidRPr="00956D35" w:rsidRDefault="001C6783" w:rsidP="00956D35">
      <w:pPr>
        <w:spacing w:line="360" w:lineRule="auto"/>
        <w:rPr>
          <w:rFonts w:ascii="Times New Roman" w:hAnsi="Times New Roman" w:cs="Times New Roman"/>
          <w:sz w:val="24"/>
          <w:szCs w:val="24"/>
          <w:lang w:val="en-US"/>
        </w:rPr>
      </w:pPr>
      <w:commentRangeStart w:id="367"/>
      <w:ins w:id="368" w:author="Deiglmayr, Anne" w:date="2024-04-08T16:49:00Z">
        <w:r>
          <w:rPr>
            <w:rFonts w:ascii="Times New Roman" w:hAnsi="Times New Roman" w:cs="Times New Roman"/>
            <w:sz w:val="24"/>
            <w:szCs w:val="24"/>
            <w:lang w:val="en-US"/>
          </w:rPr>
          <w:t xml:space="preserve"> T</w:t>
        </w:r>
      </w:ins>
      <w:del w:id="369" w:author="Deiglmayr, Anne" w:date="2024-04-08T16:49:00Z">
        <w:r w:rsidR="00956D35" w:rsidRPr="00956D35" w:rsidDel="001C6783">
          <w:rPr>
            <w:rFonts w:ascii="Times New Roman" w:hAnsi="Times New Roman" w:cs="Times New Roman"/>
            <w:sz w:val="24"/>
            <w:szCs w:val="24"/>
            <w:lang w:val="en-US"/>
          </w:rPr>
          <w:delText xml:space="preserve"> </w:delText>
        </w:r>
      </w:del>
      <w:ins w:id="370" w:author="Deiglmayr, Anne" w:date="2024-04-08T16:49:00Z">
        <w:r>
          <w:rPr>
            <w:rFonts w:ascii="Times New Roman" w:hAnsi="Times New Roman" w:cs="Times New Roman"/>
            <w:sz w:val="24"/>
            <w:szCs w:val="24"/>
            <w:lang w:val="en-US"/>
          </w:rPr>
          <w:t>he micro-teaching unit, with its unfamiliar setting and the scripted disruptions of participants’ teaching flow, was potentially stressful. Thus, we were particularly interested in the develo</w:t>
        </w:r>
      </w:ins>
      <w:ins w:id="371" w:author="Deiglmayr, Anne" w:date="2024-04-08T16:50:00Z">
        <w:r>
          <w:rPr>
            <w:rFonts w:ascii="Times New Roman" w:hAnsi="Times New Roman" w:cs="Times New Roman"/>
            <w:sz w:val="24"/>
            <w:szCs w:val="24"/>
            <w:lang w:val="en-US"/>
          </w:rPr>
          <w:t>pment of participants HR before, during, and after this micro-teaching unit.</w:t>
        </w:r>
        <w:r w:rsidRPr="001C6783">
          <w:rPr>
            <w:rFonts w:ascii="Times New Roman" w:hAnsi="Times New Roman" w:cs="Times New Roman"/>
            <w:sz w:val="24"/>
            <w:szCs w:val="24"/>
            <w:lang w:val="en-US"/>
          </w:rPr>
          <w:t xml:space="preserve"> </w:t>
        </w:r>
      </w:ins>
      <w:moveToRangeStart w:id="372" w:author="Deiglmayr, Anne" w:date="2024-04-08T16:50:00Z" w:name="move163487465"/>
      <w:moveTo w:id="373" w:author="Deiglmayr, Anne" w:date="2024-04-08T16:50:00Z">
        <w:del w:id="374" w:author="Deiglmayr, Anne" w:date="2024-04-08T16:54:00Z">
          <w:r w:rsidRPr="00956D35" w:rsidDel="001C6783">
            <w:rPr>
              <w:rFonts w:ascii="Times New Roman" w:hAnsi="Times New Roman" w:cs="Times New Roman"/>
              <w:sz w:val="24"/>
              <w:szCs w:val="24"/>
              <w:lang w:val="en-US"/>
            </w:rPr>
            <w:delText>Within the time frame of approximately two hours, w</w:delText>
          </w:r>
        </w:del>
      </w:moveTo>
      <w:ins w:id="375" w:author="Deiglmayr, Anne" w:date="2024-04-08T16:54:00Z">
        <w:r>
          <w:rPr>
            <w:rFonts w:ascii="Times New Roman" w:hAnsi="Times New Roman" w:cs="Times New Roman"/>
            <w:sz w:val="24"/>
            <w:szCs w:val="24"/>
            <w:lang w:val="en-US"/>
          </w:rPr>
          <w:t>W</w:t>
        </w:r>
      </w:ins>
      <w:moveTo w:id="376" w:author="Deiglmayr, Anne" w:date="2024-04-08T16:50:00Z">
        <w:r w:rsidRPr="00956D35">
          <w:rPr>
            <w:rFonts w:ascii="Times New Roman" w:hAnsi="Times New Roman" w:cs="Times New Roman"/>
            <w:sz w:val="24"/>
            <w:szCs w:val="24"/>
            <w:lang w:val="en-US"/>
          </w:rPr>
          <w:t xml:space="preserve">e </w:t>
        </w:r>
      </w:moveTo>
      <w:ins w:id="377" w:author="Deiglmayr, Anne" w:date="2024-04-08T16:55:00Z">
        <w:r>
          <w:rPr>
            <w:rFonts w:ascii="Times New Roman" w:hAnsi="Times New Roman" w:cs="Times New Roman"/>
            <w:sz w:val="24"/>
            <w:szCs w:val="24"/>
            <w:lang w:val="en-US"/>
          </w:rPr>
          <w:t xml:space="preserve">recorded HR data in </w:t>
        </w:r>
      </w:ins>
      <w:moveTo w:id="378" w:author="Deiglmayr, Anne" w:date="2024-04-08T16:50:00Z">
        <w:del w:id="379" w:author="Deiglmayr, Anne" w:date="2024-04-08T16:55:00Z">
          <w:r w:rsidRPr="00956D35" w:rsidDel="001C6783">
            <w:rPr>
              <w:rFonts w:ascii="Times New Roman" w:hAnsi="Times New Roman" w:cs="Times New Roman"/>
              <w:sz w:val="24"/>
              <w:szCs w:val="24"/>
              <w:lang w:val="en-US"/>
            </w:rPr>
            <w:delText xml:space="preserve">distinguished </w:delText>
          </w:r>
        </w:del>
        <w:r w:rsidRPr="00956D35">
          <w:rPr>
            <w:rFonts w:ascii="Times New Roman" w:hAnsi="Times New Roman" w:cs="Times New Roman"/>
            <w:sz w:val="24"/>
            <w:szCs w:val="24"/>
            <w:lang w:val="en-US"/>
          </w:rPr>
          <w:t>five phases</w:t>
        </w:r>
      </w:moveTo>
      <w:ins w:id="380" w:author="Deiglmayr, Anne" w:date="2024-04-08T16:55:00Z">
        <w:r>
          <w:rPr>
            <w:rFonts w:ascii="Times New Roman" w:hAnsi="Times New Roman" w:cs="Times New Roman"/>
            <w:sz w:val="24"/>
            <w:szCs w:val="24"/>
            <w:lang w:val="en-US"/>
          </w:rPr>
          <w:t>, with a total duration of approximately two hours</w:t>
        </w:r>
      </w:ins>
      <w:moveTo w:id="381" w:author="Deiglmayr, Anne" w:date="2024-04-08T16:50:00Z">
        <w:del w:id="382" w:author="Deiglmayr, Anne" w:date="2024-04-08T16:54:00Z">
          <w:r w:rsidRPr="00956D35" w:rsidDel="001C6783">
            <w:rPr>
              <w:rFonts w:ascii="Times New Roman" w:hAnsi="Times New Roman" w:cs="Times New Roman"/>
              <w:sz w:val="24"/>
              <w:szCs w:val="24"/>
              <w:lang w:val="en-US"/>
            </w:rPr>
            <w:delText xml:space="preserve"> of our study</w:delText>
          </w:r>
        </w:del>
        <w:r w:rsidRPr="00956D35">
          <w:rPr>
            <w:rFonts w:ascii="Times New Roman" w:hAnsi="Times New Roman" w:cs="Times New Roman"/>
            <w:sz w:val="24"/>
            <w:szCs w:val="24"/>
            <w:lang w:val="en-US"/>
          </w:rPr>
          <w:t xml:space="preserve">: In the </w:t>
        </w:r>
        <w:r w:rsidRPr="002E1374">
          <w:rPr>
            <w:rFonts w:ascii="Times New Roman" w:hAnsi="Times New Roman" w:cs="Times New Roman"/>
            <w:i/>
            <w:iCs/>
            <w:sz w:val="24"/>
            <w:szCs w:val="24"/>
            <w:lang w:val="en-US"/>
          </w:rPr>
          <w:t>pre-teaching phase</w:t>
        </w:r>
        <w:r w:rsidRPr="00956D35">
          <w:rPr>
            <w:rFonts w:ascii="Times New Roman" w:hAnsi="Times New Roman" w:cs="Times New Roman"/>
            <w:sz w:val="24"/>
            <w:szCs w:val="24"/>
            <w:lang w:val="en-US"/>
          </w:rPr>
          <w:t xml:space="preserve">, </w:t>
        </w:r>
        <w:del w:id="383" w:author="Deiglmayr, Anne" w:date="2024-04-08T16:56:00Z">
          <w:r w:rsidRPr="00956D35" w:rsidDel="001C678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participants were welcomed, prepared for the following </w:t>
        </w:r>
        <w:r>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w:t>
        </w:r>
      </w:moveTo>
      <w:moveToRangeEnd w:id="372"/>
      <w:ins w:id="384" w:author="Deiglmayr, Anne" w:date="2024-04-08T16:51:00Z">
        <w:r>
          <w:rPr>
            <w:rFonts w:ascii="Times New Roman" w:hAnsi="Times New Roman" w:cs="Times New Roman"/>
            <w:sz w:val="24"/>
            <w:szCs w:val="24"/>
            <w:lang w:val="en-US"/>
          </w:rPr>
          <w:t xml:space="preserve"> </w:t>
        </w:r>
      </w:ins>
      <w:ins w:id="385" w:author="Deiglmayr, Anne" w:date="2024-04-08T16:57:00Z">
        <w:r>
          <w:rPr>
            <w:rFonts w:ascii="Times New Roman" w:hAnsi="Times New Roman" w:cs="Times New Roman"/>
            <w:sz w:val="24"/>
            <w:szCs w:val="24"/>
            <w:lang w:val="en-US"/>
          </w:rPr>
          <w:t>In</w:t>
        </w:r>
      </w:ins>
      <w:ins w:id="386" w:author="Deiglmayr, Anne" w:date="2024-04-08T16:51:00Z">
        <w:r w:rsidRPr="00956D35">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2E1374">
          <w:rPr>
            <w:rFonts w:ascii="Times New Roman" w:hAnsi="Times New Roman" w:cs="Times New Roman"/>
            <w:i/>
            <w:iCs/>
            <w:sz w:val="24"/>
            <w:szCs w:val="24"/>
            <w:lang w:val="en-US"/>
          </w:rPr>
          <w:t>teaching phase</w:t>
        </w:r>
        <w:r w:rsidRPr="00956D35">
          <w:rPr>
            <w:rFonts w:ascii="Times New Roman" w:hAnsi="Times New Roman" w:cs="Times New Roman"/>
            <w:sz w:val="24"/>
            <w:szCs w:val="24"/>
            <w:lang w:val="en-US"/>
          </w:rPr>
          <w:t xml:space="preserve">, </w:t>
        </w:r>
        <w:r>
          <w:rPr>
            <w:rFonts w:ascii="Times New Roman" w:hAnsi="Times New Roman" w:cs="Times New Roman"/>
            <w:sz w:val="24"/>
            <w:szCs w:val="24"/>
            <w:lang w:val="en-US"/>
          </w:rPr>
          <w:t>participants taught the micro-teaching unit</w:t>
        </w:r>
      </w:ins>
      <w:ins w:id="387" w:author="Deiglmayr, Anne" w:date="2024-04-08T16:55:00Z">
        <w:r>
          <w:rPr>
            <w:rFonts w:ascii="Times New Roman" w:hAnsi="Times New Roman" w:cs="Times New Roman"/>
            <w:sz w:val="24"/>
            <w:szCs w:val="24"/>
            <w:lang w:val="en-US"/>
          </w:rPr>
          <w:t xml:space="preserve"> and experienced the classroom disruptions</w:t>
        </w:r>
      </w:ins>
      <w:ins w:id="388" w:author="Deiglmayr, Anne" w:date="2024-04-08T16:51:00Z">
        <w:r>
          <w:rPr>
            <w:rFonts w:ascii="Times New Roman" w:hAnsi="Times New Roman" w:cs="Times New Roman"/>
            <w:sz w:val="24"/>
            <w:szCs w:val="24"/>
            <w:lang w:val="en-US"/>
          </w:rPr>
          <w:t xml:space="preserve">. </w:t>
        </w:r>
      </w:ins>
      <w:r w:rsidR="00956D35" w:rsidRPr="00956D35">
        <w:rPr>
          <w:rFonts w:ascii="Times New Roman" w:hAnsi="Times New Roman" w:cs="Times New Roman"/>
          <w:sz w:val="24"/>
          <w:szCs w:val="24"/>
          <w:lang w:val="en-US"/>
        </w:rPr>
        <w:t xml:space="preserve">In the </w:t>
      </w:r>
      <w:r w:rsidR="00956D35" w:rsidRPr="004B0C2D">
        <w:rPr>
          <w:rFonts w:ascii="Times New Roman" w:hAnsi="Times New Roman" w:cs="Times New Roman"/>
          <w:i/>
          <w:iCs/>
          <w:sz w:val="24"/>
          <w:szCs w:val="24"/>
          <w:lang w:val="en-US"/>
        </w:rPr>
        <w:t>post-teaching phase</w:t>
      </w:r>
      <w:r w:rsidR="00956D35" w:rsidRPr="00956D35">
        <w:rPr>
          <w:rFonts w:ascii="Times New Roman" w:hAnsi="Times New Roman" w:cs="Times New Roman"/>
          <w:sz w:val="24"/>
          <w:szCs w:val="24"/>
          <w:lang w:val="en-US"/>
        </w:rPr>
        <w:t xml:space="preserve">, </w:t>
      </w:r>
      <w:del w:id="389" w:author="Deiglmayr, Anne" w:date="2024-04-08T16:55: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answered several questionnaires</w:t>
      </w:r>
      <w:ins w:id="390" w:author="Deiglmayr, Anne" w:date="2024-04-08T16:57:00Z">
        <w:r>
          <w:rPr>
            <w:rFonts w:ascii="Times New Roman" w:hAnsi="Times New Roman" w:cs="Times New Roman"/>
            <w:sz w:val="24"/>
            <w:szCs w:val="24"/>
            <w:lang w:val="en-US"/>
          </w:rPr>
          <w:t xml:space="preserve"> in a </w:t>
        </w:r>
      </w:ins>
      <w:ins w:id="391" w:author="Deiglmayr, Anne" w:date="2024-04-08T16:58:00Z">
        <w:r>
          <w:rPr>
            <w:rFonts w:ascii="Times New Roman" w:hAnsi="Times New Roman" w:cs="Times New Roman"/>
            <w:sz w:val="24"/>
            <w:szCs w:val="24"/>
            <w:lang w:val="en-US"/>
          </w:rPr>
          <w:t xml:space="preserve">comfortable </w:t>
        </w:r>
      </w:ins>
      <w:ins w:id="392" w:author="Deiglmayr, Anne" w:date="2024-04-08T16:57:00Z">
        <w:r>
          <w:rPr>
            <w:rFonts w:ascii="Times New Roman" w:hAnsi="Times New Roman" w:cs="Times New Roman"/>
            <w:sz w:val="24"/>
            <w:szCs w:val="24"/>
            <w:lang w:val="en-US"/>
          </w:rPr>
          <w:t>seated</w:t>
        </w:r>
      </w:ins>
      <w:ins w:id="393" w:author="Deiglmayr, Anne" w:date="2024-04-08T16:58:00Z">
        <w:r>
          <w:rPr>
            <w:rFonts w:ascii="Times New Roman" w:hAnsi="Times New Roman" w:cs="Times New Roman"/>
            <w:sz w:val="24"/>
            <w:szCs w:val="24"/>
            <w:lang w:val="en-US"/>
          </w:rPr>
          <w:t xml:space="preserve"> position. Next, </w:t>
        </w:r>
      </w:ins>
      <w:del w:id="394" w:author="Deiglmayr, Anne" w:date="2024-04-08T16:58:00Z">
        <w:r w:rsidR="00956D35" w:rsidRPr="00956D35" w:rsidDel="001C6783">
          <w:rPr>
            <w:rFonts w:ascii="Times New Roman" w:hAnsi="Times New Roman" w:cs="Times New Roman"/>
            <w:sz w:val="24"/>
            <w:szCs w:val="24"/>
            <w:lang w:val="en-US"/>
          </w:rPr>
          <w:delText>, followed by</w:delText>
        </w:r>
      </w:del>
      <w:ins w:id="395" w:author="Deiglmayr, Anne" w:date="2024-04-08T16:58:00Z">
        <w:r>
          <w:rPr>
            <w:rFonts w:ascii="Times New Roman" w:hAnsi="Times New Roman" w:cs="Times New Roman"/>
            <w:sz w:val="24"/>
            <w:szCs w:val="24"/>
            <w:lang w:val="en-US"/>
          </w:rPr>
          <w:t>in</w:t>
        </w:r>
      </w:ins>
      <w:r w:rsidR="00956D35" w:rsidRPr="00956D35">
        <w:rPr>
          <w:rFonts w:ascii="Times New Roman" w:hAnsi="Times New Roman" w:cs="Times New Roman"/>
          <w:sz w:val="24"/>
          <w:szCs w:val="24"/>
          <w:lang w:val="en-US"/>
        </w:rPr>
        <w:t xml:space="preserve"> the </w:t>
      </w:r>
      <w:r w:rsidR="00956D35" w:rsidRPr="004B0C2D">
        <w:rPr>
          <w:rFonts w:ascii="Times New Roman" w:hAnsi="Times New Roman" w:cs="Times New Roman"/>
          <w:i/>
          <w:iCs/>
          <w:sz w:val="24"/>
          <w:szCs w:val="24"/>
          <w:lang w:val="en-US"/>
        </w:rPr>
        <w:t xml:space="preserve">interview </w:t>
      </w:r>
      <w:r w:rsidR="00956D35" w:rsidRPr="004B0C2D">
        <w:rPr>
          <w:rFonts w:ascii="Times New Roman" w:hAnsi="Times New Roman" w:cs="Times New Roman"/>
          <w:i/>
          <w:iCs/>
          <w:sz w:val="24"/>
          <w:szCs w:val="24"/>
          <w:lang w:val="en-US"/>
        </w:rPr>
        <w:lastRenderedPageBreak/>
        <w:t>phase</w:t>
      </w:r>
      <w:r w:rsidR="00956D35" w:rsidRPr="00956D35">
        <w:rPr>
          <w:rFonts w:ascii="Times New Roman" w:hAnsi="Times New Roman" w:cs="Times New Roman"/>
          <w:sz w:val="24"/>
          <w:szCs w:val="24"/>
          <w:lang w:val="en-US"/>
        </w:rPr>
        <w:t xml:space="preserve">, </w:t>
      </w:r>
      <w:del w:id="396" w:author="Deiglmayr, Anne" w:date="2024-04-08T16:58:00Z">
        <w:r w:rsidR="00956D35" w:rsidRPr="00956D35" w:rsidDel="001C6783">
          <w:rPr>
            <w:rFonts w:ascii="Times New Roman" w:hAnsi="Times New Roman" w:cs="Times New Roman"/>
            <w:sz w:val="24"/>
            <w:szCs w:val="24"/>
            <w:lang w:val="en-US"/>
          </w:rPr>
          <w:delText xml:space="preserve">in which </w:delText>
        </w:r>
      </w:del>
      <w:r w:rsidR="00956D35" w:rsidRPr="00956D35">
        <w:rPr>
          <w:rFonts w:ascii="Times New Roman" w:hAnsi="Times New Roman" w:cs="Times New Roman"/>
          <w:sz w:val="24"/>
          <w:szCs w:val="24"/>
          <w:lang w:val="en-US"/>
        </w:rPr>
        <w:t>they watched the video of their 15-minute unit</w:t>
      </w:r>
      <w:ins w:id="397" w:author="Deiglmayr, Anne" w:date="2024-04-08T16:58:00Z">
        <w:r>
          <w:rPr>
            <w:rFonts w:ascii="Times New Roman" w:hAnsi="Times New Roman" w:cs="Times New Roman"/>
            <w:sz w:val="24"/>
            <w:szCs w:val="24"/>
            <w:lang w:val="en-US"/>
          </w:rPr>
          <w:t xml:space="preserve">, rated the </w:t>
        </w:r>
      </w:ins>
      <w:ins w:id="398" w:author="Deiglmayr, Anne" w:date="2024-04-08T16:59:00Z">
        <w:r>
          <w:rPr>
            <w:rFonts w:ascii="Times New Roman" w:hAnsi="Times New Roman" w:cs="Times New Roman"/>
            <w:sz w:val="24"/>
            <w:szCs w:val="24"/>
            <w:lang w:val="en-US"/>
          </w:rPr>
          <w:t xml:space="preserve">disruptive classroom </w:t>
        </w:r>
      </w:ins>
      <w:ins w:id="399" w:author="Deiglmayr, Anne" w:date="2024-04-08T16:58:00Z">
        <w:r>
          <w:rPr>
            <w:rFonts w:ascii="Times New Roman" w:hAnsi="Times New Roman" w:cs="Times New Roman"/>
            <w:sz w:val="24"/>
            <w:szCs w:val="24"/>
            <w:lang w:val="en-US"/>
          </w:rPr>
          <w:t>events,</w:t>
        </w:r>
      </w:ins>
      <w:r w:rsidR="00956D35" w:rsidRPr="00956D35">
        <w:rPr>
          <w:rFonts w:ascii="Times New Roman" w:hAnsi="Times New Roman" w:cs="Times New Roman"/>
          <w:sz w:val="24"/>
          <w:szCs w:val="24"/>
          <w:lang w:val="en-US"/>
        </w:rPr>
        <w:t xml:space="preserve"> and answered</w:t>
      </w:r>
      <w:ins w:id="400" w:author="Deiglmayr, Anne" w:date="2024-04-08T16:58:00Z">
        <w:r>
          <w:rPr>
            <w:rFonts w:ascii="Times New Roman" w:hAnsi="Times New Roman" w:cs="Times New Roman"/>
            <w:sz w:val="24"/>
            <w:szCs w:val="24"/>
            <w:lang w:val="en-US"/>
          </w:rPr>
          <w:t xml:space="preserve"> open</w:t>
        </w:r>
      </w:ins>
      <w:r w:rsidR="00956D35" w:rsidRPr="00956D35">
        <w:rPr>
          <w:rFonts w:ascii="Times New Roman" w:hAnsi="Times New Roman" w:cs="Times New Roman"/>
          <w:sz w:val="24"/>
          <w:szCs w:val="24"/>
          <w:lang w:val="en-US"/>
        </w:rPr>
        <w:t xml:space="preserve"> questions</w:t>
      </w:r>
      <w:del w:id="401" w:author="Deiglmayr, Anne" w:date="2024-04-08T16:59:00Z">
        <w:r w:rsidR="00956D35" w:rsidRPr="00956D35" w:rsidDel="001C6783">
          <w:rPr>
            <w:rFonts w:ascii="Times New Roman" w:hAnsi="Times New Roman" w:cs="Times New Roman"/>
            <w:sz w:val="24"/>
            <w:szCs w:val="24"/>
            <w:lang w:val="en-US"/>
          </w:rPr>
          <w:delText xml:space="preserve"> about the (disruptive) classroom events</w:delText>
        </w:r>
      </w:del>
      <w:r w:rsidR="00956D35" w:rsidRPr="00956D35">
        <w:rPr>
          <w:rFonts w:ascii="Times New Roman" w:hAnsi="Times New Roman" w:cs="Times New Roman"/>
          <w:sz w:val="24"/>
          <w:szCs w:val="24"/>
          <w:lang w:val="en-US"/>
        </w:rPr>
        <w:t xml:space="preserve">. </w:t>
      </w:r>
      <w:ins w:id="402" w:author="Deiglmayr, Anne" w:date="2024-04-08T16:59:00Z">
        <w:r>
          <w:rPr>
            <w:rFonts w:ascii="Times New Roman" w:hAnsi="Times New Roman" w:cs="Times New Roman"/>
            <w:sz w:val="24"/>
            <w:szCs w:val="24"/>
            <w:lang w:val="en-US"/>
          </w:rPr>
          <w:t xml:space="preserve">Finally, </w:t>
        </w:r>
      </w:ins>
      <w:del w:id="403" w:author="Deiglmayr, Anne" w:date="2024-04-08T16:59:00Z">
        <w:r w:rsidR="00956D35" w:rsidRPr="00956D35" w:rsidDel="001C6783">
          <w:rPr>
            <w:rFonts w:ascii="Times New Roman" w:hAnsi="Times New Roman" w:cs="Times New Roman"/>
            <w:sz w:val="24"/>
            <w:szCs w:val="24"/>
            <w:lang w:val="en-US"/>
          </w:rPr>
          <w:delText>I</w:delText>
        </w:r>
      </w:del>
      <w:ins w:id="404" w:author="Deiglmayr, Anne" w:date="2024-04-08T16:59:00Z">
        <w:r>
          <w:rPr>
            <w:rFonts w:ascii="Times New Roman" w:hAnsi="Times New Roman" w:cs="Times New Roman"/>
            <w:sz w:val="24"/>
            <w:szCs w:val="24"/>
            <w:lang w:val="en-US"/>
          </w:rPr>
          <w:t>i</w:t>
        </w:r>
      </w:ins>
      <w:r w:rsidR="00956D35" w:rsidRPr="00956D35">
        <w:rPr>
          <w:rFonts w:ascii="Times New Roman" w:hAnsi="Times New Roman" w:cs="Times New Roman"/>
          <w:sz w:val="24"/>
          <w:szCs w:val="24"/>
          <w:lang w:val="en-US"/>
        </w:rPr>
        <w:t>n the</w:t>
      </w:r>
      <w:r w:rsidR="00800454">
        <w:rPr>
          <w:rFonts w:ascii="Times New Roman" w:hAnsi="Times New Roman" w:cs="Times New Roman"/>
          <w:sz w:val="24"/>
          <w:szCs w:val="24"/>
          <w:lang w:val="en-US"/>
        </w:rPr>
        <w:t xml:space="preserve"> </w:t>
      </w:r>
      <w:r w:rsidR="00956D35" w:rsidRPr="004B0C2D">
        <w:rPr>
          <w:rFonts w:ascii="Times New Roman" w:hAnsi="Times New Roman" w:cs="Times New Roman"/>
          <w:i/>
          <w:iCs/>
          <w:sz w:val="24"/>
          <w:szCs w:val="24"/>
          <w:lang w:val="en-US"/>
        </w:rPr>
        <w:t>end phase</w:t>
      </w:r>
      <w:r w:rsidR="00956D35" w:rsidRPr="00956D35">
        <w:rPr>
          <w:rFonts w:ascii="Times New Roman" w:hAnsi="Times New Roman" w:cs="Times New Roman"/>
          <w:sz w:val="24"/>
          <w:szCs w:val="24"/>
          <w:lang w:val="en-US"/>
        </w:rPr>
        <w:t xml:space="preserve">, </w:t>
      </w:r>
      <w:del w:id="405" w:author="Deiglmayr, Anne" w:date="2024-04-08T16:59: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 answered another questionnaire. These conditions were identical for all participants.</w:t>
      </w:r>
      <w:r w:rsidR="00904B68">
        <w:rPr>
          <w:rFonts w:ascii="Times New Roman" w:hAnsi="Times New Roman" w:cs="Times New Roman"/>
          <w:sz w:val="24"/>
          <w:szCs w:val="24"/>
          <w:lang w:val="en-US"/>
        </w:rPr>
        <w:t xml:space="preserve"> </w:t>
      </w:r>
      <w:r w:rsidR="00956D35" w:rsidRPr="00956D35">
        <w:rPr>
          <w:rFonts w:ascii="Times New Roman" w:hAnsi="Times New Roman" w:cs="Times New Roman"/>
          <w:sz w:val="24"/>
          <w:szCs w:val="24"/>
          <w:lang w:val="en-US"/>
        </w:rPr>
        <w:t xml:space="preserve">During the entire study, </w:t>
      </w:r>
      <w:del w:id="406" w:author="Deiglmayr, Anne" w:date="2024-04-08T16:59:00Z">
        <w:r w:rsidR="00956D35" w:rsidRPr="00956D35" w:rsidDel="004F3BD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wore a fitness tracker</w:t>
      </w:r>
      <w:ins w:id="407" w:author="Deiglmayr, Anne" w:date="2024-04-08T17:00:00Z">
        <w:r w:rsidR="004F3BD3">
          <w:rPr>
            <w:rFonts w:ascii="Times New Roman" w:hAnsi="Times New Roman" w:cs="Times New Roman"/>
            <w:sz w:val="24"/>
            <w:szCs w:val="24"/>
            <w:lang w:val="en-US"/>
          </w:rPr>
          <w:t xml:space="preserve"> on their wrist</w:t>
        </w:r>
      </w:ins>
      <w:del w:id="408" w:author="Deiglmayr, Anne" w:date="2024-04-08T16:59:00Z">
        <w:r w:rsidR="00956D35" w:rsidRPr="00956D35" w:rsidDel="004F3BD3">
          <w:rPr>
            <w:rFonts w:ascii="Times New Roman" w:hAnsi="Times New Roman" w:cs="Times New Roman"/>
            <w:sz w:val="24"/>
            <w:szCs w:val="24"/>
            <w:lang w:val="en-US"/>
          </w:rPr>
          <w:delText>, while the HR measurements provided the database for the present investigation</w:delText>
        </w:r>
      </w:del>
      <w:r w:rsidR="00956D35" w:rsidRPr="00956D35">
        <w:rPr>
          <w:rFonts w:ascii="Times New Roman" w:hAnsi="Times New Roman" w:cs="Times New Roman"/>
          <w:sz w:val="24"/>
          <w:szCs w:val="24"/>
          <w:lang w:val="en-US"/>
        </w:rPr>
        <w:t xml:space="preserve">. </w:t>
      </w:r>
      <w:commentRangeEnd w:id="367"/>
      <w:r w:rsidR="00121A30">
        <w:rPr>
          <w:rStyle w:val="Kommentarzeichen"/>
        </w:rPr>
        <w:commentReference w:id="367"/>
      </w:r>
    </w:p>
    <w:p w14:paraId="67B9718D" w14:textId="0E65F9D1" w:rsidR="00956D35" w:rsidRPr="00956D35" w:rsidRDefault="00956D35" w:rsidP="00956D35">
      <w:pPr>
        <w:spacing w:line="360" w:lineRule="auto"/>
        <w:rPr>
          <w:rFonts w:ascii="Times New Roman" w:hAnsi="Times New Roman" w:cs="Times New Roman"/>
          <w:sz w:val="24"/>
          <w:szCs w:val="24"/>
          <w:lang w:val="en-US"/>
        </w:rPr>
      </w:pPr>
      <w:commentRangeStart w:id="409"/>
      <w:del w:id="410" w:author="G K" w:date="2024-04-03T23:11:00Z">
        <w:r w:rsidRPr="00956D35" w:rsidDel="003E1B68">
          <w:rPr>
            <w:rFonts w:ascii="Times New Roman" w:hAnsi="Times New Roman" w:cs="Times New Roman"/>
            <w:sz w:val="24"/>
            <w:szCs w:val="24"/>
            <w:lang w:val="en-US"/>
          </w:rPr>
          <w:delText xml:space="preserve">Thus, </w:delText>
        </w:r>
        <w:r w:rsidR="006E4A9F" w:rsidDel="003E1B68">
          <w:rPr>
            <w:rFonts w:ascii="Times New Roman" w:hAnsi="Times New Roman" w:cs="Times New Roman"/>
            <w:sz w:val="24"/>
            <w:szCs w:val="24"/>
            <w:lang w:val="en-US"/>
          </w:rPr>
          <w:delText>t</w:delText>
        </w:r>
      </w:del>
      <w:ins w:id="411" w:author="G K" w:date="2024-04-03T23:11:00Z">
        <w:r w:rsidR="003E1B68">
          <w:rPr>
            <w:rFonts w:ascii="Times New Roman" w:hAnsi="Times New Roman" w:cs="Times New Roman"/>
            <w:sz w:val="24"/>
            <w:szCs w:val="24"/>
            <w:lang w:val="en-US"/>
          </w:rPr>
          <w:t>T</w:t>
        </w:r>
      </w:ins>
      <w:r w:rsidR="006E4A9F">
        <w:rPr>
          <w:rFonts w:ascii="Times New Roman" w:hAnsi="Times New Roman" w:cs="Times New Roman"/>
          <w:sz w:val="24"/>
          <w:szCs w:val="24"/>
          <w:lang w:val="en-US"/>
        </w:rPr>
        <w: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commentRangeEnd w:id="409"/>
      <w:r w:rsidR="00B97CE0">
        <w:rPr>
          <w:rStyle w:val="Kommentarzeichen"/>
        </w:rPr>
        <w:commentReference w:id="409"/>
      </w:r>
    </w:p>
    <w:p w14:paraId="50461566" w14:textId="5A776CB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The first research goal was to investigate whether HR measures assessed by wrist-based fitness trackers are a suitable and effective method for mapping teachers’ HR over the course of a five-phase lab study, including</w:t>
      </w:r>
      <w:ins w:id="412" w:author="Deiglmayr, Anne" w:date="2024-04-08T17:00:00Z">
        <w:r w:rsidR="004F3BD3">
          <w:rPr>
            <w:rFonts w:ascii="Times New Roman" w:hAnsi="Times New Roman" w:cs="Times New Roman"/>
            <w:sz w:val="24"/>
            <w:szCs w:val="24"/>
            <w:lang w:val="en-US"/>
          </w:rPr>
          <w:t xml:space="preserve"> the time</w:t>
        </w:r>
      </w:ins>
      <w:r w:rsidRPr="00956D35">
        <w:rPr>
          <w:rFonts w:ascii="Times New Roman" w:hAnsi="Times New Roman" w:cs="Times New Roman"/>
          <w:sz w:val="24"/>
          <w:szCs w:val="24"/>
          <w:lang w:val="en-US"/>
        </w:rPr>
        <w:t xml:space="preserve"> </w:t>
      </w:r>
      <w:ins w:id="413" w:author="Deiglmayr, Anne" w:date="2024-04-08T17:00:00Z">
        <w:r w:rsidR="004F3BD3">
          <w:rPr>
            <w:rFonts w:ascii="Times New Roman" w:hAnsi="Times New Roman" w:cs="Times New Roman"/>
            <w:sz w:val="24"/>
            <w:szCs w:val="24"/>
            <w:lang w:val="en-US"/>
          </w:rPr>
          <w:t>before, during, and after a potentially stressful</w:t>
        </w:r>
      </w:ins>
      <w:del w:id="414" w:author="Deiglmayr, Anne" w:date="2024-04-08T17:00:00Z">
        <w:r w:rsidRPr="00956D35" w:rsidDel="004F3BD3">
          <w:rPr>
            <w:rFonts w:ascii="Times New Roman" w:hAnsi="Times New Roman" w:cs="Times New Roman"/>
            <w:sz w:val="24"/>
            <w:szCs w:val="24"/>
            <w:lang w:val="en-US"/>
          </w:rPr>
          <w:delText>a</w:delText>
        </w:r>
      </w:del>
      <w:r w:rsidRPr="00956D35">
        <w:rPr>
          <w:rFonts w:ascii="Times New Roman" w:hAnsi="Times New Roman" w:cs="Times New Roman"/>
          <w:sz w:val="24"/>
          <w:szCs w:val="24"/>
          <w:lang w:val="en-US"/>
        </w:rPr>
        <w:t xml:space="preserv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5F9B86F0" w:rsidR="00956D35" w:rsidRPr="00956D35" w:rsidRDefault="00956D35" w:rsidP="00956D35">
      <w:pPr>
        <w:spacing w:line="360" w:lineRule="auto"/>
        <w:rPr>
          <w:rFonts w:ascii="Times New Roman" w:hAnsi="Times New Roman" w:cs="Times New Roman"/>
          <w:sz w:val="24"/>
          <w:szCs w:val="24"/>
          <w:lang w:val="en-US"/>
        </w:rPr>
      </w:pPr>
      <w:del w:id="415" w:author="Deiglmayr, Anne" w:date="2024-04-08T17:03:00Z">
        <w:r w:rsidRPr="00956D35" w:rsidDel="004F3BD3">
          <w:rPr>
            <w:rFonts w:ascii="Times New Roman" w:hAnsi="Times New Roman" w:cs="Times New Roman"/>
            <w:sz w:val="24"/>
            <w:szCs w:val="24"/>
            <w:lang w:val="en-US"/>
          </w:rPr>
          <w:delText xml:space="preserve">In </w:delText>
        </w:r>
        <w:r w:rsidR="00863D0F" w:rsidDel="004F3BD3">
          <w:rPr>
            <w:rFonts w:ascii="Times New Roman" w:hAnsi="Times New Roman" w:cs="Times New Roman"/>
            <w:sz w:val="24"/>
            <w:szCs w:val="24"/>
            <w:lang w:val="en-US"/>
          </w:rPr>
          <w:delText>the</w:delText>
        </w:r>
        <w:r w:rsidRPr="00956D35" w:rsidDel="004F3BD3">
          <w:rPr>
            <w:rFonts w:ascii="Times New Roman" w:hAnsi="Times New Roman" w:cs="Times New Roman"/>
            <w:sz w:val="24"/>
            <w:szCs w:val="24"/>
            <w:lang w:val="en-US"/>
          </w:rPr>
          <w:delText xml:space="preserve"> first </w:delText>
        </w:r>
      </w:del>
      <w:del w:id="416" w:author="Deiglmayr, Anne" w:date="2024-04-08T17:02:00Z">
        <w:r w:rsidRPr="00956D35" w:rsidDel="004F3BD3">
          <w:rPr>
            <w:rFonts w:ascii="Times New Roman" w:hAnsi="Times New Roman" w:cs="Times New Roman"/>
            <w:sz w:val="24"/>
            <w:szCs w:val="24"/>
            <w:lang w:val="en-US"/>
          </w:rPr>
          <w:delText>step</w:delText>
        </w:r>
      </w:del>
      <w:ins w:id="417" w:author="G K" w:date="2024-04-03T23:11:00Z">
        <w:del w:id="418" w:author="Deiglmayr, Anne" w:date="2024-04-08T17:02:00Z">
          <w:r w:rsidR="0067074A" w:rsidDel="004F3BD3">
            <w:rPr>
              <w:rFonts w:ascii="Times New Roman" w:hAnsi="Times New Roman" w:cs="Times New Roman"/>
              <w:sz w:val="24"/>
              <w:szCs w:val="24"/>
              <w:lang w:val="en-US"/>
            </w:rPr>
            <w:delText>First</w:delText>
          </w:r>
        </w:del>
      </w:ins>
      <w:del w:id="419" w:author="Deiglmayr, Anne" w:date="2024-04-08T17:03:00Z">
        <w:r w:rsidRPr="00956D35" w:rsidDel="004F3BD3">
          <w:rPr>
            <w:rFonts w:ascii="Times New Roman" w:hAnsi="Times New Roman" w:cs="Times New Roman"/>
            <w:sz w:val="24"/>
            <w:szCs w:val="24"/>
            <w:lang w:val="en-US"/>
          </w:rPr>
          <w:delText xml:space="preserve">, we therefore exploratively described the participants’ overall HR trend during the </w:delText>
        </w:r>
        <w:r w:rsidR="00863D0F" w:rsidDel="004F3BD3">
          <w:rPr>
            <w:rFonts w:ascii="Times New Roman" w:hAnsi="Times New Roman" w:cs="Times New Roman"/>
            <w:sz w:val="24"/>
            <w:szCs w:val="24"/>
            <w:lang w:val="en-US"/>
          </w:rPr>
          <w:delText>two-hour</w:delText>
        </w:r>
        <w:r w:rsidRPr="00956D35" w:rsidDel="004F3BD3">
          <w:rPr>
            <w:rFonts w:ascii="Times New Roman" w:hAnsi="Times New Roman" w:cs="Times New Roman"/>
            <w:sz w:val="24"/>
            <w:szCs w:val="24"/>
            <w:lang w:val="en-US"/>
          </w:rPr>
          <w:delText xml:space="preserve"> study interval and examined whether z-standardization of the participants’ mean HR </w:delText>
        </w:r>
      </w:del>
      <w:del w:id="420" w:author="Deiglmayr, Anne" w:date="2024-04-08T17:01:00Z">
        <w:r w:rsidRPr="00956D35" w:rsidDel="004F3BD3">
          <w:rPr>
            <w:rFonts w:ascii="Times New Roman" w:hAnsi="Times New Roman" w:cs="Times New Roman"/>
            <w:sz w:val="24"/>
            <w:szCs w:val="24"/>
            <w:lang w:val="en-US"/>
          </w:rPr>
          <w:delText xml:space="preserve">can </w:delText>
        </w:r>
      </w:del>
      <w:del w:id="421" w:author="Deiglmayr, Anne" w:date="2024-04-08T17:03:00Z">
        <w:r w:rsidRPr="00956D35" w:rsidDel="004F3BD3">
          <w:rPr>
            <w:rFonts w:ascii="Times New Roman" w:hAnsi="Times New Roman" w:cs="Times New Roman"/>
            <w:sz w:val="24"/>
            <w:szCs w:val="24"/>
            <w:lang w:val="en-US"/>
          </w:rPr>
          <w:delText xml:space="preserve">serve as a useful method to account for individual differences in baseline HR. </w:delText>
        </w:r>
      </w:del>
      <w:ins w:id="422" w:author="Deiglmayr, Anne" w:date="2024-04-08T17:04:00Z">
        <w:r w:rsidR="004F3BD3">
          <w:rPr>
            <w:rFonts w:ascii="Times New Roman" w:hAnsi="Times New Roman" w:cs="Times New Roman"/>
            <w:sz w:val="24"/>
            <w:szCs w:val="24"/>
            <w:lang w:val="en-US"/>
          </w:rPr>
          <w:t>First, r</w:t>
        </w:r>
      </w:ins>
      <w:del w:id="423" w:author="Deiglmayr, Anne" w:date="2024-04-08T17:04:00Z">
        <w:r w:rsidRPr="00956D35" w:rsidDel="004F3BD3">
          <w:rPr>
            <w:rFonts w:ascii="Times New Roman" w:hAnsi="Times New Roman" w:cs="Times New Roman"/>
            <w:sz w:val="24"/>
            <w:szCs w:val="24"/>
            <w:lang w:val="en-US"/>
          </w:rPr>
          <w:delText>R</w:delText>
        </w:r>
      </w:del>
      <w:r w:rsidRPr="00956D35">
        <w:rPr>
          <w:rFonts w:ascii="Times New Roman" w:hAnsi="Times New Roman" w:cs="Times New Roman"/>
          <w:sz w:val="24"/>
          <w:szCs w:val="24"/>
          <w:lang w:val="en-US"/>
        </w:rPr>
        <w:t xml:space="preserve">egarding the </w:t>
      </w:r>
      <w:ins w:id="424" w:author="Deiglmayr, Anne" w:date="2024-04-08T17:04:00Z">
        <w:r w:rsidR="004F3BD3">
          <w:rPr>
            <w:rFonts w:ascii="Times New Roman" w:hAnsi="Times New Roman" w:cs="Times New Roman"/>
            <w:sz w:val="24"/>
            <w:szCs w:val="24"/>
            <w:lang w:val="en-US"/>
          </w:rPr>
          <w:t xml:space="preserve">overall </w:t>
        </w:r>
      </w:ins>
      <w:r w:rsidRPr="00956D35">
        <w:rPr>
          <w:rFonts w:ascii="Times New Roman" w:hAnsi="Times New Roman" w:cs="Times New Roman"/>
          <w:sz w:val="24"/>
          <w:szCs w:val="24"/>
          <w:lang w:val="en-US"/>
        </w:rPr>
        <w:t xml:space="preserve">HR trend </w:t>
      </w:r>
      <w:del w:id="425" w:author="Deiglmayr, Anne" w:date="2024-04-08T17:04:00Z">
        <w:r w:rsidRPr="00956D35" w:rsidDel="004F3BD3">
          <w:rPr>
            <w:rFonts w:ascii="Times New Roman" w:hAnsi="Times New Roman" w:cs="Times New Roman"/>
            <w:sz w:val="24"/>
            <w:szCs w:val="24"/>
            <w:lang w:val="en-US"/>
          </w:rPr>
          <w:delText xml:space="preserve">of </w:delText>
        </w:r>
      </w:del>
      <w:ins w:id="426" w:author="Deiglmayr, Anne" w:date="2024-04-08T17:04:00Z">
        <w:r w:rsidR="004F3BD3">
          <w:rPr>
            <w:rFonts w:ascii="Times New Roman" w:hAnsi="Times New Roman" w:cs="Times New Roman"/>
            <w:sz w:val="24"/>
            <w:szCs w:val="24"/>
            <w:lang w:val="en-US"/>
          </w:rPr>
          <w:t>during</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the entire course of the study, we expected participants´ HR to gradually increase during the pre-teaching phase, to peak during the teaching phase, and to gradually decrease during the remaining time interval.</w:t>
      </w:r>
      <w:ins w:id="427" w:author="Deiglmayr, Anne" w:date="2024-04-08T17:03:00Z">
        <w:r w:rsidR="004F3BD3">
          <w:rPr>
            <w:rFonts w:ascii="Times New Roman" w:hAnsi="Times New Roman" w:cs="Times New Roman"/>
            <w:sz w:val="24"/>
            <w:szCs w:val="24"/>
            <w:lang w:val="en-US"/>
          </w:rPr>
          <w:t xml:space="preserve"> In addition</w:t>
        </w:r>
        <w:r w:rsidR="004F3BD3" w:rsidRPr="00956D35">
          <w:rPr>
            <w:rFonts w:ascii="Times New Roman" w:hAnsi="Times New Roman" w:cs="Times New Roman"/>
            <w:sz w:val="24"/>
            <w:szCs w:val="24"/>
            <w:lang w:val="en-US"/>
          </w:rPr>
          <w:t xml:space="preserve">, we examined whether z-standardization of the participants’ mean HR </w:t>
        </w:r>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serve as a useful method to account for individual differences in baseline HR. </w:t>
        </w:r>
      </w:ins>
      <w:r w:rsidRPr="00956D35">
        <w:rPr>
          <w:rFonts w:ascii="Times New Roman" w:hAnsi="Times New Roman" w:cs="Times New Roman"/>
          <w:sz w:val="24"/>
          <w:szCs w:val="24"/>
          <w:lang w:val="en-US"/>
        </w:rPr>
        <w:t xml:space="preserve"> </w:t>
      </w:r>
      <w:del w:id="428" w:author="Deiglmayr, Anne" w:date="2024-04-08T17:03:00Z">
        <w:r w:rsidRPr="00956D35" w:rsidDel="004F3BD3">
          <w:rPr>
            <w:rFonts w:ascii="Times New Roman" w:hAnsi="Times New Roman" w:cs="Times New Roman"/>
            <w:sz w:val="24"/>
            <w:szCs w:val="24"/>
            <w:lang w:val="en-US"/>
          </w:rPr>
          <w:delText>Furthermore, w</w:delText>
        </w:r>
      </w:del>
      <w:ins w:id="429" w:author="Deiglmayr, Anne" w:date="2024-04-08T17:03:00Z">
        <w:r w:rsidR="004F3BD3">
          <w:rPr>
            <w:rFonts w:ascii="Times New Roman" w:hAnsi="Times New Roman" w:cs="Times New Roman"/>
            <w:sz w:val="24"/>
            <w:szCs w:val="24"/>
            <w:lang w:val="en-US"/>
          </w:rPr>
          <w:t>W</w:t>
        </w:r>
      </w:ins>
      <w:r w:rsidRPr="00956D35">
        <w:rPr>
          <w:rFonts w:ascii="Times New Roman" w:hAnsi="Times New Roman" w:cs="Times New Roman"/>
          <w:sz w:val="24"/>
          <w:szCs w:val="24"/>
          <w:lang w:val="en-US"/>
        </w:rPr>
        <w:t xml:space="preserve">e expected to observe the same trends in both standardized and non-standardized mean HR values. </w:t>
      </w:r>
    </w:p>
    <w:p w14:paraId="11AA51FA" w14:textId="1AC96E87" w:rsidR="00956D35" w:rsidRPr="00956D35" w:rsidRDefault="00956D35" w:rsidP="00956D35">
      <w:pPr>
        <w:spacing w:line="360" w:lineRule="auto"/>
        <w:rPr>
          <w:rFonts w:ascii="Times New Roman" w:hAnsi="Times New Roman" w:cs="Times New Roman"/>
          <w:sz w:val="24"/>
          <w:szCs w:val="24"/>
          <w:lang w:val="en-US"/>
        </w:rPr>
      </w:pPr>
      <w:del w:id="430" w:author="G K" w:date="2024-04-03T23:12:00Z">
        <w:r w:rsidRPr="00956D35" w:rsidDel="0067074A">
          <w:rPr>
            <w:rFonts w:ascii="Times New Roman" w:hAnsi="Times New Roman" w:cs="Times New Roman"/>
            <w:sz w:val="24"/>
            <w:szCs w:val="24"/>
            <w:lang w:val="en-US"/>
          </w:rPr>
          <w:delText>In the second step</w:delText>
        </w:r>
      </w:del>
      <w:ins w:id="431" w:author="G K" w:date="2024-04-03T23:12:00Z">
        <w:r w:rsidR="0067074A">
          <w:rPr>
            <w:rFonts w:ascii="Times New Roman" w:hAnsi="Times New Roman" w:cs="Times New Roman"/>
            <w:sz w:val="24"/>
            <w:szCs w:val="24"/>
            <w:lang w:val="en-US"/>
          </w:rPr>
          <w:t>Second</w:t>
        </w:r>
      </w:ins>
      <w:r w:rsidRPr="00956D35">
        <w:rPr>
          <w:rFonts w:ascii="Times New Roman" w:hAnsi="Times New Roman" w:cs="Times New Roman"/>
          <w:sz w:val="24"/>
          <w:szCs w:val="24"/>
          <w:lang w:val="en-US"/>
        </w:rPr>
        <w:t xml:space="preserve">, we selected five corresponding intervals with a length of ten minutes </w:t>
      </w:r>
      <w:del w:id="432" w:author="G K" w:date="2024-04-03T23:12:00Z">
        <w:r w:rsidRPr="00956D35" w:rsidDel="0067074A">
          <w:rPr>
            <w:rFonts w:ascii="Times New Roman" w:hAnsi="Times New Roman" w:cs="Times New Roman"/>
            <w:sz w:val="24"/>
            <w:szCs w:val="24"/>
            <w:lang w:val="en-US"/>
          </w:rPr>
          <w:delText xml:space="preserve">each </w:delText>
        </w:r>
      </w:del>
      <w:del w:id="433" w:author="G K" w:date="2024-04-03T23:13:00Z">
        <w:r w:rsidRPr="00956D35" w:rsidDel="0067074A">
          <w:rPr>
            <w:rFonts w:ascii="Times New Roman" w:hAnsi="Times New Roman" w:cs="Times New Roman"/>
            <w:sz w:val="24"/>
            <w:szCs w:val="24"/>
            <w:lang w:val="en-US"/>
          </w:rPr>
          <w:delText>out</w:delText>
        </w:r>
      </w:del>
      <w:ins w:id="434" w:author="G K" w:date="2024-04-03T23:13:00Z">
        <w:r w:rsidR="0067074A">
          <w:rPr>
            <w:rFonts w:ascii="Times New Roman" w:hAnsi="Times New Roman" w:cs="Times New Roman"/>
            <w:sz w:val="24"/>
            <w:szCs w:val="24"/>
            <w:lang w:val="en-US"/>
          </w:rPr>
          <w:t>from each</w:t>
        </w:r>
      </w:ins>
      <w:r w:rsidRPr="00956D35">
        <w:rPr>
          <w:rFonts w:ascii="Times New Roman" w:hAnsi="Times New Roman" w:cs="Times New Roman"/>
          <w:sz w:val="24"/>
          <w:szCs w:val="24"/>
          <w:lang w:val="en-US"/>
        </w:rPr>
        <w:t xml:space="preserve"> of the five phases and examined the levels of and the changes in HR </w:t>
      </w:r>
      <w:del w:id="435" w:author="G K" w:date="2024-04-03T23:13:00Z">
        <w:r w:rsidRPr="00956D35" w:rsidDel="0067074A">
          <w:rPr>
            <w:rFonts w:ascii="Times New Roman" w:hAnsi="Times New Roman" w:cs="Times New Roman"/>
            <w:sz w:val="24"/>
            <w:szCs w:val="24"/>
            <w:lang w:val="en-US"/>
          </w:rPr>
          <w:delText>of the</w:delText>
        </w:r>
      </w:del>
      <w:ins w:id="436" w:author="G K" w:date="2024-04-03T23:13:00Z">
        <w:r w:rsidR="0067074A">
          <w:rPr>
            <w:rFonts w:ascii="Times New Roman" w:hAnsi="Times New Roman" w:cs="Times New Roman"/>
            <w:sz w:val="24"/>
            <w:szCs w:val="24"/>
            <w:lang w:val="en-US"/>
          </w:rPr>
          <w:t>during these intervals</w:t>
        </w:r>
      </w:ins>
      <w:del w:id="437" w:author="G K" w:date="2024-04-03T23:13:00Z">
        <w:r w:rsidRPr="00956D35" w:rsidDel="0067074A">
          <w:rPr>
            <w:rFonts w:ascii="Times New Roman" w:hAnsi="Times New Roman" w:cs="Times New Roman"/>
            <w:sz w:val="24"/>
            <w:szCs w:val="24"/>
            <w:lang w:val="en-US"/>
          </w:rPr>
          <w:delText xml:space="preserve"> five intervals separately</w:delText>
        </w:r>
      </w:del>
      <w:r w:rsidRPr="00956D35">
        <w:rPr>
          <w:rFonts w:ascii="Times New Roman" w:hAnsi="Times New Roman" w:cs="Times New Roman"/>
          <w:sz w:val="24"/>
          <w:szCs w:val="24"/>
          <w:lang w:val="en-US"/>
        </w:rPr>
        <w:t xml:space="preserve">.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w:t>
      </w:r>
      <w:ins w:id="438" w:author="Deiglmayr, Anne" w:date="2024-04-08T17:04:00Z">
        <w:r w:rsidR="004F3BD3">
          <w:rPr>
            <w:rFonts w:ascii="Times New Roman" w:hAnsi="Times New Roman" w:cs="Times New Roman"/>
            <w:sz w:val="24"/>
            <w:szCs w:val="24"/>
            <w:lang w:val="en-US"/>
          </w:rPr>
          <w:t xml:space="preserve">. </w:t>
        </w:r>
      </w:ins>
      <w:del w:id="439" w:author="Deiglmayr, Anne" w:date="2024-04-08T17:04:00Z">
        <w:r w:rsidRPr="00956D35" w:rsidDel="004F3BD3">
          <w:rPr>
            <w:rFonts w:ascii="Times New Roman" w:hAnsi="Times New Roman" w:cs="Times New Roman"/>
            <w:sz w:val="24"/>
            <w:szCs w:val="24"/>
            <w:lang w:val="en-US"/>
          </w:rPr>
          <w:delText xml:space="preserve"> and r</w:delText>
        </w:r>
      </w:del>
      <w:ins w:id="440" w:author="Deiglmayr, Anne" w:date="2024-04-08T17:04:00Z">
        <w:r w:rsidR="004F3BD3">
          <w:rPr>
            <w:rFonts w:ascii="Times New Roman" w:hAnsi="Times New Roman" w:cs="Times New Roman"/>
            <w:sz w:val="24"/>
            <w:szCs w:val="24"/>
            <w:lang w:val="en-US"/>
          </w:rPr>
          <w:t>R</w:t>
        </w:r>
      </w:ins>
      <w:r w:rsidRPr="00956D35">
        <w:rPr>
          <w:rFonts w:ascii="Times New Roman" w:hAnsi="Times New Roman" w:cs="Times New Roman"/>
          <w:sz w:val="24"/>
          <w:szCs w:val="24"/>
          <w:lang w:val="en-US"/>
        </w:rPr>
        <w:t xml:space="preserve">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w:t>
      </w:r>
      <w:del w:id="441" w:author="Deiglmayr, Anne" w:date="2024-04-08T17:04:00Z">
        <w:r w:rsidRPr="00956D35" w:rsidDel="004F3BD3">
          <w:rPr>
            <w:rFonts w:ascii="Times New Roman" w:hAnsi="Times New Roman" w:cs="Times New Roman"/>
            <w:sz w:val="24"/>
            <w:szCs w:val="24"/>
            <w:lang w:val="en-US"/>
          </w:rPr>
          <w:delText xml:space="preserve"> </w:delText>
        </w:r>
      </w:del>
    </w:p>
    <w:p w14:paraId="7F6676E8" w14:textId="326FC3D2" w:rsidR="00EC5E76" w:rsidRDefault="00956D35" w:rsidP="00EB6100">
      <w:pPr>
        <w:spacing w:line="360" w:lineRule="auto"/>
        <w:rPr>
          <w:rFonts w:ascii="Times New Roman" w:hAnsi="Times New Roman" w:cs="Times New Roman"/>
          <w:sz w:val="24"/>
          <w:szCs w:val="24"/>
          <w:lang w:val="en-US"/>
        </w:rPr>
      </w:pPr>
      <w:commentRangeStart w:id="442"/>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w:t>
      </w:r>
      <w:del w:id="443" w:author="Deiglmayr, Anne" w:date="2024-04-08T17:05:00Z">
        <w:r w:rsidRPr="00956D35" w:rsidDel="004F3BD3">
          <w:rPr>
            <w:rFonts w:ascii="Times New Roman" w:hAnsi="Times New Roman" w:cs="Times New Roman"/>
            <w:sz w:val="24"/>
            <w:szCs w:val="24"/>
            <w:lang w:val="en-US"/>
          </w:rPr>
          <w:delText xml:space="preserve">can </w:delText>
        </w:r>
      </w:del>
      <w:ins w:id="444" w:author="Deiglmayr, Anne" w:date="2024-04-08T17:05:00Z">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 xml:space="preserve">be explained by </w:t>
      </w:r>
      <w:del w:id="445" w:author="Deiglmayr, Anne" w:date="2024-04-08T17:05:00Z">
        <w:r w:rsidRPr="00956D35" w:rsidDel="004F3BD3">
          <w:rPr>
            <w:rFonts w:ascii="Times New Roman" w:hAnsi="Times New Roman" w:cs="Times New Roman"/>
            <w:sz w:val="24"/>
            <w:szCs w:val="24"/>
            <w:lang w:val="en-US"/>
          </w:rPr>
          <w:delText xml:space="preserve">teachers’ </w:delText>
        </w:r>
      </w:del>
      <w:ins w:id="446" w:author="Deiglmayr, Anne" w:date="2024-04-08T17:05:00Z">
        <w:r w:rsidR="004F3BD3">
          <w:rPr>
            <w:rFonts w:ascii="Times New Roman" w:hAnsi="Times New Roman" w:cs="Times New Roman"/>
            <w:sz w:val="24"/>
            <w:szCs w:val="24"/>
            <w:lang w:val="en-US"/>
          </w:rPr>
          <w:t>participants’</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teaching experience</w:t>
      </w:r>
      <w:ins w:id="447" w:author="Deiglmayr, Anne" w:date="2024-04-08T17:05:00Z">
        <w:r w:rsidR="004F3BD3">
          <w:rPr>
            <w:rFonts w:ascii="Times New Roman" w:hAnsi="Times New Roman" w:cs="Times New Roman"/>
            <w:sz w:val="24"/>
            <w:szCs w:val="24"/>
            <w:lang w:val="en-US"/>
          </w:rPr>
          <w:t xml:space="preserve"> (because, presumable, more experience</w:t>
        </w:r>
      </w:ins>
      <w:ins w:id="448" w:author="Deiglmayr, Anne" w:date="2024-04-08T17:06:00Z">
        <w:r w:rsidR="004F3BD3">
          <w:rPr>
            <w:rFonts w:ascii="Times New Roman" w:hAnsi="Times New Roman" w:cs="Times New Roman"/>
            <w:sz w:val="24"/>
            <w:szCs w:val="24"/>
            <w:lang w:val="en-US"/>
          </w:rPr>
          <w:t>d teachers might have better classroom management strategies, and thus better resources for coping)</w:t>
        </w:r>
      </w:ins>
      <w:r w:rsidRPr="00956D35">
        <w:rPr>
          <w:rFonts w:ascii="Times New Roman" w:hAnsi="Times New Roman" w:cs="Times New Roman"/>
          <w:sz w:val="24"/>
          <w:szCs w:val="24"/>
          <w:lang w:val="en-US"/>
        </w:rPr>
        <w:t>, and</w:t>
      </w:r>
      <w:ins w:id="449" w:author="Deiglmayr, Anne" w:date="2024-04-08T17:06:00Z">
        <w:r w:rsidR="004F3BD3">
          <w:rPr>
            <w:rFonts w:ascii="Times New Roman" w:hAnsi="Times New Roman" w:cs="Times New Roman"/>
            <w:sz w:val="24"/>
            <w:szCs w:val="24"/>
            <w:lang w:val="en-US"/>
          </w:rPr>
          <w:t>/or</w:t>
        </w:r>
      </w:ins>
      <w:r w:rsidRPr="00956D35">
        <w:rPr>
          <w:rFonts w:ascii="Times New Roman" w:hAnsi="Times New Roman" w:cs="Times New Roman"/>
          <w:sz w:val="24"/>
          <w:szCs w:val="24"/>
          <w:lang w:val="en-US"/>
        </w:rPr>
        <w:t xml:space="preserve"> by </w:t>
      </w:r>
      <w:ins w:id="450" w:author="Deiglmayr, Anne" w:date="2024-04-08T17:05:00Z">
        <w:r w:rsidR="004F3BD3">
          <w:rPr>
            <w:rFonts w:ascii="Times New Roman" w:hAnsi="Times New Roman" w:cs="Times New Roman"/>
            <w:sz w:val="24"/>
            <w:szCs w:val="24"/>
            <w:lang w:val="en-US"/>
          </w:rPr>
          <w:t xml:space="preserve">their </w:t>
        </w:r>
      </w:ins>
      <w:r w:rsidRPr="00956D35">
        <w:rPr>
          <w:rFonts w:ascii="Times New Roman" w:hAnsi="Times New Roman" w:cs="Times New Roman"/>
          <w:sz w:val="24"/>
          <w:szCs w:val="24"/>
          <w:lang w:val="en-US"/>
        </w:rPr>
        <w:t xml:space="preserve">self-reported </w:t>
      </w:r>
      <w:r w:rsidR="00561FF3">
        <w:rPr>
          <w:rFonts w:ascii="Times New Roman" w:hAnsi="Times New Roman" w:cs="Times New Roman"/>
          <w:sz w:val="24"/>
          <w:szCs w:val="24"/>
          <w:lang w:val="en-US"/>
        </w:rPr>
        <w:t>subjective</w:t>
      </w:r>
      <w:r w:rsidRPr="00956D35">
        <w:rPr>
          <w:rFonts w:ascii="Times New Roman" w:hAnsi="Times New Roman" w:cs="Times New Roman"/>
          <w:sz w:val="24"/>
          <w:szCs w:val="24"/>
          <w:lang w:val="en-US"/>
        </w:rPr>
        <w:t xml:space="preserve"> appraisal</w:t>
      </w:r>
      <w:r w:rsidR="00561FF3">
        <w:rPr>
          <w:rFonts w:ascii="Times New Roman" w:hAnsi="Times New Roman" w:cs="Times New Roman"/>
          <w:sz w:val="24"/>
          <w:szCs w:val="24"/>
          <w:lang w:val="en-US"/>
        </w:rPr>
        <w:t>s</w:t>
      </w:r>
      <w:r w:rsidRPr="00956D35">
        <w:rPr>
          <w:rFonts w:ascii="Times New Roman" w:hAnsi="Times New Roman" w:cs="Times New Roman"/>
          <w:sz w:val="24"/>
          <w:szCs w:val="24"/>
          <w:lang w:val="en-US"/>
        </w:rPr>
        <w:t xml:space="preserve"> </w:t>
      </w:r>
      <w:ins w:id="451" w:author="Deiglmayr, Anne" w:date="2024-04-08T17:07:00Z">
        <w:r w:rsidR="004F3BD3" w:rsidRPr="00956D35">
          <w:rPr>
            <w:rFonts w:ascii="Times New Roman" w:hAnsi="Times New Roman" w:cs="Times New Roman"/>
            <w:sz w:val="24"/>
            <w:szCs w:val="24"/>
            <w:lang w:val="en-US"/>
          </w:rPr>
          <w:t>of classroom events</w:t>
        </w:r>
        <w:r w:rsidR="004F3BD3" w:rsidRPr="00C4369A">
          <w:rPr>
            <w:rFonts w:ascii="Times New Roman" w:hAnsi="Times New Roman" w:cs="Times New Roman"/>
            <w:sz w:val="24"/>
            <w:szCs w:val="24"/>
            <w:lang w:val="en-US"/>
          </w:rPr>
          <w:t xml:space="preserve"> </w:t>
        </w:r>
      </w:ins>
      <w:r w:rsidRPr="00C4369A">
        <w:rPr>
          <w:rFonts w:ascii="Times New Roman" w:hAnsi="Times New Roman" w:cs="Times New Roman"/>
          <w:sz w:val="24"/>
          <w:szCs w:val="24"/>
          <w:lang w:val="en-US"/>
        </w:rPr>
        <w:t>(</w:t>
      </w:r>
      <w:ins w:id="452" w:author="Deiglmayr, Anne" w:date="2024-04-08T17:07:00Z">
        <w:r w:rsidR="004F3BD3">
          <w:rPr>
            <w:rFonts w:ascii="Times New Roman" w:hAnsi="Times New Roman" w:cs="Times New Roman"/>
            <w:sz w:val="24"/>
            <w:szCs w:val="24"/>
            <w:lang w:val="en-US"/>
          </w:rPr>
          <w:t xml:space="preserve">specifically, </w:t>
        </w:r>
      </w:ins>
      <w:del w:id="453" w:author="Deiglmayr, Anne" w:date="2024-04-08T17:07:00Z">
        <w:r w:rsidRPr="00C4369A" w:rsidDel="004F3BD3">
          <w:rPr>
            <w:rFonts w:ascii="Times New Roman" w:hAnsi="Times New Roman" w:cs="Times New Roman"/>
            <w:sz w:val="24"/>
            <w:szCs w:val="24"/>
            <w:lang w:val="en-US"/>
          </w:rPr>
          <w:delText>disruption appraisal and confidence appraisal</w:delText>
        </w:r>
      </w:del>
      <w:ins w:id="454" w:author="Deiglmayr, Anne" w:date="2024-04-08T17:07:00Z">
        <w:r w:rsidR="004F3BD3">
          <w:rPr>
            <w:rFonts w:ascii="Times New Roman" w:hAnsi="Times New Roman" w:cs="Times New Roman"/>
            <w:sz w:val="24"/>
            <w:szCs w:val="24"/>
            <w:lang w:val="en-US"/>
          </w:rPr>
          <w:t>how disruptive it was, and how confident they felt in their cop</w:t>
        </w:r>
      </w:ins>
      <w:ins w:id="455" w:author="Deiglmayr, Anne" w:date="2024-04-08T17:08:00Z">
        <w:r w:rsidR="004F3BD3">
          <w:rPr>
            <w:rFonts w:ascii="Times New Roman" w:hAnsi="Times New Roman" w:cs="Times New Roman"/>
            <w:sz w:val="24"/>
            <w:szCs w:val="24"/>
            <w:lang w:val="en-US"/>
          </w:rPr>
          <w:t>ing</w:t>
        </w:r>
      </w:ins>
      <w:r w:rsidRPr="00C4369A">
        <w:rPr>
          <w:rFonts w:ascii="Times New Roman" w:hAnsi="Times New Roman" w:cs="Times New Roman"/>
          <w:sz w:val="24"/>
          <w:szCs w:val="24"/>
          <w:lang w:val="en-US"/>
        </w:rPr>
        <w:t>)</w:t>
      </w:r>
      <w:del w:id="456" w:author="Deiglmayr, Anne" w:date="2024-04-08T17:07:00Z">
        <w:r w:rsidRPr="00956D35" w:rsidDel="004F3BD3">
          <w:rPr>
            <w:rFonts w:ascii="Times New Roman" w:hAnsi="Times New Roman" w:cs="Times New Roman"/>
            <w:sz w:val="24"/>
            <w:szCs w:val="24"/>
            <w:lang w:val="en-US"/>
          </w:rPr>
          <w:delText xml:space="preserve"> of classroom events</w:delText>
        </w:r>
      </w:del>
      <w:r w:rsidRPr="00956D35">
        <w:rPr>
          <w:rFonts w:ascii="Times New Roman" w:hAnsi="Times New Roman" w:cs="Times New Roman"/>
          <w:sz w:val="24"/>
          <w:szCs w:val="24"/>
          <w:lang w:val="en-US"/>
        </w:rPr>
        <w:t>.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w:t>
      </w:r>
      <w:del w:id="457" w:author="Deiglmayr, Anne" w:date="2024-04-08T17:08:00Z">
        <w:r w:rsidRPr="00956D35" w:rsidDel="004F3BD3">
          <w:rPr>
            <w:rFonts w:ascii="Times New Roman" w:hAnsi="Times New Roman" w:cs="Times New Roman"/>
            <w:sz w:val="24"/>
            <w:szCs w:val="24"/>
            <w:lang w:val="en-US"/>
          </w:rPr>
          <w:delText xml:space="preserve">for </w:delText>
        </w:r>
      </w:del>
      <w:ins w:id="458" w:author="Deiglmayr, Anne" w:date="2024-04-08T17:08:00Z">
        <w:r w:rsidR="004F3BD3">
          <w:rPr>
            <w:rFonts w:ascii="Times New Roman" w:hAnsi="Times New Roman" w:cs="Times New Roman"/>
            <w:sz w:val="24"/>
            <w:szCs w:val="24"/>
            <w:lang w:val="en-US"/>
          </w:rPr>
          <w:t>of</w:t>
        </w:r>
        <w:r w:rsidR="004F3BD3" w:rsidRPr="00956D35">
          <w:rPr>
            <w:rFonts w:ascii="Times New Roman" w:hAnsi="Times New Roman" w:cs="Times New Roman"/>
            <w:sz w:val="24"/>
            <w:szCs w:val="24"/>
            <w:lang w:val="en-US"/>
          </w:rPr>
          <w:t xml:space="preserve"> </w:t>
        </w:r>
      </w:ins>
      <w:del w:id="459" w:author="Deiglmayr, Anne" w:date="2024-04-08T17:08:00Z">
        <w:r w:rsidRPr="00956D35" w:rsidDel="004F3BD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HR </w:t>
      </w:r>
      <w:commentRangeStart w:id="460"/>
      <w:del w:id="461" w:author="Deiglmayr, Anne" w:date="2024-04-08T17:08:00Z">
        <w:r w:rsidRPr="00956D35" w:rsidDel="004F3BD3">
          <w:rPr>
            <w:rFonts w:ascii="Times New Roman" w:hAnsi="Times New Roman" w:cs="Times New Roman"/>
            <w:sz w:val="24"/>
            <w:szCs w:val="24"/>
            <w:lang w:val="en-US"/>
          </w:rPr>
          <w:delText xml:space="preserve">measurements </w:delText>
        </w:r>
      </w:del>
      <w:commentRangeEnd w:id="460"/>
      <w:r w:rsidR="004F3BD3">
        <w:rPr>
          <w:rStyle w:val="Kommentarzeichen"/>
        </w:rPr>
        <w:commentReference w:id="460"/>
      </w:r>
      <w:commentRangeStart w:id="462"/>
      <w:r w:rsidRPr="00956D35">
        <w:rPr>
          <w:rFonts w:ascii="Times New Roman" w:hAnsi="Times New Roman" w:cs="Times New Roman"/>
          <w:sz w:val="24"/>
          <w:szCs w:val="24"/>
          <w:lang w:val="en-US"/>
        </w:rPr>
        <w:t>in the different phases</w:t>
      </w:r>
      <w:commentRangeEnd w:id="462"/>
      <w:r w:rsidR="004F3BD3">
        <w:rPr>
          <w:rStyle w:val="Kommentarzeichen"/>
        </w:rPr>
        <w:commentReference w:id="462"/>
      </w:r>
      <w:r w:rsidRPr="00956D35">
        <w:rPr>
          <w:rFonts w:ascii="Times New Roman" w:hAnsi="Times New Roman" w:cs="Times New Roman"/>
          <w:sz w:val="24"/>
          <w:szCs w:val="24"/>
          <w:lang w:val="en-US"/>
        </w:rPr>
        <w:t>.</w:t>
      </w:r>
      <w:commentRangeEnd w:id="442"/>
      <w:r w:rsidR="000F6306">
        <w:rPr>
          <w:rStyle w:val="Kommentarzeichen"/>
        </w:rPr>
        <w:commentReference w:id="442"/>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4B9B9EBF" w:rsidR="00D44633" w:rsidRPr="004833C2" w:rsidDel="00ED5B4E" w:rsidRDefault="00D44633" w:rsidP="00D44633">
      <w:pPr>
        <w:spacing w:before="120" w:after="240" w:line="360" w:lineRule="auto"/>
        <w:rPr>
          <w:del w:id="463" w:author="Deiglmayr, Anne" w:date="2024-04-08T17:0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w:t>
      </w:r>
      <w:r w:rsidR="00E45BEB">
        <w:rPr>
          <w:rFonts w:ascii="Times New Roman" w:eastAsia="Times New Roman" w:hAnsi="Times New Roman" w:cs="Times New Roman"/>
          <w:color w:val="000000"/>
          <w:sz w:val="24"/>
          <w:szCs w:val="24"/>
          <w:lang w:val="en-US" w:eastAsia="de-DE"/>
        </w:rPr>
        <w:t>pre- and</w:t>
      </w:r>
      <w:r w:rsidRPr="00CF700B">
        <w:rPr>
          <w:rFonts w:ascii="Times New Roman" w:eastAsia="Times New Roman" w:hAnsi="Times New Roman" w:cs="Times New Roman"/>
          <w:color w:val="000000"/>
          <w:sz w:val="24"/>
          <w:szCs w:val="24"/>
          <w:lang w:val="en-US" w:eastAsia="de-DE"/>
        </w:rPr>
        <w:t xml:space="preserve"> in-service teachers</w:t>
      </w:r>
      <w:r>
        <w:rPr>
          <w:rFonts w:ascii="Times New Roman" w:eastAsia="Times New Roman" w:hAnsi="Times New Roman" w:cs="Times New Roman"/>
          <w:color w:val="000000"/>
          <w:sz w:val="24"/>
          <w:szCs w:val="24"/>
          <w:lang w:val="en-US" w:eastAsia="de-DE"/>
        </w:rPr>
        <w:t xml:space="preserve"> from Germany</w:t>
      </w:r>
      <w:ins w:id="464" w:author="Deiglmayr, Anne" w:date="2024-04-08T17:09:00Z">
        <w:r w:rsidR="00B9103F">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who </w:t>
      </w:r>
      <w:del w:id="465" w:author="Deiglmayr, Anne" w:date="2024-04-08T17:09:00Z">
        <w:r w:rsidDel="00B9103F">
          <w:rPr>
            <w:rFonts w:ascii="Times New Roman" w:eastAsia="Times New Roman" w:hAnsi="Times New Roman" w:cs="Times New Roman"/>
            <w:color w:val="000000"/>
            <w:sz w:val="24"/>
            <w:szCs w:val="24"/>
            <w:lang w:val="en-US" w:eastAsia="de-DE"/>
          </w:rPr>
          <w:delText>had been</w:delText>
        </w:r>
      </w:del>
      <w:ins w:id="466" w:author="Deiglmayr, Anne" w:date="2024-04-08T17:09:00Z">
        <w:r w:rsidR="00B9103F">
          <w:rPr>
            <w:rFonts w:ascii="Times New Roman" w:eastAsia="Times New Roman" w:hAnsi="Times New Roman" w:cs="Times New Roman"/>
            <w:color w:val="000000"/>
            <w:sz w:val="24"/>
            <w:szCs w:val="24"/>
            <w:lang w:val="en-US" w:eastAsia="de-DE"/>
          </w:rPr>
          <w:t>were</w:t>
        </w:r>
      </w:ins>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lastRenderedPageBreak/>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ins w:id="467" w:author="Deiglmayr, Anne" w:date="2024-04-08T17:09:00Z">
        <w:r w:rsidR="00ED5B4E">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color w:val="000000"/>
            <w:sz w:val="24"/>
            <w:szCs w:val="24"/>
            <w:lang w:val="en-US" w:eastAsia="de-DE"/>
          </w:rPr>
          <w:t>(</w:t>
        </w:r>
        <w:r w:rsidR="00ED5B4E" w:rsidRPr="00CF700B">
          <w:rPr>
            <w:rFonts w:ascii="Times New Roman" w:eastAsia="Times New Roman" w:hAnsi="Times New Roman" w:cs="Times New Roman"/>
            <w:i/>
            <w:iCs/>
            <w:color w:val="000000"/>
            <w:sz w:val="24"/>
            <w:szCs w:val="24"/>
            <w:lang w:val="en-US" w:eastAsia="de-DE"/>
          </w:rPr>
          <w:t xml:space="preserve">n </w:t>
        </w:r>
        <w:r w:rsidR="00ED5B4E" w:rsidRPr="00CF700B">
          <w:rPr>
            <w:rFonts w:ascii="Times New Roman" w:eastAsia="Times New Roman" w:hAnsi="Times New Roman" w:cs="Times New Roman"/>
            <w:color w:val="000000"/>
            <w:sz w:val="24"/>
            <w:szCs w:val="24"/>
            <w:lang w:val="en-US" w:eastAsia="de-DE"/>
          </w:rPr>
          <w:t xml:space="preserve">= 52 </w:t>
        </w:r>
        <w:r w:rsidR="00ED5B4E">
          <w:rPr>
            <w:rFonts w:ascii="Times New Roman" w:eastAsia="Times New Roman" w:hAnsi="Times New Roman" w:cs="Times New Roman"/>
            <w:color w:val="000000"/>
            <w:sz w:val="24"/>
            <w:szCs w:val="24"/>
            <w:lang w:val="en-US" w:eastAsia="de-DE"/>
          </w:rPr>
          <w:t>women</w:t>
        </w:r>
        <w:r w:rsidR="00ED5B4E" w:rsidRPr="00CF700B">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i/>
            <w:iCs/>
            <w:color w:val="000000"/>
            <w:sz w:val="24"/>
            <w:szCs w:val="24"/>
            <w:lang w:val="en-US" w:eastAsia="de-DE"/>
          </w:rPr>
          <w:t>n</w:t>
        </w:r>
        <w:r w:rsidR="00ED5B4E" w:rsidRPr="00CF700B">
          <w:rPr>
            <w:rFonts w:ascii="Times New Roman" w:eastAsia="Times New Roman" w:hAnsi="Times New Roman" w:cs="Times New Roman"/>
            <w:color w:val="000000"/>
            <w:sz w:val="24"/>
            <w:szCs w:val="24"/>
            <w:lang w:val="en-US" w:eastAsia="de-DE"/>
          </w:rPr>
          <w:t xml:space="preserve"> = 29 </w:t>
        </w:r>
        <w:r w:rsidR="00ED5B4E">
          <w:rPr>
            <w:rFonts w:ascii="Times New Roman" w:eastAsia="Times New Roman" w:hAnsi="Times New Roman" w:cs="Times New Roman"/>
            <w:color w:val="000000"/>
            <w:sz w:val="24"/>
            <w:szCs w:val="24"/>
            <w:lang w:val="en-US" w:eastAsia="de-DE"/>
          </w:rPr>
          <w:t>men</w:t>
        </w:r>
        <w:r w:rsidR="00ED5B4E" w:rsidRPr="00CF700B">
          <w:rPr>
            <w:rFonts w:ascii="Times New Roman" w:eastAsia="Times New Roman" w:hAnsi="Times New Roman" w:cs="Times New Roman"/>
            <w:color w:val="000000"/>
            <w:sz w:val="24"/>
            <w:szCs w:val="24"/>
            <w:lang w:val="en-US" w:eastAsia="de-DE"/>
          </w:rPr>
          <w:t>)</w:t>
        </w:r>
      </w:ins>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468" w:author="Deiglmayr, Anne" w:date="2024-04-08T17:09:00Z">
        <w:r w:rsidR="00ED5B4E">
          <w:rPr>
            <w:rFonts w:ascii="Times New Roman" w:eastAsia="Times New Roman" w:hAnsi="Times New Roman" w:cs="Times New Roman"/>
            <w:color w:val="000000"/>
            <w:sz w:val="24"/>
            <w:szCs w:val="24"/>
            <w:lang w:val="en-US" w:eastAsia="de-DE"/>
          </w:rPr>
          <w:t xml:space="preserve">Participants had </w:t>
        </w:r>
      </w:ins>
    </w:p>
    <w:p w14:paraId="0B2742FF" w14:textId="2C837B4C"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del w:id="469" w:author="Deiglmayr, Anne" w:date="2024-04-08T17:09:00Z">
        <w:r w:rsidRPr="00CF700B" w:rsidDel="00ED5B4E">
          <w:rPr>
            <w:rFonts w:ascii="Times New Roman" w:eastAsia="Times New Roman" w:hAnsi="Times New Roman" w:cs="Times New Roman"/>
            <w:color w:val="000000"/>
            <w:sz w:val="24"/>
            <w:szCs w:val="24"/>
            <w:lang w:val="en-US" w:eastAsia="de-DE"/>
          </w:rPr>
          <w:delText xml:space="preserve">The </w:delText>
        </w:r>
        <w:r w:rsidDel="00ED5B4E">
          <w:rPr>
            <w:rFonts w:ascii="Times New Roman" w:eastAsia="Times New Roman" w:hAnsi="Times New Roman" w:cs="Times New Roman"/>
            <w:color w:val="000000"/>
            <w:sz w:val="24"/>
            <w:szCs w:val="24"/>
            <w:lang w:val="en-US" w:eastAsia="de-DE"/>
          </w:rPr>
          <w:delText>participants of the analysis sample</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 xml:space="preserve">n </w:delText>
        </w:r>
        <w:r w:rsidRPr="00CF700B" w:rsidDel="00ED5B4E">
          <w:rPr>
            <w:rFonts w:ascii="Times New Roman" w:eastAsia="Times New Roman" w:hAnsi="Times New Roman" w:cs="Times New Roman"/>
            <w:color w:val="000000"/>
            <w:sz w:val="24"/>
            <w:szCs w:val="24"/>
            <w:lang w:val="en-US" w:eastAsia="de-DE"/>
          </w:rPr>
          <w:delText xml:space="preserve">= 52 </w:delText>
        </w:r>
        <w:r w:rsidDel="00ED5B4E">
          <w:rPr>
            <w:rFonts w:ascii="Times New Roman" w:eastAsia="Times New Roman" w:hAnsi="Times New Roman" w:cs="Times New Roman"/>
            <w:color w:val="000000"/>
            <w:sz w:val="24"/>
            <w:szCs w:val="24"/>
            <w:lang w:val="en-US" w:eastAsia="de-DE"/>
          </w:rPr>
          <w:delText>women</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n</w:delText>
        </w:r>
        <w:r w:rsidRPr="00CF700B" w:rsidDel="00ED5B4E">
          <w:rPr>
            <w:rFonts w:ascii="Times New Roman" w:eastAsia="Times New Roman" w:hAnsi="Times New Roman" w:cs="Times New Roman"/>
            <w:color w:val="000000"/>
            <w:sz w:val="24"/>
            <w:szCs w:val="24"/>
            <w:lang w:val="en-US" w:eastAsia="de-DE"/>
          </w:rPr>
          <w:delText xml:space="preserve"> = 29 </w:delText>
        </w:r>
        <w:r w:rsidDel="00ED5B4E">
          <w:rPr>
            <w:rFonts w:ascii="Times New Roman" w:eastAsia="Times New Roman" w:hAnsi="Times New Roman" w:cs="Times New Roman"/>
            <w:color w:val="000000"/>
            <w:sz w:val="24"/>
            <w:szCs w:val="24"/>
            <w:lang w:val="en-US" w:eastAsia="de-DE"/>
          </w:rPr>
          <w:delText>men</w:delText>
        </w:r>
        <w:r w:rsidRPr="00CF700B" w:rsidDel="00ED5B4E">
          <w:rPr>
            <w:rFonts w:ascii="Times New Roman" w:eastAsia="Times New Roman" w:hAnsi="Times New Roman" w:cs="Times New Roman"/>
            <w:color w:val="000000"/>
            <w:sz w:val="24"/>
            <w:szCs w:val="24"/>
            <w:lang w:val="en-US" w:eastAsia="de-DE"/>
          </w:rPr>
          <w:delText xml:space="preserve">) </w:delText>
        </w:r>
        <w:r w:rsidDel="00ED5B4E">
          <w:rPr>
            <w:rFonts w:ascii="Times New Roman" w:eastAsia="Times New Roman" w:hAnsi="Times New Roman" w:cs="Times New Roman"/>
            <w:color w:val="000000"/>
            <w:sz w:val="24"/>
            <w:szCs w:val="24"/>
            <w:lang w:val="en-US" w:eastAsia="de-DE"/>
          </w:rPr>
          <w:delText>reported</w:delText>
        </w:r>
        <w:r w:rsidRPr="00CF700B" w:rsidDel="00ED5B4E">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3DE0A651" w14:textId="5F6DD8A6" w:rsid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w:t>
      </w:r>
      <w:r w:rsidR="00627B09">
        <w:rPr>
          <w:rFonts w:ascii="Times New Roman" w:eastAsia="Times New Roman" w:hAnsi="Times New Roman" w:cs="Times New Roman"/>
          <w:color w:val="000000"/>
          <w:sz w:val="24"/>
          <w:szCs w:val="24"/>
          <w:lang w:val="en-US" w:eastAsia="de-DE"/>
        </w:rPr>
        <w:t>following</w:t>
      </w:r>
      <w:r w:rsidRPr="00CF700B">
        <w:rPr>
          <w:rFonts w:ascii="Times New Roman" w:eastAsia="Times New Roman" w:hAnsi="Times New Roman" w:cs="Times New Roman"/>
          <w:color w:val="000000"/>
          <w:sz w:val="24"/>
          <w:szCs w:val="24"/>
          <w:lang w:val="en-US" w:eastAsia="de-DE"/>
        </w:rPr>
        <w:t xml:space="preserve">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w:t>
      </w:r>
      <w:r w:rsidR="00DE348B">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testing. Participation was voluntary and only took place after written consent had been given.</w:t>
      </w:r>
    </w:p>
    <w:p w14:paraId="135E69ED" w14:textId="513D14D6" w:rsidR="00D44633" w:rsidRP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 xml:space="preserve">Figure </w:t>
      </w:r>
      <w:r w:rsidR="001E566F">
        <w:rPr>
          <w:rFonts w:ascii="Times New Roman" w:eastAsia="Times New Roman" w:hAnsi="Times New Roman" w:cs="Times New Roman"/>
          <w:b/>
          <w:bCs/>
          <w:noProof/>
          <w:color w:val="000000"/>
          <w:sz w:val="24"/>
          <w:szCs w:val="24"/>
          <w:lang w:val="en-US" w:eastAsia="de-DE"/>
        </w:rPr>
        <w:t>2</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commentRangeStart w:id="470"/>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commentRangeEnd w:id="470"/>
      <w:r w:rsidR="000F6306">
        <w:rPr>
          <w:rStyle w:val="Kommentarzeichen"/>
        </w:rPr>
        <w:commentReference w:id="470"/>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eastAsia="de-DE"/>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6B4D9820"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del w:id="471" w:author="Deiglmayr, Anne" w:date="2024-04-08T17:10:00Z">
        <w:r w:rsidDel="00ED5B4E">
          <w:rPr>
            <w:rFonts w:ascii="Times New Roman" w:eastAsia="Times New Roman" w:hAnsi="Times New Roman" w:cs="Times New Roman"/>
            <w:color w:val="000000"/>
            <w:sz w:val="24"/>
            <w:szCs w:val="24"/>
            <w:lang w:val="en-US" w:eastAsia="de-DE"/>
          </w:rPr>
          <w:delText>The whole study had</w:delText>
        </w:r>
      </w:del>
      <w:ins w:id="472" w:author="Deiglmayr, Anne" w:date="2024-04-08T17:10:00Z">
        <w:r w:rsidR="00ED5B4E">
          <w:rPr>
            <w:rFonts w:ascii="Times New Roman" w:eastAsia="Times New Roman" w:hAnsi="Times New Roman" w:cs="Times New Roman"/>
            <w:color w:val="000000"/>
            <w:sz w:val="24"/>
            <w:szCs w:val="24"/>
            <w:lang w:val="en-US" w:eastAsia="de-DE"/>
          </w:rPr>
          <w:t>Each participant came to the lab for</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w:t>
      </w:r>
      <w:del w:id="473" w:author="Deiglmayr, Anne" w:date="2024-04-08T17:10:00Z">
        <w:r w:rsidDel="00ED5B4E">
          <w:rPr>
            <w:rFonts w:ascii="Times New Roman" w:eastAsia="Times New Roman" w:hAnsi="Times New Roman" w:cs="Times New Roman"/>
            <w:color w:val="000000"/>
            <w:sz w:val="24"/>
            <w:szCs w:val="24"/>
            <w:lang w:val="en-US" w:eastAsia="de-DE"/>
          </w:rPr>
          <w:delText>duration</w:delText>
        </w:r>
        <w:r w:rsidRPr="00CF700B" w:rsidDel="00ED5B4E">
          <w:rPr>
            <w:rFonts w:ascii="Times New Roman" w:eastAsia="Times New Roman" w:hAnsi="Times New Roman" w:cs="Times New Roman"/>
            <w:color w:val="000000"/>
            <w:sz w:val="24"/>
            <w:szCs w:val="24"/>
            <w:lang w:val="en-US" w:eastAsia="de-DE"/>
          </w:rPr>
          <w:delText xml:space="preserve"> </w:delText>
        </w:r>
      </w:del>
      <w:ins w:id="474" w:author="Deiglmayr, Anne" w:date="2024-04-08T17:11:00Z">
        <w:r w:rsidR="00ED5B4E">
          <w:rPr>
            <w:rFonts w:ascii="Times New Roman" w:eastAsia="Times New Roman" w:hAnsi="Times New Roman" w:cs="Times New Roman"/>
            <w:color w:val="000000"/>
            <w:sz w:val="24"/>
            <w:szCs w:val="24"/>
            <w:lang w:val="en-US" w:eastAsia="de-DE"/>
          </w:rPr>
          <w:t>period</w:t>
        </w:r>
      </w:ins>
      <w:ins w:id="475" w:author="Deiglmayr, Anne" w:date="2024-04-08T17:10:00Z">
        <w:r w:rsidR="00ED5B4E"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of approximately two hours</w:t>
      </w:r>
      <w:r>
        <w:rPr>
          <w:rFonts w:ascii="Times New Roman" w:eastAsia="Times New Roman" w:hAnsi="Times New Roman" w:cs="Times New Roman"/>
          <w:color w:val="000000"/>
          <w:sz w:val="24"/>
          <w:szCs w:val="24"/>
          <w:lang w:val="en-US" w:eastAsia="de-DE"/>
        </w:rPr>
        <w:t xml:space="preserve"> </w:t>
      </w:r>
      <w:ins w:id="476" w:author="Deiglmayr, Anne" w:date="2024-04-08T17:10:00Z">
        <w:r w:rsidR="00ED5B4E">
          <w:rPr>
            <w:rFonts w:ascii="Times New Roman" w:eastAsia="Times New Roman" w:hAnsi="Times New Roman" w:cs="Times New Roman"/>
            <w:color w:val="000000"/>
            <w:sz w:val="24"/>
            <w:szCs w:val="24"/>
            <w:lang w:val="en-US" w:eastAsia="de-DE"/>
          </w:rPr>
          <w:t>in total, and</w:t>
        </w:r>
      </w:ins>
      <w:ins w:id="477" w:author="Deiglmayr, Anne" w:date="2024-04-08T17:11:00Z">
        <w:r w:rsidR="00ED5B4E">
          <w:rPr>
            <w:rFonts w:ascii="Times New Roman" w:eastAsia="Times New Roman" w:hAnsi="Times New Roman" w:cs="Times New Roman"/>
            <w:color w:val="000000"/>
            <w:sz w:val="24"/>
            <w:szCs w:val="24"/>
            <w:lang w:val="en-US" w:eastAsia="de-DE"/>
          </w:rPr>
          <w:t xml:space="preserve"> each underwent the same </w:t>
        </w:r>
      </w:ins>
      <w:del w:id="478" w:author="Deiglmayr, Anne" w:date="2024-04-08T17:11:00Z">
        <w:r w:rsidDel="00ED5B4E">
          <w:rPr>
            <w:rFonts w:ascii="Times New Roman" w:eastAsia="Times New Roman" w:hAnsi="Times New Roman" w:cs="Times New Roman"/>
            <w:color w:val="000000"/>
            <w:sz w:val="24"/>
            <w:szCs w:val="24"/>
            <w:lang w:val="en-US" w:eastAsia="de-DE"/>
          </w:rPr>
          <w:delText xml:space="preserve">and consisted of five </w:delText>
        </w:r>
      </w:del>
      <w:r>
        <w:rPr>
          <w:rFonts w:ascii="Times New Roman" w:eastAsia="Times New Roman" w:hAnsi="Times New Roman" w:cs="Times New Roman"/>
          <w:color w:val="000000"/>
          <w:sz w:val="24"/>
          <w:szCs w:val="24"/>
          <w:lang w:val="en-US" w:eastAsia="de-DE"/>
        </w:rPr>
        <w:t>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w:t>
      </w:r>
      <w:r w:rsidR="001E7A15">
        <w:rPr>
          <w:rFonts w:ascii="Times New Roman" w:eastAsia="Times New Roman" w:hAnsi="Times New Roman" w:cs="Times New Roman"/>
          <w:color w:val="000000"/>
          <w:sz w:val="24"/>
          <w:szCs w:val="24"/>
          <w:lang w:val="en-US" w:eastAsia="de-DE"/>
        </w:rPr>
        <w:t>2</w:t>
      </w:r>
      <w:r>
        <w:rPr>
          <w:rFonts w:ascii="Times New Roman" w:eastAsia="Times New Roman" w:hAnsi="Times New Roman" w:cs="Times New Roman"/>
          <w:color w:val="000000"/>
          <w:sz w:val="24"/>
          <w:szCs w:val="24"/>
          <w:lang w:val="en-US" w:eastAsia="de-DE"/>
        </w:rPr>
        <w:t xml:space="preserve"> for a timeline). </w:t>
      </w:r>
      <w:commentRangeStart w:id="479"/>
      <w:r>
        <w:rPr>
          <w:rFonts w:ascii="Times New Roman" w:eastAsia="Times New Roman" w:hAnsi="Times New Roman" w:cs="Times New Roman"/>
          <w:color w:val="000000"/>
          <w:sz w:val="24"/>
          <w:szCs w:val="24"/>
          <w:lang w:val="en-US" w:eastAsia="de-DE"/>
        </w:rPr>
        <w:t xml:space="preserve">In </w:t>
      </w:r>
      <w:commentRangeEnd w:id="479"/>
      <w:r w:rsidR="00ED5B4E">
        <w:rPr>
          <w:rStyle w:val="Kommentarzeichen"/>
        </w:rPr>
        <w:commentReference w:id="479"/>
      </w:r>
      <w:r>
        <w:rPr>
          <w:rFonts w:ascii="Times New Roman" w:eastAsia="Times New Roman" w:hAnsi="Times New Roman" w:cs="Times New Roman"/>
          <w:color w:val="000000"/>
          <w:sz w:val="24"/>
          <w:szCs w:val="24"/>
          <w:lang w:val="en-US" w:eastAsia="de-DE"/>
        </w:rPr>
        <w:t xml:space="preserve">the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w:t>
      </w:r>
      <w:del w:id="480" w:author="Deiglmayr, Anne" w:date="2024-04-08T17:12:00Z">
        <w:r w:rsidDel="00ED5B4E">
          <w:rPr>
            <w:rFonts w:ascii="Times New Roman" w:eastAsia="Times New Roman" w:hAnsi="Times New Roman" w:cs="Times New Roman"/>
            <w:color w:val="000000"/>
            <w:sz w:val="24"/>
            <w:szCs w:val="24"/>
            <w:lang w:val="en-US" w:eastAsia="de-DE"/>
          </w:rPr>
          <w:delText xml:space="preserve">to </w:delText>
        </w:r>
      </w:del>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w:t>
      </w:r>
      <w:r w:rsidR="005139A7">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commentRangeStart w:id="481"/>
      <w:r>
        <w:rPr>
          <w:rFonts w:ascii="Times New Roman" w:eastAsia="Times New Roman" w:hAnsi="Times New Roman" w:cs="Times New Roman"/>
          <w:color w:val="000000"/>
          <w:sz w:val="24"/>
          <w:szCs w:val="24"/>
          <w:lang w:val="en-US" w:eastAsia="de-DE"/>
        </w:rPr>
        <w:t>self-prepared</w:t>
      </w:r>
      <w:ins w:id="482" w:author="Deiglmayr, Anne" w:date="2024-04-08T17:12:00Z">
        <w:r w:rsidR="00ED5B4E">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micro-teaching</w:t>
      </w:r>
      <w:r>
        <w:rPr>
          <w:rFonts w:ascii="Times New Roman" w:eastAsia="Times New Roman" w:hAnsi="Times New Roman" w:cs="Times New Roman"/>
          <w:color w:val="000000"/>
          <w:sz w:val="24"/>
          <w:szCs w:val="24"/>
          <w:lang w:val="en-US" w:eastAsia="de-DE"/>
        </w:rPr>
        <w:t xml:space="preserve"> </w:t>
      </w:r>
      <w:commentRangeEnd w:id="481"/>
      <w:r w:rsidR="00CD649D">
        <w:rPr>
          <w:rStyle w:val="Kommentarzeichen"/>
        </w:rPr>
        <w:commentReference w:id="481"/>
      </w:r>
      <w:r>
        <w:rPr>
          <w:rFonts w:ascii="Times New Roman" w:eastAsia="Times New Roman" w:hAnsi="Times New Roman" w:cs="Times New Roman"/>
          <w:color w:val="000000"/>
          <w:sz w:val="24"/>
          <w:szCs w:val="24"/>
          <w:lang w:val="en-US" w:eastAsia="de-DE"/>
        </w:rPr>
        <w:t xml:space="preserve">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who</w:t>
      </w:r>
      <w:r>
        <w:rPr>
          <w:rFonts w:ascii="Times New Roman" w:eastAsia="Times New Roman" w:hAnsi="Times New Roman" w:cs="Times New Roman"/>
          <w:color w:val="000000"/>
          <w:sz w:val="24"/>
          <w:szCs w:val="24"/>
          <w:lang w:val="en-US" w:eastAsia="de-DE"/>
        </w:rPr>
        <w:t xml:space="preserve"> performed nine</w:t>
      </w:r>
      <w:ins w:id="483" w:author="Deiglmayr, Anne" w:date="2024-04-08T17:12:00Z">
        <w:r w:rsidR="00ED5B4E">
          <w:rPr>
            <w:rFonts w:ascii="Times New Roman" w:eastAsia="Times New Roman" w:hAnsi="Times New Roman" w:cs="Times New Roman"/>
            <w:color w:val="000000"/>
            <w:sz w:val="24"/>
            <w:szCs w:val="24"/>
            <w:lang w:val="en-US" w:eastAsia="de-DE"/>
          </w:rPr>
          <w:t xml:space="preserve">, potentially disruptive, </w:t>
        </w:r>
      </w:ins>
      <w:del w:id="484" w:author="Deiglmayr, Anne" w:date="2024-04-08T17:12:00Z">
        <w:r w:rsidDel="00ED5B4E">
          <w:rPr>
            <w:rFonts w:ascii="Times New Roman" w:eastAsia="Times New Roman" w:hAnsi="Times New Roman" w:cs="Times New Roman"/>
            <w:color w:val="000000"/>
            <w:sz w:val="24"/>
            <w:szCs w:val="24"/>
            <w:lang w:val="en-US" w:eastAsia="de-DE"/>
          </w:rPr>
          <w:delText xml:space="preserve"> </w:delText>
        </w:r>
      </w:del>
      <w:r>
        <w:rPr>
          <w:rFonts w:ascii="Times New Roman" w:eastAsia="Times New Roman" w:hAnsi="Times New Roman" w:cs="Times New Roman"/>
          <w:color w:val="000000"/>
          <w:sz w:val="24"/>
          <w:szCs w:val="24"/>
          <w:lang w:val="en-US" w:eastAsia="de-DE"/>
        </w:rPr>
        <w:t>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After having completed the micro-teaching unit, in the</w:t>
      </w:r>
      <w:r w:rsidR="00800454">
        <w:rPr>
          <w:rFonts w:ascii="Times New Roman" w:eastAsia="Times New Roman" w:hAnsi="Times New Roman" w:cs="Times New Roman"/>
          <w:color w:val="000000"/>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w:t>
      </w:r>
      <w:r w:rsidR="00DE348B">
        <w:rPr>
          <w:rFonts w:ascii="Times New Roman" w:eastAsia="Times New Roman" w:hAnsi="Times New Roman" w:cs="Times New Roman"/>
          <w:sz w:val="24"/>
          <w:szCs w:val="24"/>
          <w:lang w:val="en-US" w:eastAsia="de-DE"/>
        </w:rPr>
        <w:t>allowed</w:t>
      </w:r>
      <w:r w:rsidRPr="00A928FF">
        <w:rPr>
          <w:rFonts w:ascii="Times New Roman" w:eastAsia="Times New Roman" w:hAnsi="Times New Roman" w:cs="Times New Roman"/>
          <w:sz w:val="24"/>
          <w:szCs w:val="24"/>
          <w:lang w:val="en-US" w:eastAsia="de-DE"/>
        </w:rPr>
        <w:t xml:space="preserve"> to take a break after teaching, for example</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drink</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 xml:space="preserve">their </w:t>
      </w:r>
      <w:r w:rsidR="004B621D">
        <w:rPr>
          <w:rFonts w:ascii="Times New Roman" w:eastAsia="Times New Roman" w:hAnsi="Times New Roman" w:cs="Times New Roman"/>
          <w:sz w:val="24"/>
          <w:szCs w:val="24"/>
          <w:lang w:val="en-US" w:eastAsia="de-DE"/>
        </w:rPr>
        <w:t xml:space="preserve">own </w:t>
      </w:r>
      <w:r>
        <w:rPr>
          <w:rFonts w:ascii="Times New Roman" w:eastAsia="Times New Roman" w:hAnsi="Times New Roman" w:cs="Times New Roman"/>
          <w:sz w:val="24"/>
          <w:szCs w:val="24"/>
          <w:lang w:val="en-US" w:eastAsia="de-DE"/>
        </w:rPr>
        <w:t>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together with the experimenter. While doing so, they were given a Stimulated Recall Interview (SRI), during which they answered questions about their </w:t>
      </w:r>
      <w:r w:rsidR="00F70027">
        <w:rPr>
          <w:rFonts w:ascii="Times New Roman" w:eastAsia="Times New Roman" w:hAnsi="Times New Roman" w:cs="Times New Roman"/>
          <w:sz w:val="24"/>
          <w:szCs w:val="24"/>
          <w:lang w:val="en-US" w:eastAsia="de-DE"/>
        </w:rPr>
        <w:t>subjective</w:t>
      </w:r>
      <w:r>
        <w:rPr>
          <w:rFonts w:ascii="Times New Roman" w:eastAsia="Times New Roman" w:hAnsi="Times New Roman" w:cs="Times New Roman"/>
          <w:sz w:val="24"/>
          <w:szCs w:val="24"/>
          <w:lang w:val="en-US" w:eastAsia="de-DE"/>
        </w:rPr>
        <w:t xml:space="preser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79B3F21A" w14:textId="77777777" w:rsidR="00384CAE" w:rsidRDefault="00384CAE" w:rsidP="00D44633">
      <w:pPr>
        <w:spacing w:before="120" w:after="240" w:line="360" w:lineRule="auto"/>
        <w:rPr>
          <w:rFonts w:ascii="Times New Roman" w:eastAsia="Times New Roman" w:hAnsi="Times New Roman" w:cs="Times New Roman"/>
          <w:b/>
          <w:bCs/>
          <w:color w:val="000000"/>
          <w:sz w:val="24"/>
          <w:szCs w:val="24"/>
          <w:lang w:val="en-US" w:eastAsia="de-DE"/>
        </w:rPr>
      </w:pPr>
    </w:p>
    <w:p w14:paraId="33CA7ACE" w14:textId="6F67286E" w:rsidR="00D44633" w:rsidDel="00ED5B4E" w:rsidRDefault="00D44633" w:rsidP="00D44633">
      <w:pPr>
        <w:spacing w:before="120" w:after="240" w:line="360" w:lineRule="auto"/>
        <w:rPr>
          <w:del w:id="485" w:author="Deiglmayr, Anne" w:date="2024-04-08T17:16:00Z"/>
          <w:rFonts w:ascii="Times New Roman" w:eastAsia="Times New Roman" w:hAnsi="Times New Roman" w:cs="Times New Roman"/>
          <w:b/>
          <w:bCs/>
          <w:color w:val="000000"/>
          <w:sz w:val="24"/>
          <w:szCs w:val="24"/>
          <w:lang w:val="en-US" w:eastAsia="de-DE"/>
        </w:rPr>
      </w:pPr>
      <w:del w:id="486"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Instruments</w:delText>
        </w:r>
      </w:del>
    </w:p>
    <w:p w14:paraId="79D5FBFC" w14:textId="422A3E56" w:rsidR="00D44633" w:rsidRPr="00CF700B" w:rsidDel="00ED5B4E" w:rsidRDefault="00D44633" w:rsidP="00D44633">
      <w:pPr>
        <w:spacing w:before="120" w:after="0" w:line="360" w:lineRule="auto"/>
        <w:rPr>
          <w:moveFrom w:id="487" w:author="Deiglmayr, Anne" w:date="2024-04-08T17:16:00Z"/>
          <w:rFonts w:ascii="Times New Roman" w:eastAsia="Times New Roman" w:hAnsi="Times New Roman" w:cs="Times New Roman"/>
          <w:sz w:val="24"/>
          <w:szCs w:val="24"/>
          <w:lang w:val="en-US" w:eastAsia="de-DE"/>
        </w:rPr>
      </w:pPr>
      <w:moveFromRangeStart w:id="488" w:author="Deiglmayr, Anne" w:date="2024-04-08T17:16:00Z" w:name="move163489012"/>
      <w:moveFrom w:id="489" w:author="Deiglmayr, Anne" w:date="2024-04-08T17:16:00Z">
        <w:r w:rsidRPr="00CF700B" w:rsidDel="00ED5B4E">
          <w:rPr>
            <w:rFonts w:ascii="Times New Roman" w:eastAsia="Times New Roman" w:hAnsi="Times New Roman" w:cs="Times New Roman"/>
            <w:b/>
            <w:bCs/>
            <w:color w:val="000000"/>
            <w:sz w:val="24"/>
            <w:szCs w:val="24"/>
            <w:lang w:val="en-US" w:eastAsia="de-DE"/>
          </w:rPr>
          <w:t xml:space="preserve">### </w:t>
        </w:r>
        <w:r w:rsidDel="00ED5B4E">
          <w:rPr>
            <w:rFonts w:ascii="Times New Roman" w:eastAsia="Times New Roman" w:hAnsi="Times New Roman" w:cs="Times New Roman"/>
            <w:b/>
            <w:bCs/>
            <w:color w:val="000000"/>
            <w:sz w:val="24"/>
            <w:szCs w:val="24"/>
            <w:lang w:val="en-US" w:eastAsia="de-DE"/>
          </w:rPr>
          <w:t>Fitness Tracker</w:t>
        </w:r>
        <w:r w:rsidRPr="00CF700B" w:rsidDel="00ED5B4E">
          <w:rPr>
            <w:rFonts w:ascii="Times New Roman" w:eastAsia="Times New Roman" w:hAnsi="Times New Roman" w:cs="Times New Roman"/>
            <w:b/>
            <w:bCs/>
            <w:color w:val="000000"/>
            <w:sz w:val="24"/>
            <w:szCs w:val="24"/>
            <w:lang w:val="en-US" w:eastAsia="de-DE"/>
          </w:rPr>
          <w:t>  </w:t>
        </w:r>
      </w:moveFrom>
    </w:p>
    <w:p w14:paraId="2130F9DF" w14:textId="1B51EBC2" w:rsidR="00D44633" w:rsidRPr="00D97031" w:rsidDel="00ED5B4E" w:rsidRDefault="00D44633" w:rsidP="00D44633">
      <w:pPr>
        <w:spacing w:before="120" w:after="0" w:line="360" w:lineRule="auto"/>
        <w:rPr>
          <w:moveFrom w:id="490" w:author="Deiglmayr, Anne" w:date="2024-04-08T17:16:00Z"/>
          <w:rFonts w:ascii="Times New Roman" w:eastAsia="Times New Roman" w:hAnsi="Times New Roman" w:cs="Times New Roman"/>
          <w:color w:val="000000"/>
          <w:sz w:val="24"/>
          <w:szCs w:val="24"/>
          <w:lang w:val="en-US" w:eastAsia="de-DE"/>
        </w:rPr>
      </w:pPr>
      <w:moveFrom w:id="491" w:author="Deiglmayr, Anne" w:date="2024-04-08T17:16:00Z">
        <w:r w:rsidRPr="00D97031" w:rsidDel="00ED5B4E">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sidR="00D05757" w:rsidDel="00ED5B4E">
          <w:rPr>
            <w:rFonts w:ascii="Times New Roman" w:eastAsia="Times New Roman" w:hAnsi="Times New Roman" w:cs="Times New Roman"/>
            <w:color w:val="000000"/>
            <w:sz w:val="24"/>
            <w:szCs w:val="24"/>
            <w:lang w:val="en-US" w:eastAsia="de-DE"/>
          </w:rPr>
          <w:t>’</w:t>
        </w:r>
        <w:r w:rsidDel="00ED5B4E">
          <w:rPr>
            <w:rFonts w:ascii="Times New Roman" w:eastAsia="Times New Roman" w:hAnsi="Times New Roman" w:cs="Times New Roman"/>
            <w:color w:val="000000"/>
            <w:sz w:val="24"/>
            <w:szCs w:val="24"/>
            <w:lang w:val="en-US" w:eastAsia="de-DE"/>
          </w:rPr>
          <w:t xml:space="preserve">s </w:t>
        </w:r>
        <w:r w:rsidRPr="00D97031" w:rsidDel="00ED5B4E">
          <w:rPr>
            <w:rFonts w:ascii="Times New Roman" w:eastAsia="Times New Roman" w:hAnsi="Times New Roman" w:cs="Times New Roman"/>
            <w:color w:val="000000"/>
            <w:sz w:val="24"/>
            <w:szCs w:val="24"/>
            <w:lang w:val="en-US" w:eastAsia="de-DE"/>
          </w:rPr>
          <w:t xml:space="preserve">wrist bone. The tracker </w:t>
        </w:r>
        <w:r w:rsidDel="00ED5B4E">
          <w:rPr>
            <w:rFonts w:ascii="Times New Roman" w:eastAsia="Times New Roman" w:hAnsi="Times New Roman" w:cs="Times New Roman"/>
            <w:color w:val="000000"/>
            <w:sz w:val="24"/>
            <w:szCs w:val="24"/>
            <w:lang w:val="en-US" w:eastAsia="de-DE"/>
          </w:rPr>
          <w:t xml:space="preserve">works by </w:t>
        </w:r>
        <w:r w:rsidRPr="00D97031" w:rsidDel="00ED5B4E">
          <w:rPr>
            <w:rFonts w:ascii="Times New Roman" w:eastAsia="Times New Roman" w:hAnsi="Times New Roman" w:cs="Times New Roman"/>
            <w:color w:val="000000"/>
            <w:sz w:val="24"/>
            <w:szCs w:val="24"/>
            <w:lang w:val="en-US" w:eastAsia="de-DE"/>
          </w:rPr>
          <w:t>flash</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green LEDs hundreds of times per second</w:t>
        </w:r>
        <w:r w:rsidDel="00ED5B4E">
          <w:rPr>
            <w:rFonts w:ascii="Times New Roman" w:eastAsia="Times New Roman" w:hAnsi="Times New Roman" w:cs="Times New Roman"/>
            <w:color w:val="000000"/>
            <w:sz w:val="24"/>
            <w:szCs w:val="24"/>
            <w:lang w:val="en-US" w:eastAsia="de-DE"/>
          </w:rPr>
          <w:t xml:space="preserve">, </w:t>
        </w:r>
        <w:r w:rsidRPr="00D97031" w:rsidDel="00ED5B4E">
          <w:rPr>
            <w:rFonts w:ascii="Times New Roman" w:eastAsia="Times New Roman" w:hAnsi="Times New Roman" w:cs="Times New Roman"/>
            <w:color w:val="000000"/>
            <w:sz w:val="24"/>
            <w:szCs w:val="24"/>
            <w:lang w:val="en-US" w:eastAsia="de-DE"/>
          </w:rPr>
          <w:t>us</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light-sensitive photodiodes </w:t>
        </w:r>
        <w:r w:rsidR="00627B09" w:rsidDel="00ED5B4E">
          <w:rPr>
            <w:rFonts w:ascii="Times New Roman" w:eastAsia="Times New Roman" w:hAnsi="Times New Roman" w:cs="Times New Roman"/>
            <w:color w:val="000000"/>
            <w:sz w:val="24"/>
            <w:szCs w:val="24"/>
            <w:lang w:val="en-US" w:eastAsia="de-DE"/>
          </w:rPr>
          <w:t>to catch</w:t>
        </w:r>
        <w:r w:rsidDel="00ED5B4E">
          <w:rPr>
            <w:rFonts w:ascii="Times New Roman" w:eastAsia="Times New Roman" w:hAnsi="Times New Roman" w:cs="Times New Roman"/>
            <w:color w:val="000000"/>
            <w:sz w:val="24"/>
            <w:szCs w:val="24"/>
            <w:lang w:val="en-US" w:eastAsia="de-DE"/>
          </w:rPr>
          <w:t xml:space="preserve"> the light that is reflected, and from that information calculating </w:t>
        </w:r>
        <w:r w:rsidRPr="00D97031" w:rsidDel="00ED5B4E">
          <w:rPr>
            <w:rFonts w:ascii="Times New Roman" w:eastAsia="Times New Roman" w:hAnsi="Times New Roman" w:cs="Times New Roman"/>
            <w:color w:val="000000"/>
            <w:sz w:val="24"/>
            <w:szCs w:val="24"/>
            <w:lang w:val="en-US" w:eastAsia="de-DE"/>
          </w:rPr>
          <w:t>volume changes in the capillaries</w:t>
        </w:r>
        <w:r w:rsidDel="00ED5B4E">
          <w:rPr>
            <w:rFonts w:ascii="Times New Roman" w:eastAsia="Times New Roman" w:hAnsi="Times New Roman" w:cs="Times New Roman"/>
            <w:color w:val="000000"/>
            <w:sz w:val="24"/>
            <w:szCs w:val="24"/>
            <w:lang w:val="en-US" w:eastAsia="de-DE"/>
          </w:rPr>
          <w:t>. From this, the tracker calculates</w:t>
        </w:r>
        <w:r w:rsidRPr="00D97031" w:rsidDel="00ED5B4E">
          <w:rPr>
            <w:rFonts w:ascii="Times New Roman" w:eastAsia="Times New Roman" w:hAnsi="Times New Roman" w:cs="Times New Roman"/>
            <w:color w:val="000000"/>
            <w:sz w:val="24"/>
            <w:szCs w:val="24"/>
            <w:lang w:val="en-US" w:eastAsia="de-DE"/>
          </w:rPr>
          <w:t xml:space="preserve"> how many times the heart beats per minute. HR measurement</w:t>
        </w:r>
        <w:r w:rsidDel="00ED5B4E">
          <w:rPr>
            <w:rFonts w:ascii="Times New Roman" w:eastAsia="Times New Roman" w:hAnsi="Times New Roman" w:cs="Times New Roman"/>
            <w:color w:val="000000"/>
            <w:sz w:val="24"/>
            <w:szCs w:val="24"/>
            <w:lang w:val="en-US" w:eastAsia="de-DE"/>
          </w:rPr>
          <w:t>s</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t>are</w:t>
        </w:r>
        <w:r w:rsidRPr="00D97031" w:rsidDel="00ED5B4E">
          <w:rPr>
            <w:rFonts w:ascii="Times New Roman" w:eastAsia="Times New Roman" w:hAnsi="Times New Roman" w:cs="Times New Roman"/>
            <w:color w:val="000000"/>
            <w:sz w:val="24"/>
            <w:szCs w:val="24"/>
            <w:lang w:val="en-US" w:eastAsia="de-DE"/>
          </w:rPr>
          <w:t xml:space="preserve"> generated </w:t>
        </w:r>
        <w:r w:rsidDel="00ED5B4E">
          <w:rPr>
            <w:rFonts w:ascii="Times New Roman" w:eastAsia="Times New Roman" w:hAnsi="Times New Roman" w:cs="Times New Roman"/>
            <w:color w:val="000000"/>
            <w:sz w:val="24"/>
            <w:szCs w:val="24"/>
            <w:lang w:val="en-US" w:eastAsia="de-DE"/>
          </w:rPr>
          <w:t>at least every</w:t>
        </w:r>
        <w:r w:rsidRPr="00D97031" w:rsidDel="00ED5B4E">
          <w:rPr>
            <w:rFonts w:ascii="Times New Roman" w:eastAsia="Times New Roman" w:hAnsi="Times New Roman" w:cs="Times New Roman"/>
            <w:color w:val="000000"/>
            <w:sz w:val="24"/>
            <w:szCs w:val="24"/>
            <w:lang w:val="en-US" w:eastAsia="de-DE"/>
          </w:rPr>
          <w:t xml:space="preserve"> 15 seconds</w:t>
        </w:r>
        <w:r w:rsidRPr="00D97031" w:rsidDel="00ED5B4E">
          <w:rPr>
            <w:rStyle w:val="Funotenzeichen"/>
            <w:rFonts w:ascii="Times New Roman" w:eastAsia="Times New Roman" w:hAnsi="Times New Roman" w:cs="Times New Roman"/>
            <w:color w:val="000000"/>
            <w:sz w:val="24"/>
            <w:szCs w:val="24"/>
            <w:lang w:val="en-US" w:eastAsia="de-DE"/>
          </w:rPr>
          <w:footnoteReference w:id="1"/>
        </w:r>
        <w:r w:rsidDel="00ED5B4E">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sidDel="00ED5B4E">
          <w:rPr>
            <w:rFonts w:ascii="Times New Roman" w:eastAsia="Times New Roman" w:hAnsi="Times New Roman" w:cs="Times New Roman"/>
            <w:color w:val="000000"/>
            <w:sz w:val="24"/>
            <w:szCs w:val="24"/>
            <w:lang w:val="en-US" w:eastAsia="de-DE"/>
          </w:rPr>
          <w:t>HR in BPM</w:t>
        </w:r>
        <w:r w:rsidDel="00ED5B4E">
          <w:rPr>
            <w:rFonts w:ascii="Times New Roman" w:eastAsia="Times New Roman" w:hAnsi="Times New Roman" w:cs="Times New Roman"/>
            <w:color w:val="000000"/>
            <w:sz w:val="24"/>
            <w:szCs w:val="24"/>
            <w:lang w:val="en-US" w:eastAsia="de-DE"/>
          </w:rPr>
          <w:t xml:space="preserve"> for each time stamp.</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br/>
        </w:r>
      </w:moveFrom>
    </w:p>
    <w:moveFromRangeEnd w:id="488"/>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4"/>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commentRangeEnd w:id="494"/>
      <w:r w:rsidR="00ED5B4E">
        <w:rPr>
          <w:rStyle w:val="Kommentarzeichen"/>
        </w:rPr>
        <w:commentReference w:id="494"/>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5"/>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commentRangeEnd w:id="495"/>
      <w:r w:rsidR="00ED5B4E">
        <w:rPr>
          <w:rStyle w:val="Kommentarzeichen"/>
        </w:rPr>
        <w:commentReference w:id="495"/>
      </w:r>
    </w:p>
    <w:p w14:paraId="10330764" w14:textId="1C48CD8C"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xml:space="preserve">, in which the participants watched their recorded </w:t>
      </w:r>
      <w:r w:rsidR="00607A96">
        <w:rPr>
          <w:rFonts w:ascii="Times New Roman" w:eastAsia="Times New Roman" w:hAnsi="Times New Roman" w:cs="Times New Roman"/>
          <w:color w:val="000000"/>
          <w:sz w:val="24"/>
          <w:szCs w:val="24"/>
          <w:lang w:val="en-US" w:eastAsia="de-DE"/>
        </w:rPr>
        <w:t>eye-tracking</w:t>
      </w:r>
      <w:r w:rsidRPr="00870E2D">
        <w:rPr>
          <w:rFonts w:ascii="Times New Roman" w:eastAsia="Times New Roman" w:hAnsi="Times New Roman" w:cs="Times New Roman"/>
          <w:color w:val="000000"/>
          <w:sz w:val="24"/>
          <w:szCs w:val="24"/>
          <w:lang w:val="en-US" w:eastAsia="de-DE"/>
        </w:rPr>
        <w:t xml:space="preserve">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xml:space="preserve">. We assessed – among other questions irrelevant to this study – with two closed questions the teachers’ </w:t>
      </w:r>
      <w:r w:rsidR="00252AC9">
        <w:rPr>
          <w:rFonts w:ascii="Times New Roman" w:eastAsia="Times New Roman" w:hAnsi="Times New Roman" w:cs="Times New Roman"/>
          <w:color w:val="000000"/>
          <w:sz w:val="24"/>
          <w:szCs w:val="24"/>
          <w:lang w:val="en-US" w:eastAsia="de-DE"/>
        </w:rPr>
        <w:t>subjective</w:t>
      </w:r>
      <w:r w:rsidRPr="00CF700B">
        <w:rPr>
          <w:rFonts w:ascii="Times New Roman" w:eastAsia="Times New Roman" w:hAnsi="Times New Roman" w:cs="Times New Roman"/>
          <w:color w:val="000000"/>
          <w:sz w:val="24"/>
          <w:szCs w:val="24"/>
          <w:lang w:val="en-US" w:eastAsia="de-DE"/>
        </w:rPr>
        <w:t xml:space="preser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w:t>
      </w:r>
      <w:commentRangeStart w:id="496"/>
      <w:r>
        <w:rPr>
          <w:rFonts w:ascii="Times New Roman" w:eastAsia="Times New Roman" w:hAnsi="Times New Roman" w:cs="Times New Roman"/>
          <w:sz w:val="24"/>
          <w:szCs w:val="24"/>
          <w:lang w:val="en-US" w:eastAsia="de-DE"/>
        </w:rPr>
        <w:t xml:space="preserve">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96"/>
      <w:r w:rsidR="00ED5B4E">
        <w:rPr>
          <w:rStyle w:val="Kommentarzeichen"/>
        </w:rPr>
        <w:commentReference w:id="496"/>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5C195B71"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del w:id="497" w:author="Deiglmayr, Anne" w:date="2024-04-08T17:16:00Z">
        <w:r w:rsidRPr="00CF700B" w:rsidDel="00ED5B4E">
          <w:rPr>
            <w:rFonts w:ascii="Times New Roman" w:eastAsia="Times New Roman" w:hAnsi="Times New Roman" w:cs="Times New Roman"/>
            <w:b/>
            <w:bCs/>
            <w:color w:val="000000"/>
            <w:sz w:val="24"/>
            <w:szCs w:val="24"/>
            <w:lang w:val="en-US" w:eastAsia="de-DE"/>
          </w:rPr>
          <w:delText>Variables</w:delText>
        </w:r>
      </w:del>
      <w:ins w:id="498" w:author="Deiglmayr, Anne" w:date="2024-04-08T17:16:00Z">
        <w:r w:rsidR="00ED5B4E">
          <w:rPr>
            <w:rFonts w:ascii="Times New Roman" w:eastAsia="Times New Roman" w:hAnsi="Times New Roman" w:cs="Times New Roman"/>
            <w:b/>
            <w:bCs/>
            <w:color w:val="000000"/>
            <w:sz w:val="24"/>
            <w:szCs w:val="24"/>
            <w:lang w:val="en-US" w:eastAsia="de-DE"/>
          </w:rPr>
          <w:t>Measures</w:t>
        </w:r>
      </w:ins>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30CE32BE" w14:textId="793BBA96" w:rsidR="00ED5B4E" w:rsidRPr="00CF700B" w:rsidDel="00ED5B4E" w:rsidRDefault="00ED5B4E" w:rsidP="00ED5B4E">
      <w:pPr>
        <w:spacing w:before="120" w:after="0" w:line="360" w:lineRule="auto"/>
        <w:rPr>
          <w:del w:id="499" w:author="Deiglmayr, Anne" w:date="2024-04-08T17:16:00Z"/>
          <w:moveTo w:id="500" w:author="Deiglmayr, Anne" w:date="2024-04-08T17:16:00Z"/>
          <w:rFonts w:ascii="Times New Roman" w:eastAsia="Times New Roman" w:hAnsi="Times New Roman" w:cs="Times New Roman"/>
          <w:sz w:val="24"/>
          <w:szCs w:val="24"/>
          <w:lang w:val="en-US" w:eastAsia="de-DE"/>
        </w:rPr>
      </w:pPr>
      <w:moveToRangeStart w:id="501" w:author="Deiglmayr, Anne" w:date="2024-04-08T17:16:00Z" w:name="move163489012"/>
      <w:moveTo w:id="502" w:author="Deiglmayr, Anne" w:date="2024-04-08T17:16:00Z">
        <w:del w:id="503"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Fitness Tracker</w:delText>
          </w:r>
          <w:r w:rsidRPr="00CF700B" w:rsidDel="00ED5B4E">
            <w:rPr>
              <w:rFonts w:ascii="Times New Roman" w:eastAsia="Times New Roman" w:hAnsi="Times New Roman" w:cs="Times New Roman"/>
              <w:b/>
              <w:bCs/>
              <w:color w:val="000000"/>
              <w:sz w:val="24"/>
              <w:szCs w:val="24"/>
              <w:lang w:val="en-US" w:eastAsia="de-DE"/>
            </w:rPr>
            <w:delText>  </w:delText>
          </w:r>
        </w:del>
      </w:moveTo>
    </w:p>
    <w:p w14:paraId="717D5E84" w14:textId="77777777" w:rsidR="00ED5B4E" w:rsidRPr="00D97031" w:rsidRDefault="00ED5B4E" w:rsidP="00ED5B4E">
      <w:pPr>
        <w:spacing w:before="120" w:after="0" w:line="360" w:lineRule="auto"/>
        <w:rPr>
          <w:moveTo w:id="504" w:author="Deiglmayr, Anne" w:date="2024-04-08T17:16:00Z"/>
          <w:rFonts w:ascii="Times New Roman" w:eastAsia="Times New Roman" w:hAnsi="Times New Roman" w:cs="Times New Roman"/>
          <w:color w:val="000000"/>
          <w:sz w:val="24"/>
          <w:szCs w:val="24"/>
          <w:lang w:val="en-US" w:eastAsia="de-DE"/>
        </w:rPr>
      </w:pPr>
      <w:moveTo w:id="505" w:author="Deiglmayr, Anne" w:date="2024-04-08T17:16:00Z">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to catch the light that is reflected,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2"/>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moveTo>
    </w:p>
    <w:moveToRangeEnd w:id="501"/>
    <w:p w14:paraId="26DB097F" w14:textId="7B9C47E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del w:id="508" w:author="Mandy Klatt" w:date="2024-04-09T14:59:00Z">
        <w:r w:rsidDel="00B97CE0">
          <w:rPr>
            <w:rFonts w:ascii="Times New Roman" w:eastAsia="Times New Roman" w:hAnsi="Times New Roman" w:cs="Times New Roman"/>
            <w:color w:val="000000"/>
            <w:sz w:val="24"/>
            <w:szCs w:val="24"/>
            <w:lang w:val="en-US" w:eastAsia="de-DE"/>
          </w:rPr>
          <w:delText>un</w:delText>
        </w:r>
      </w:del>
      <w:r>
        <w:rPr>
          <w:rFonts w:ascii="Times New Roman" w:eastAsia="Times New Roman" w:hAnsi="Times New Roman" w:cs="Times New Roman"/>
          <w:color w:val="000000"/>
          <w:sz w:val="24"/>
          <w:szCs w:val="24"/>
          <w:lang w:val="en-US" w:eastAsia="de-DE"/>
        </w:rPr>
        <w:t xml:space="preserve">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1B54953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w:t>
      </w:r>
      <w:r w:rsidR="000A4A70">
        <w:rPr>
          <w:rFonts w:ascii="Times New Roman" w:eastAsia="Times New Roman" w:hAnsi="Times New Roman" w:cs="Times New Roman"/>
          <w:sz w:val="24"/>
          <w:szCs w:val="24"/>
          <w:lang w:val="en-US" w:eastAsia="de-DE"/>
        </w:rPr>
        <w:t>we aimed</w:t>
      </w:r>
      <w:r>
        <w:rPr>
          <w:rFonts w:ascii="Times New Roman" w:eastAsia="Times New Roman" w:hAnsi="Times New Roman" w:cs="Times New Roman"/>
          <w:sz w:val="24"/>
          <w:szCs w:val="24"/>
          <w:lang w:val="en-US" w:eastAsia="de-DE"/>
        </w:rPr>
        <w:t xml:space="preserve">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commentRangeStart w:id="509"/>
      <w:commentRangeStart w:id="510"/>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w:t>
      </w:r>
      <w:r w:rsidR="00DD7979">
        <w:rPr>
          <w:rFonts w:ascii="Times New Roman" w:eastAsia="Times New Roman" w:hAnsi="Times New Roman" w:cs="Times New Roman"/>
          <w:color w:val="000000"/>
          <w:sz w:val="24"/>
          <w:szCs w:val="24"/>
          <w:lang w:val="en-US" w:eastAsia="de-DE"/>
        </w:rPr>
        <w:t xml:space="preserve">the </w:t>
      </w:r>
      <w:r w:rsidRPr="00A05D8D">
        <w:rPr>
          <w:rFonts w:ascii="Times New Roman" w:eastAsia="Times New Roman" w:hAnsi="Times New Roman" w:cs="Times New Roman"/>
          <w:color w:val="000000"/>
          <w:sz w:val="24"/>
          <w:szCs w:val="24"/>
          <w:lang w:val="en-US" w:eastAsia="de-DE"/>
        </w:rPr>
        <w:t xml:space="preserve">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w:t>
      </w:r>
      <w:r w:rsidR="00DD7979">
        <w:rPr>
          <w:rFonts w:ascii="Times New Roman" w:eastAsia="Times New Roman" w:hAnsi="Times New Roman" w:cs="Times New Roman"/>
          <w:color w:val="000000"/>
          <w:sz w:val="24"/>
          <w:szCs w:val="24"/>
          <w:lang w:val="en-US" w:eastAsia="de-DE"/>
        </w:rPr>
        <w:t>10-minute</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 xml:space="preserve">teaching </w:t>
      </w:r>
      <w:r w:rsidRPr="00FF7AE3">
        <w:rPr>
          <w:rFonts w:ascii="Times New Roman" w:eastAsia="Times New Roman" w:hAnsi="Times New Roman" w:cs="Times New Roman"/>
          <w:i/>
          <w:iCs/>
          <w:color w:val="000000"/>
          <w:sz w:val="24"/>
          <w:szCs w:val="24"/>
          <w:lang w:val="en-US" w:eastAsia="de-DE"/>
        </w:rPr>
        <w:lastRenderedPageBreak/>
        <w:t>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commentRangeEnd w:id="509"/>
      <w:r w:rsidR="00BE490F">
        <w:rPr>
          <w:rStyle w:val="Kommentarzeichen"/>
        </w:rPr>
        <w:commentReference w:id="509"/>
      </w:r>
      <w:commentRangeEnd w:id="510"/>
      <w:r w:rsidR="00ED5B4E">
        <w:rPr>
          <w:rStyle w:val="Kommentarzeichen"/>
        </w:rPr>
        <w:commentReference w:id="510"/>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11"/>
      <w:commentRangeStart w:id="512"/>
      <w:r w:rsidR="00497479" w:rsidRPr="00497479">
        <w:rPr>
          <w:rFonts w:ascii="Times New Roman" w:eastAsia="Times New Roman" w:hAnsi="Times New Roman" w:cs="Times New Roman"/>
          <w:color w:val="000000"/>
          <w:sz w:val="24"/>
          <w:szCs w:val="24"/>
          <w:lang w:val="en-US" w:eastAsia="de-DE"/>
        </w:rPr>
        <w:t xml:space="preserve">appraisal </w:t>
      </w:r>
      <w:commentRangeEnd w:id="511"/>
      <w:r w:rsidR="0080198D">
        <w:rPr>
          <w:rStyle w:val="Kommentarzeichen"/>
        </w:rPr>
        <w:commentReference w:id="511"/>
      </w:r>
      <w:commentRangeEnd w:id="512"/>
      <w:r w:rsidR="002844B7">
        <w:rPr>
          <w:rStyle w:val="Kommentarzeichen"/>
        </w:rPr>
        <w:commentReference w:id="512"/>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commentRangeStart w:id="513"/>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commentRangeEnd w:id="513"/>
      <w:r w:rsidR="00B97CE0">
        <w:rPr>
          <w:rStyle w:val="Kommentarzeichen"/>
        </w:rPr>
        <w:commentReference w:id="513"/>
      </w:r>
    </w:p>
    <w:p w14:paraId="2DBA9311" w14:textId="52560739" w:rsidR="00D44633" w:rsidRPr="00CD649D" w:rsidRDefault="00D44633" w:rsidP="00CD649D">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commentRangeStart w:id="514"/>
      <w:r w:rsidRPr="00B03516">
        <w:rPr>
          <w:rFonts w:ascii="Times New Roman" w:eastAsia="Times New Roman" w:hAnsi="Times New Roman" w:cs="Times New Roman"/>
          <w:color w:val="000000"/>
          <w:sz w:val="24"/>
          <w:szCs w:val="24"/>
          <w:lang w:val="en-US" w:eastAsia="de-DE"/>
        </w:rPr>
        <w:t>RStudio2020</w:t>
      </w:r>
      <w:commentRangeEnd w:id="514"/>
      <w:r w:rsidR="00CD649D">
        <w:rPr>
          <w:rStyle w:val="Kommentarzeichen"/>
        </w:rPr>
        <w:commentReference w:id="514"/>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515" w:author="G K" w:date="2024-04-03T23:49:00Z">
        <w:r w:rsidR="00CD649D">
          <w:rPr>
            <w:rFonts w:ascii="Times New Roman" w:eastAsia="Times New Roman" w:hAnsi="Times New Roman" w:cs="Times New Roman"/>
            <w:color w:val="000000"/>
            <w:sz w:val="24"/>
            <w:szCs w:val="24"/>
            <w:lang w:val="en-US" w:eastAsia="de-DE"/>
          </w:rPr>
          <w:t>Graphics were created using</w:t>
        </w:r>
        <w:r w:rsidR="00CD649D" w:rsidRPr="00CD649D">
          <w:rPr>
            <w:rFonts w:ascii="Times New Roman" w:eastAsia="Times New Roman" w:hAnsi="Times New Roman" w:cs="Times New Roman"/>
            <w:color w:val="000000"/>
            <w:sz w:val="24"/>
            <w:szCs w:val="24"/>
            <w:lang w:val="en-US" w:eastAsia="de-DE"/>
          </w:rPr>
          <w:t xml:space="preserve"> ggplot2 (v3.3.3; Wickham, 2016)</w:t>
        </w:r>
        <w:r w:rsidR="00CD649D">
          <w:rPr>
            <w:rFonts w:ascii="Times New Roman" w:eastAsia="Times New Roman" w:hAnsi="Times New Roman" w:cs="Times New Roman"/>
            <w:color w:val="000000"/>
            <w:sz w:val="24"/>
            <w:szCs w:val="24"/>
            <w:lang w:val="en-US" w:eastAsia="de-DE"/>
          </w:rPr>
          <w:t>.</w:t>
        </w:r>
      </w:ins>
    </w:p>
    <w:p w14:paraId="69A8BC14" w14:textId="73BC6C08" w:rsidR="00D44633" w:rsidDel="002844B7" w:rsidRDefault="00D44633" w:rsidP="00D44633">
      <w:pPr>
        <w:spacing w:before="120" w:after="0" w:line="360" w:lineRule="auto"/>
        <w:rPr>
          <w:del w:id="516" w:author="Deiglmayr, Anne" w:date="2024-04-08T17:23:00Z"/>
          <w:rFonts w:ascii="Times New Roman" w:eastAsia="Times New Roman" w:hAnsi="Times New Roman" w:cs="Times New Roman"/>
          <w:color w:val="000000"/>
          <w:sz w:val="24"/>
          <w:szCs w:val="24"/>
          <w:lang w:val="en-US" w:eastAsia="de-DE"/>
        </w:rPr>
      </w:pPr>
      <w:del w:id="517" w:author="Deiglmayr, Anne" w:date="2024-04-08T17:23:00Z">
        <w:r w:rsidRPr="00902F45" w:rsidDel="002844B7">
          <w:rPr>
            <w:rFonts w:ascii="Times New Roman" w:eastAsia="Times New Roman" w:hAnsi="Times New Roman" w:cs="Times New Roman"/>
            <w:color w:val="000000"/>
            <w:sz w:val="24"/>
            <w:szCs w:val="24"/>
            <w:lang w:val="en-US" w:eastAsia="de-DE"/>
          </w:rPr>
          <w:delText xml:space="preserve">**Research goal 1**. The first research goal included mapping teachers’ HR </w:delText>
        </w:r>
        <w:r w:rsidR="00F558B8" w:rsidDel="002844B7">
          <w:rPr>
            <w:rFonts w:ascii="Times New Roman" w:eastAsia="Times New Roman" w:hAnsi="Times New Roman" w:cs="Times New Roman"/>
            <w:color w:val="000000"/>
            <w:sz w:val="24"/>
            <w:szCs w:val="24"/>
            <w:lang w:val="en-US" w:eastAsia="de-DE"/>
          </w:rPr>
          <w:delText>before</w:delText>
        </w:r>
        <w:r w:rsidRPr="00902F45" w:rsidDel="002844B7">
          <w:rPr>
            <w:rFonts w:ascii="Times New Roman" w:eastAsia="Times New Roman" w:hAnsi="Times New Roman" w:cs="Times New Roman"/>
            <w:color w:val="000000"/>
            <w:sz w:val="24"/>
            <w:szCs w:val="24"/>
            <w:lang w:val="en-US" w:eastAsia="de-DE"/>
          </w:rPr>
          <w:delText>, during, and following a micro-teaching unit in the course of a five-phase lab study.</w:delText>
        </w:r>
        <w:r w:rsidDel="002844B7">
          <w:rPr>
            <w:rFonts w:ascii="Times New Roman" w:eastAsia="Times New Roman" w:hAnsi="Times New Roman" w:cs="Times New Roman"/>
            <w:color w:val="000000"/>
            <w:sz w:val="24"/>
            <w:szCs w:val="24"/>
            <w:lang w:val="en-US" w:eastAsia="de-DE"/>
          </w:rPr>
          <w:delText xml:space="preserve"> </w:delText>
        </w:r>
      </w:del>
    </w:p>
    <w:p w14:paraId="0944415B" w14:textId="0A933E6F" w:rsidR="00D44633" w:rsidDel="002844B7" w:rsidRDefault="00D44633" w:rsidP="00D44633">
      <w:pPr>
        <w:spacing w:before="120" w:after="0" w:line="360" w:lineRule="auto"/>
        <w:rPr>
          <w:del w:id="518" w:author="Deiglmayr, Anne" w:date="2024-04-08T17:23:00Z"/>
          <w:rFonts w:ascii="Times New Roman" w:eastAsia="Times New Roman" w:hAnsi="Times New Roman" w:cs="Times New Roman"/>
          <w:color w:val="000000"/>
          <w:sz w:val="24"/>
          <w:szCs w:val="24"/>
          <w:lang w:val="en-US" w:eastAsia="de-DE"/>
        </w:rPr>
      </w:pPr>
      <w:del w:id="519" w:author="Deiglmayr, Anne" w:date="2024-04-08T17:23:00Z">
        <w:r w:rsidDel="002844B7">
          <w:rPr>
            <w:rFonts w:ascii="Times New Roman" w:eastAsia="Times New Roman" w:hAnsi="Times New Roman" w:cs="Times New Roman"/>
            <w:color w:val="000000"/>
            <w:sz w:val="24"/>
            <w:szCs w:val="24"/>
            <w:lang w:val="en-US" w:eastAsia="de-DE"/>
          </w:rPr>
          <w:delText xml:space="preserve">Regarding the teachers’ 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R="00BC7190" w:rsidDel="002844B7">
          <w:rPr>
            <w:rFonts w:ascii="Times New Roman" w:eastAsia="Times New Roman" w:hAnsi="Times New Roman" w:cs="Times New Roman"/>
            <w:color w:val="000000"/>
            <w:sz w:val="24"/>
            <w:szCs w:val="24"/>
            <w:lang w:val="en-US" w:eastAsia="de-DE"/>
          </w:rPr>
          <w:delText>for</w:delText>
        </w:r>
        <w:r w:rsidRPr="00A76537" w:rsidDel="002844B7">
          <w:rPr>
            <w:rFonts w:ascii="Times New Roman" w:eastAsia="Times New Roman" w:hAnsi="Times New Roman" w:cs="Times New Roman"/>
            <w:color w:val="000000"/>
            <w:sz w:val="24"/>
            <w:szCs w:val="24"/>
            <w:lang w:val="en-US" w:eastAsia="de-DE"/>
          </w:rPr>
          <w:delText xml:space="preserve"> the entire study</w:delText>
        </w:r>
        <w:r w:rsidDel="002844B7">
          <w:rPr>
            <w:rFonts w:ascii="Times New Roman" w:eastAsia="Times New Roman" w:hAnsi="Times New Roman" w:cs="Times New Roman"/>
            <w:color w:val="000000"/>
            <w:sz w:val="24"/>
            <w:szCs w:val="24"/>
            <w:lang w:val="en-US" w:eastAsia="de-DE"/>
          </w:rPr>
          <w:delText xml:space="preserve">, we </w:delText>
        </w:r>
        <w:r w:rsidRPr="00816951" w:rsidDel="002844B7">
          <w:rPr>
            <w:rFonts w:ascii="Times New Roman" w:eastAsia="Times New Roman" w:hAnsi="Times New Roman" w:cs="Times New Roman"/>
            <w:color w:val="000000"/>
            <w:sz w:val="24"/>
            <w:szCs w:val="24"/>
            <w:lang w:val="en-US" w:eastAsia="de-DE"/>
          </w:rPr>
          <w:delText xml:space="preserve">expected </w:delText>
        </w:r>
        <w:r w:rsidDel="002844B7">
          <w:rPr>
            <w:rFonts w:ascii="Times New Roman" w:eastAsia="Times New Roman" w:hAnsi="Times New Roman" w:cs="Times New Roman"/>
            <w:color w:val="000000"/>
            <w:sz w:val="24"/>
            <w:szCs w:val="24"/>
            <w:lang w:val="en-US" w:eastAsia="de-DE"/>
          </w:rPr>
          <w:delText xml:space="preserve">the participants to show an initial increase in their HR, followed by a peak during the </w:delText>
        </w:r>
        <w:r w:rsidRPr="00AE5FD6" w:rsidDel="002844B7">
          <w:rPr>
            <w:rFonts w:ascii="Times New Roman" w:eastAsia="Times New Roman" w:hAnsi="Times New Roman" w:cs="Times New Roman"/>
            <w:i/>
            <w:color w:val="000000"/>
            <w:sz w:val="24"/>
            <w:szCs w:val="24"/>
            <w:lang w:val="en-US" w:eastAsia="de-DE"/>
          </w:rPr>
          <w:delText>teaching phase</w:delText>
        </w:r>
        <w:r w:rsidDel="002844B7">
          <w:rPr>
            <w:rFonts w:ascii="Times New Roman" w:eastAsia="Times New Roman" w:hAnsi="Times New Roman" w:cs="Times New Roman"/>
            <w:color w:val="000000"/>
            <w:sz w:val="24"/>
            <w:szCs w:val="24"/>
            <w:lang w:val="en-US" w:eastAsia="de-DE"/>
          </w:rPr>
          <w:delText xml:space="preserve"> and a decrease </w:delText>
        </w:r>
        <w:r w:rsidR="00F558B8"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remaining phases. Therefore, we </w:delText>
        </w:r>
        <w:r w:rsidRPr="00CF700B" w:rsidDel="002844B7">
          <w:rPr>
            <w:rFonts w:ascii="Times New Roman" w:eastAsia="Times New Roman" w:hAnsi="Times New Roman" w:cs="Times New Roman"/>
            <w:color w:val="000000"/>
            <w:sz w:val="24"/>
            <w:szCs w:val="24"/>
            <w:lang w:val="en-US" w:eastAsia="de-DE"/>
          </w:rPr>
          <w:delText xml:space="preserve">displayed </w:delText>
        </w:r>
        <w:r w:rsidRPr="00A76537"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 xml:space="preserve">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Del="002844B7">
          <w:rPr>
            <w:rFonts w:ascii="Times New Roman" w:eastAsia="Times New Roman" w:hAnsi="Times New Roman" w:cs="Times New Roman"/>
            <w:color w:val="000000"/>
            <w:sz w:val="24"/>
            <w:szCs w:val="24"/>
            <w:lang w:val="en-US" w:eastAsia="de-DE"/>
          </w:rPr>
          <w:delText xml:space="preserve">over the course of the entire study. </w:delText>
        </w:r>
      </w:del>
    </w:p>
    <w:p w14:paraId="1A8BFDBA" w14:textId="770508CD" w:rsidR="00D44633" w:rsidDel="002844B7" w:rsidRDefault="00D44633" w:rsidP="00D44633">
      <w:pPr>
        <w:spacing w:before="120" w:after="0" w:line="360" w:lineRule="auto"/>
        <w:rPr>
          <w:del w:id="520" w:author="Deiglmayr, Anne" w:date="2024-04-08T17:23:00Z"/>
          <w:rFonts w:ascii="Times New Roman" w:eastAsia="Times New Roman" w:hAnsi="Times New Roman" w:cs="Times New Roman"/>
          <w:color w:val="000000"/>
          <w:sz w:val="24"/>
          <w:szCs w:val="24"/>
          <w:lang w:val="en-US" w:eastAsia="de-DE"/>
        </w:rPr>
      </w:pPr>
      <w:del w:id="521" w:author="Deiglmayr, Anne" w:date="2024-04-08T17:23:00Z">
        <w:r w:rsidDel="002844B7">
          <w:rPr>
            <w:rFonts w:ascii="Times New Roman" w:eastAsia="Times New Roman" w:hAnsi="Times New Roman" w:cs="Times New Roman"/>
            <w:color w:val="000000"/>
            <w:sz w:val="24"/>
            <w:szCs w:val="24"/>
            <w:lang w:val="en-US" w:eastAsia="de-DE"/>
          </w:rPr>
          <w:delText xml:space="preserve">Furthermore, we wanted to examine whether z-standardization of the participants’ mean HR is a useful method to </w:delText>
        </w:r>
        <w:r w:rsidRPr="00CF700B" w:rsidDel="002844B7">
          <w:rPr>
            <w:rFonts w:ascii="Times New Roman" w:eastAsia="Times New Roman" w:hAnsi="Times New Roman" w:cs="Times New Roman"/>
            <w:color w:val="000000"/>
            <w:sz w:val="24"/>
            <w:szCs w:val="24"/>
            <w:lang w:val="en-US" w:eastAsia="de-DE"/>
          </w:rPr>
          <w:delText>account for individual differences in the baseline HR</w:delText>
        </w:r>
        <w:r w:rsidDel="002844B7">
          <w:rPr>
            <w:rFonts w:ascii="Times New Roman" w:eastAsia="Times New Roman" w:hAnsi="Times New Roman" w:cs="Times New Roman"/>
            <w:color w:val="000000"/>
            <w:sz w:val="24"/>
            <w:szCs w:val="24"/>
            <w:lang w:val="en-US" w:eastAsia="de-DE"/>
          </w:rPr>
          <w:delText xml:space="preserve">. We expected trends of </w:delText>
        </w:r>
        <w:r w:rsidRPr="00816951" w:rsidDel="002844B7">
          <w:rPr>
            <w:rFonts w:ascii="Times New Roman" w:eastAsia="Times New Roman" w:hAnsi="Times New Roman" w:cs="Times New Roman"/>
            <w:color w:val="000000"/>
            <w:sz w:val="24"/>
            <w:szCs w:val="24"/>
            <w:lang w:val="en-US" w:eastAsia="de-DE"/>
          </w:rPr>
          <w:delText xml:space="preserve">standardized </w:delText>
        </w:r>
        <w:r w:rsidDel="002844B7">
          <w:rPr>
            <w:rFonts w:ascii="Times New Roman" w:eastAsia="Times New Roman" w:hAnsi="Times New Roman" w:cs="Times New Roman"/>
            <w:color w:val="000000"/>
            <w:sz w:val="24"/>
            <w:szCs w:val="24"/>
            <w:lang w:val="en-US" w:eastAsia="de-DE"/>
          </w:rPr>
          <w:delText>mean HR</w:delText>
        </w:r>
        <w:r w:rsidRPr="00816951" w:rsidDel="002844B7">
          <w:rPr>
            <w:rFonts w:ascii="Times New Roman" w:eastAsia="Times New Roman" w:hAnsi="Times New Roman" w:cs="Times New Roman"/>
            <w:color w:val="000000"/>
            <w:sz w:val="24"/>
            <w:szCs w:val="24"/>
            <w:lang w:val="en-US" w:eastAsia="de-DE"/>
          </w:rPr>
          <w:delText xml:space="preserve"> values</w:delText>
        </w:r>
        <w:r w:rsidDel="002844B7">
          <w:rPr>
            <w:rFonts w:ascii="Times New Roman" w:eastAsia="Times New Roman" w:hAnsi="Times New Roman" w:cs="Times New Roman"/>
            <w:color w:val="000000"/>
            <w:sz w:val="24"/>
            <w:szCs w:val="24"/>
            <w:lang w:val="en-US" w:eastAsia="de-DE"/>
          </w:rPr>
          <w:delText xml:space="preserve"> to show a comparable course to the non-standardized mean HR values. To this end, we visually compared </w:delText>
        </w:r>
        <w:r w:rsidRPr="00CF700B" w:rsidDel="002844B7">
          <w:rPr>
            <w:rFonts w:ascii="Times New Roman" w:eastAsia="Times New Roman" w:hAnsi="Times New Roman" w:cs="Times New Roman"/>
            <w:color w:val="000000"/>
            <w:sz w:val="24"/>
            <w:szCs w:val="24"/>
            <w:lang w:val="en-US" w:eastAsia="de-DE"/>
          </w:rPr>
          <w:delText>the</w:delText>
        </w:r>
        <w:r w:rsidDel="002844B7">
          <w:rPr>
            <w:rFonts w:ascii="Times New Roman" w:eastAsia="Times New Roman" w:hAnsi="Times New Roman" w:cs="Times New Roman"/>
            <w:color w:val="000000"/>
            <w:sz w:val="24"/>
            <w:szCs w:val="24"/>
            <w:lang w:val="en-US" w:eastAsia="de-DE"/>
          </w:rPr>
          <w:delText xml:space="preserve"> unstandardized and standardized</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HR </w:delText>
        </w:r>
        <w:r w:rsidRPr="00CF700B" w:rsidDel="002844B7">
          <w:rPr>
            <w:rFonts w:ascii="Times New Roman" w:eastAsia="Times New Roman" w:hAnsi="Times New Roman" w:cs="Times New Roman"/>
            <w:color w:val="000000"/>
            <w:sz w:val="24"/>
            <w:szCs w:val="24"/>
            <w:lang w:val="en-US" w:eastAsia="de-DE"/>
          </w:rPr>
          <w:delText>trend</w:delText>
        </w:r>
        <w:r w:rsidDel="002844B7">
          <w:rPr>
            <w:rFonts w:ascii="Times New Roman" w:eastAsia="Times New Roman" w:hAnsi="Times New Roman" w:cs="Times New Roman"/>
            <w:color w:val="000000"/>
            <w:sz w:val="24"/>
            <w:szCs w:val="24"/>
            <w:lang w:val="en-US" w:eastAsia="de-DE"/>
          </w:rPr>
          <w:delText xml:space="preserve">. </w:delText>
        </w:r>
      </w:del>
    </w:p>
    <w:p w14:paraId="07918EDB" w14:textId="555D300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22" w:author="Deiglmayr, Anne" w:date="2024-04-08T17:23:00Z">
        <w:r w:rsidRPr="00902F45" w:rsidDel="002844B7">
          <w:rPr>
            <w:rFonts w:ascii="Times New Roman" w:eastAsia="Times New Roman" w:hAnsi="Times New Roman" w:cs="Times New Roman"/>
            <w:color w:val="000000"/>
            <w:sz w:val="24"/>
            <w:szCs w:val="24"/>
            <w:lang w:val="en-US" w:eastAsia="de-DE"/>
          </w:rPr>
          <w:delText>To accomplish the second part of our first research goal, which examined the HR levels and</w:delText>
        </w:r>
        <w:r w:rsidDel="002844B7">
          <w:rPr>
            <w:rFonts w:ascii="Times New Roman" w:eastAsia="Times New Roman" w:hAnsi="Times New Roman" w:cs="Times New Roman"/>
            <w:color w:val="000000"/>
            <w:sz w:val="24"/>
            <w:szCs w:val="24"/>
            <w:lang w:val="en-US" w:eastAsia="de-DE"/>
          </w:rPr>
          <w:delText xml:space="preserve"> changes during the different phases, we first</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selected </w:delText>
        </w:r>
        <w:r w:rsidDel="002844B7">
          <w:rPr>
            <w:rFonts w:ascii="Times New Roman" w:eastAsia="Times New Roman" w:hAnsi="Times New Roman" w:cs="Times New Roman"/>
            <w:sz w:val="24"/>
            <w:szCs w:val="24"/>
            <w:lang w:val="en-US" w:eastAsia="de-DE"/>
          </w:rPr>
          <w:delText>five corresponding intervals with a length of ten minutes each</w:delText>
        </w:r>
        <w:r w:rsidDel="002844B7">
          <w:rPr>
            <w:rFonts w:ascii="Times New Roman" w:eastAsia="Times New Roman" w:hAnsi="Times New Roman" w:cs="Times New Roman"/>
            <w:color w:val="000000"/>
            <w:sz w:val="24"/>
            <w:szCs w:val="24"/>
            <w:lang w:val="en-US" w:eastAsia="de-DE"/>
          </w:rPr>
          <w:delText xml:space="preserve"> out of the five phases and examined the levels of and the changes in HR</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w:delText>
        </w:r>
        <w:r w:rsidRPr="003D3404"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five</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intervals</w:delText>
        </w:r>
        <w:r w:rsidRPr="003D3404" w:rsidDel="002844B7">
          <w:rPr>
            <w:rFonts w:ascii="Times New Roman" w:eastAsia="Times New Roman" w:hAnsi="Times New Roman" w:cs="Times New Roman"/>
            <w:color w:val="000000"/>
            <w:sz w:val="24"/>
            <w:szCs w:val="24"/>
            <w:lang w:val="en-US" w:eastAsia="de-DE"/>
          </w:rPr>
          <w:delText xml:space="preserve"> separately</w:delText>
        </w:r>
        <w:r w:rsidDel="002844B7">
          <w:rPr>
            <w:rFonts w:ascii="Times New Roman" w:eastAsia="Times New Roman" w:hAnsi="Times New Roman" w:cs="Times New Roman"/>
            <w:color w:val="000000"/>
            <w:sz w:val="24"/>
            <w:szCs w:val="24"/>
            <w:lang w:val="en-US" w:eastAsia="de-DE"/>
          </w:rPr>
          <w:delText>. Referring to the HR levels, w</w:delText>
        </w:r>
      </w:del>
      <w:ins w:id="523" w:author="Deiglmayr, Anne" w:date="2024-04-08T17:23:00Z">
        <w:r w:rsidR="002844B7">
          <w:rPr>
            <w:rFonts w:ascii="Times New Roman" w:eastAsia="Times New Roman" w:hAnsi="Times New Roman" w:cs="Times New Roman"/>
            <w:color w:val="000000"/>
            <w:sz w:val="24"/>
            <w:szCs w:val="24"/>
            <w:lang w:val="en-US" w:eastAsia="de-DE"/>
          </w:rPr>
          <w:t>W</w:t>
        </w:r>
      </w:ins>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w:t>
      </w:r>
      <w:r w:rsidR="00E97F8C">
        <w:rPr>
          <w:rFonts w:ascii="Times New Roman" w:eastAsia="Times New Roman" w:hAnsi="Times New Roman" w:cs="Times New Roman"/>
          <w:color w:val="000000"/>
          <w:sz w:val="24"/>
          <w:szCs w:val="24"/>
          <w:shd w:val="clear" w:color="auto" w:fill="FFFFFF"/>
          <w:lang w:val="en-US" w:eastAsia="de-DE"/>
        </w:rPr>
        <w:t xml:space="preserve"> </w:t>
      </w:r>
      <w:commentRangeStart w:id="524"/>
      <w:del w:id="525" w:author="Deiglmayr, Anne" w:date="2024-04-08T17:24:00Z">
        <w:r w:rsidR="00E97F8C" w:rsidDel="002844B7">
          <w:rPr>
            <w:rFonts w:ascii="Times New Roman" w:eastAsia="Times New Roman" w:hAnsi="Times New Roman" w:cs="Times New Roman"/>
            <w:color w:val="000000"/>
            <w:sz w:val="24"/>
            <w:szCs w:val="24"/>
            <w:shd w:val="clear" w:color="auto" w:fill="FFFFFF"/>
            <w:lang w:val="en-US" w:eastAsia="de-DE"/>
          </w:rPr>
          <w:delText>(1)</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207D48">
        <w:rPr>
          <w:rFonts w:ascii="Times New Roman" w:eastAsia="Times New Roman" w:hAnsi="Times New Roman" w:cs="Times New Roman"/>
          <w:color w:val="000000"/>
          <w:sz w:val="24"/>
          <w:szCs w:val="24"/>
          <w:shd w:val="clear" w:color="auto" w:fill="FFFFFF"/>
          <w:lang w:val="en-US" w:eastAsia="de-DE"/>
        </w:rPr>
        <w:t>teaching interval</w:t>
      </w:r>
      <w:ins w:id="526"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 xml:space="preserve"> (</w:t>
        </w:r>
      </w:ins>
      <w:ins w:id="527" w:author="Deiglmayr, Anne" w:date="2024-04-08T17:26:00Z">
        <w:r w:rsidR="002844B7">
          <w:rPr>
            <w:rFonts w:ascii="Times New Roman" w:eastAsia="Times New Roman" w:hAnsi="Times New Roman" w:cs="Times New Roman"/>
            <w:color w:val="000000"/>
            <w:sz w:val="24"/>
            <w:szCs w:val="24"/>
            <w:shd w:val="clear" w:color="auto" w:fill="FFFFFF"/>
            <w:lang w:val="en-US" w:eastAsia="de-DE"/>
          </w:rPr>
          <w:t>I</w:t>
        </w:r>
      </w:ins>
      <w:ins w:id="528"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2)</w:t>
        </w:r>
        <w:r w:rsidR="002844B7" w:rsidRPr="00CF700B">
          <w:rPr>
            <w:rFonts w:ascii="Times New Roman" w:eastAsia="Times New Roman" w:hAnsi="Times New Roman" w:cs="Times New Roman"/>
            <w:color w:val="000000"/>
            <w:sz w:val="24"/>
            <w:szCs w:val="24"/>
            <w:shd w:val="clear" w:color="auto" w:fill="FFFFFF"/>
            <w:lang w:val="en-US" w:eastAsia="de-DE"/>
          </w:rPr>
          <w:t xml:space="preserve"> </w:t>
        </w:r>
      </w:ins>
      <w:r w:rsidRPr="00CF700B">
        <w:rPr>
          <w:rFonts w:ascii="Times New Roman" w:eastAsia="Times New Roman" w:hAnsi="Times New Roman" w:cs="Times New Roman"/>
          <w:color w:val="000000"/>
          <w:sz w:val="24"/>
          <w:szCs w:val="24"/>
          <w:shd w:val="clear" w:color="auto" w:fill="FFFFFF"/>
          <w:lang w:val="en-US" w:eastAsia="de-DE"/>
        </w:rPr>
        <w:t xml:space="preserve"> </w:t>
      </w:r>
      <w:commentRangeEnd w:id="524"/>
      <w:r w:rsidR="002844B7">
        <w:rPr>
          <w:rStyle w:val="Kommentarzeichen"/>
        </w:rPr>
        <w:commentReference w:id="524"/>
      </w:r>
      <w:r w:rsidRPr="00CF700B">
        <w:rPr>
          <w:rFonts w:ascii="Times New Roman" w:eastAsia="Times New Roman" w:hAnsi="Times New Roman" w:cs="Times New Roman"/>
          <w:color w:val="000000"/>
          <w:sz w:val="24"/>
          <w:szCs w:val="24"/>
          <w:shd w:val="clear" w:color="auto" w:fill="FFFFFF"/>
          <w:lang w:val="en-US" w:eastAsia="de-DE"/>
        </w:rPr>
        <w:t xml:space="preserve">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w:t>
      </w:r>
      <w:del w:id="529" w:author="Deiglmayr, Anne" w:date="2024-04-08T17:26:00Z">
        <w:r w:rsidDel="002844B7">
          <w:rPr>
            <w:rFonts w:ascii="Times New Roman" w:eastAsia="Times New Roman" w:hAnsi="Times New Roman" w:cs="Times New Roman"/>
            <w:color w:val="000000"/>
            <w:sz w:val="24"/>
            <w:szCs w:val="24"/>
            <w:shd w:val="clear" w:color="auto" w:fill="FFFFFF"/>
            <w:lang w:val="en-US" w:eastAsia="de-DE"/>
          </w:rPr>
          <w:delText>, because the level of arousal should be highest while teaching</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0E34F1">
        <w:rPr>
          <w:rFonts w:ascii="Times New Roman" w:eastAsia="Times New Roman" w:hAnsi="Times New Roman" w:cs="Times New Roman"/>
          <w:color w:val="000000"/>
          <w:sz w:val="24"/>
          <w:szCs w:val="24"/>
          <w:lang w:val="en-US" w:eastAsia="de-DE"/>
        </w:rPr>
        <w:t>To</w:t>
      </w:r>
      <w:r>
        <w:rPr>
          <w:rFonts w:ascii="Times New Roman" w:eastAsia="Times New Roman" w:hAnsi="Times New Roman" w:cs="Times New Roman"/>
          <w:color w:val="000000"/>
          <w:sz w:val="24"/>
          <w:szCs w:val="24"/>
          <w:lang w:val="en-US" w:eastAsia="de-DE"/>
        </w:rPr>
        <w:t xml:space="preserve">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w:t>
      </w:r>
      <w:del w:id="530" w:author="Deiglmayr, Anne" w:date="2024-04-08T17:24:00Z">
        <w:r w:rsidRPr="00CF700B" w:rsidDel="002844B7">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531" w:author="Deiglmayr, Anne" w:date="2024-04-08T17:24:00Z">
        <w:r w:rsidR="002844B7">
          <w:rPr>
            <w:rFonts w:ascii="Times New Roman" w:eastAsia="Times New Roman" w:hAnsi="Times New Roman" w:cs="Times New Roman"/>
            <w:color w:val="000000"/>
            <w:sz w:val="24"/>
            <w:szCs w:val="24"/>
            <w:lang w:val="en-US" w:eastAsia="de-DE"/>
          </w:rPr>
          <w:t xml:space="preserve"> </w:t>
        </w:r>
        <w:r w:rsidR="002844B7" w:rsidRPr="00CF700B">
          <w:rPr>
            <w:rFonts w:ascii="Times New Roman" w:eastAsia="Times New Roman" w:hAnsi="Times New Roman" w:cs="Times New Roman"/>
            <w:color w:val="000000"/>
            <w:sz w:val="24"/>
            <w:szCs w:val="24"/>
            <w:lang w:val="en-US" w:eastAsia="de-DE"/>
          </w:rPr>
          <w:t>(</w:t>
        </w:r>
      </w:ins>
      <w:ins w:id="532" w:author="Deiglmayr, Anne" w:date="2024-04-08T17:26:00Z">
        <w:r w:rsidR="002844B7">
          <w:rPr>
            <w:rFonts w:ascii="Times New Roman" w:eastAsia="Times New Roman" w:hAnsi="Times New Roman" w:cs="Times New Roman"/>
            <w:color w:val="000000"/>
            <w:sz w:val="24"/>
            <w:szCs w:val="24"/>
            <w:lang w:val="en-US" w:eastAsia="de-DE"/>
          </w:rPr>
          <w:t>I</w:t>
        </w:r>
      </w:ins>
      <w:ins w:id="533" w:author="Deiglmayr, Anne" w:date="2024-04-08T17:24:00Z">
        <w:r w:rsidR="002844B7" w:rsidRPr="00CF700B">
          <w:rPr>
            <w:rFonts w:ascii="Times New Roman" w:eastAsia="Times New Roman" w:hAnsi="Times New Roman" w:cs="Times New Roman"/>
            <w:color w:val="000000"/>
            <w:sz w:val="24"/>
            <w:szCs w:val="24"/>
            <w:lang w:val="en-US" w:eastAsia="de-DE"/>
          </w:rPr>
          <w:t>2</w:t>
        </w:r>
        <w:proofErr w:type="gramStart"/>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proofErr w:type="gramEnd"/>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34"/>
      <w:r w:rsidRPr="00902F45">
        <w:rPr>
          <w:rFonts w:ascii="Times New Roman" w:eastAsia="Times New Roman" w:hAnsi="Times New Roman" w:cs="Times New Roman"/>
          <w:color w:val="000000"/>
          <w:sz w:val="24"/>
          <w:szCs w:val="24"/>
          <w:lang w:val="en-US" w:eastAsia="de-DE"/>
        </w:rPr>
        <w:lastRenderedPageBreak/>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commentRangeEnd w:id="534"/>
      <w:r w:rsidR="00125D43">
        <w:rPr>
          <w:rStyle w:val="Kommentarzeichen"/>
        </w:rPr>
        <w:commentReference w:id="534"/>
      </w:r>
    </w:p>
    <w:p w14:paraId="17A1A0DB" w14:textId="34FAA2DB"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35" w:author="Deiglmayr, Anne" w:date="2024-04-08T17:26:00Z">
        <w:r w:rsidDel="002844B7">
          <w:rPr>
            <w:rFonts w:ascii="Times New Roman" w:eastAsia="Times New Roman" w:hAnsi="Times New Roman" w:cs="Times New Roman"/>
            <w:color w:val="000000"/>
            <w:sz w:val="24"/>
            <w:szCs w:val="24"/>
            <w:lang w:val="en-US" w:eastAsia="de-DE"/>
          </w:rPr>
          <w:delText>Regarding HR changes</w:delText>
        </w:r>
      </w:del>
      <w:ins w:id="536" w:author="Deiglmayr, Anne" w:date="2024-04-08T17:26:00Z">
        <w:r w:rsidR="002844B7">
          <w:rPr>
            <w:rFonts w:ascii="Times New Roman" w:eastAsia="Times New Roman" w:hAnsi="Times New Roman" w:cs="Times New Roman"/>
            <w:color w:val="000000"/>
            <w:sz w:val="24"/>
            <w:szCs w:val="24"/>
            <w:lang w:val="en-US" w:eastAsia="de-DE"/>
          </w:rPr>
          <w:t>Further</w:t>
        </w:r>
      </w:ins>
      <w:r w:rsidRPr="00CF700B">
        <w:rPr>
          <w:rFonts w:ascii="Times New Roman" w:eastAsia="Times New Roman" w:hAnsi="Times New Roman" w:cs="Times New Roman"/>
          <w:color w:val="000000"/>
          <w:sz w:val="24"/>
          <w:szCs w:val="24"/>
          <w:lang w:val="en-US" w:eastAsia="de-DE"/>
        </w:rPr>
        <w:t xml:space="preserve">, we expected an increase </w:t>
      </w:r>
      <w:ins w:id="537" w:author="Deiglmayr, Anne" w:date="2024-04-08T17:27:00Z">
        <w:r w:rsidR="002844B7">
          <w:rPr>
            <w:rFonts w:ascii="Times New Roman" w:eastAsia="Times New Roman" w:hAnsi="Times New Roman" w:cs="Times New Roman"/>
            <w:color w:val="000000"/>
            <w:sz w:val="24"/>
            <w:szCs w:val="24"/>
            <w:lang w:val="en-US" w:eastAsia="de-DE"/>
          </w:rPr>
          <w:t xml:space="preserve">of </w:t>
        </w:r>
      </w:ins>
      <w:ins w:id="538" w:author="Deiglmayr, Anne" w:date="2024-04-08T17:28:00Z">
        <w:r w:rsidR="002844B7">
          <w:rPr>
            <w:rFonts w:ascii="Times New Roman" w:eastAsia="Times New Roman" w:hAnsi="Times New Roman" w:cs="Times New Roman"/>
            <w:color w:val="000000"/>
            <w:sz w:val="24"/>
            <w:szCs w:val="24"/>
            <w:lang w:val="en-US" w:eastAsia="de-DE"/>
          </w:rPr>
          <w:t>participants</w:t>
        </w:r>
      </w:ins>
      <w:ins w:id="539" w:author="Deiglmayr, Anne" w:date="2024-04-08T17:27:00Z">
        <w:r w:rsidR="002844B7">
          <w:rPr>
            <w:rFonts w:ascii="Times New Roman" w:eastAsia="Times New Roman" w:hAnsi="Times New Roman" w:cs="Times New Roman"/>
            <w:color w:val="000000"/>
            <w:sz w:val="24"/>
            <w:szCs w:val="24"/>
            <w:lang w:val="en-US" w:eastAsia="de-DE"/>
          </w:rPr>
          <w:t xml:space="preserve"> HR while they were preparing for teaching </w:t>
        </w:r>
      </w:ins>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w:t>
      </w:r>
      <w:del w:id="540" w:author="Deiglmayr, Anne" w:date="2024-04-08T17:26:00Z">
        <w:r w:rsidRPr="00CF700B" w:rsidDel="002844B7">
          <w:rPr>
            <w:rFonts w:ascii="Times New Roman" w:eastAsia="Times New Roman" w:hAnsi="Times New Roman" w:cs="Times New Roman"/>
            <w:color w:val="000000"/>
            <w:sz w:val="24"/>
            <w:szCs w:val="24"/>
            <w:lang w:val="en-US" w:eastAsia="de-DE"/>
          </w:rPr>
          <w:delText xml:space="preserve">(1)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541" w:author="Deiglmayr, Anne" w:date="2024-04-08T17:27:00Z">
        <w:r w:rsidR="002844B7">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del w:id="542" w:author="Deiglmayr, Anne" w:date="2024-04-08T17:27:00Z">
        <w:r w:rsidDel="002844B7">
          <w:rPr>
            <w:rFonts w:ascii="Times New Roman" w:eastAsia="Times New Roman" w:hAnsi="Times New Roman" w:cs="Times New Roman"/>
            <w:color w:val="000000"/>
            <w:sz w:val="24"/>
            <w:szCs w:val="24"/>
            <w:lang w:val="en-US" w:eastAsia="de-DE"/>
          </w:rPr>
          <w:delText xml:space="preserve">as the participants’ arousal might increase in preparation </w:delText>
        </w:r>
        <w:r w:rsidR="005E63BC"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teaching unit</w:delText>
        </w:r>
      </w:del>
      <w:ins w:id="543" w:author="Deiglmayr, Anne" w:date="2024-04-08T17:27:00Z">
        <w:r w:rsidR="002844B7">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w:t>
      </w:r>
      <w:ins w:id="544" w:author="Deiglmayr, Anne" w:date="2024-04-08T17:27:00Z">
        <w:r w:rsidR="002844B7">
          <w:rPr>
            <w:rFonts w:ascii="Times New Roman" w:eastAsia="Times New Roman" w:hAnsi="Times New Roman" w:cs="Times New Roman"/>
            <w:color w:val="000000"/>
            <w:sz w:val="24"/>
            <w:szCs w:val="24"/>
            <w:lang w:val="en-US" w:eastAsia="de-DE"/>
          </w:rPr>
          <w:t xml:space="preserve">we expected </w:t>
        </w:r>
      </w:ins>
      <w:r w:rsidRPr="00CF700B">
        <w:rPr>
          <w:rFonts w:ascii="Times New Roman" w:eastAsia="Times New Roman" w:hAnsi="Times New Roman" w:cs="Times New Roman"/>
          <w:color w:val="000000"/>
          <w:sz w:val="24"/>
          <w:szCs w:val="24"/>
          <w:lang w:val="en-US" w:eastAsia="de-DE"/>
        </w:rPr>
        <w:t>a decrease</w:t>
      </w:r>
      <w:ins w:id="545" w:author="Deiglmayr, Anne" w:date="2024-04-08T17:28:00Z">
        <w:r w:rsidR="002844B7">
          <w:rPr>
            <w:rFonts w:ascii="Times New Roman" w:eastAsia="Times New Roman" w:hAnsi="Times New Roman" w:cs="Times New Roman"/>
            <w:color w:val="000000"/>
            <w:sz w:val="24"/>
            <w:szCs w:val="24"/>
            <w:lang w:val="en-US" w:eastAsia="de-DE"/>
          </w:rPr>
          <w:t xml:space="preserve"> of participants´ HR during</w:t>
        </w:r>
      </w:ins>
      <w:r w:rsidRPr="00CF700B">
        <w:rPr>
          <w:rFonts w:ascii="Times New Roman" w:eastAsia="Times New Roman" w:hAnsi="Times New Roman" w:cs="Times New Roman"/>
          <w:color w:val="000000"/>
          <w:sz w:val="24"/>
          <w:szCs w:val="24"/>
          <w:lang w:val="en-US" w:eastAsia="de-DE"/>
        </w:rPr>
        <w:t xml:space="preserve"> </w:t>
      </w:r>
      <w:del w:id="546" w:author="Deiglmayr, Anne" w:date="2024-04-08T17:28:00Z">
        <w:r w:rsidRPr="00CF700B" w:rsidDel="002844B7">
          <w:rPr>
            <w:rFonts w:ascii="Times New Roman" w:eastAsia="Times New Roman" w:hAnsi="Times New Roman" w:cs="Times New Roman"/>
            <w:color w:val="000000"/>
            <w:sz w:val="24"/>
            <w:szCs w:val="24"/>
            <w:lang w:val="en-US" w:eastAsia="de-DE"/>
          </w:rPr>
          <w:delText xml:space="preserve">in </w:delText>
        </w:r>
      </w:del>
      <w:ins w:id="547" w:author="Deiglmayr, Anne" w:date="2024-04-08T17:28:00Z">
        <w:r w:rsidR="002844B7">
          <w:rPr>
            <w:rFonts w:ascii="Times New Roman" w:eastAsia="Times New Roman" w:hAnsi="Times New Roman" w:cs="Times New Roman"/>
            <w:color w:val="000000"/>
            <w:sz w:val="24"/>
            <w:szCs w:val="24"/>
            <w:lang w:val="en-US" w:eastAsia="de-DE"/>
          </w:rPr>
          <w:t>all of</w:t>
        </w:r>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the following </w:t>
      </w:r>
      <w:r>
        <w:rPr>
          <w:rFonts w:ascii="Times New Roman" w:eastAsia="Times New Roman" w:hAnsi="Times New Roman" w:cs="Times New Roman"/>
          <w:color w:val="000000"/>
          <w:sz w:val="24"/>
          <w:szCs w:val="24"/>
          <w:lang w:val="en-US" w:eastAsia="de-DE"/>
        </w:rPr>
        <w:t>intervals, because of habituating to</w:t>
      </w:r>
      <w:ins w:id="548" w:author="Deiglmayr, Anne" w:date="2024-04-08T17:29:00Z">
        <w:r w:rsidR="002844B7">
          <w:rPr>
            <w:rFonts w:ascii="Times New Roman" w:eastAsia="Times New Roman" w:hAnsi="Times New Roman" w:cs="Times New Roman"/>
            <w:color w:val="000000"/>
            <w:sz w:val="24"/>
            <w:szCs w:val="24"/>
            <w:lang w:val="en-US" w:eastAsia="de-DE"/>
          </w:rPr>
          <w:t xml:space="preserve"> (I2) / recovering from (I3-5)</w:t>
        </w:r>
      </w:ins>
      <w:r>
        <w:rPr>
          <w:rFonts w:ascii="Times New Roman" w:eastAsia="Times New Roman" w:hAnsi="Times New Roman" w:cs="Times New Roman"/>
          <w:color w:val="000000"/>
          <w:sz w:val="24"/>
          <w:szCs w:val="24"/>
          <w:lang w:val="en-US" w:eastAsia="de-DE"/>
        </w:rPr>
        <w:t xml:space="preserve"> the</w:t>
      </w:r>
      <w:ins w:id="549" w:author="Deiglmayr, Anne" w:date="2024-04-08T17:29:00Z">
        <w:r w:rsidR="002844B7">
          <w:rPr>
            <w:rFonts w:ascii="Times New Roman" w:eastAsia="Times New Roman" w:hAnsi="Times New Roman" w:cs="Times New Roman"/>
            <w:color w:val="000000"/>
            <w:sz w:val="24"/>
            <w:szCs w:val="24"/>
            <w:lang w:val="en-US" w:eastAsia="de-DE"/>
          </w:rPr>
          <w:t xml:space="preserve"> stressful teaching</w:t>
        </w:r>
      </w:ins>
      <w:r>
        <w:rPr>
          <w:rFonts w:ascii="Times New Roman" w:eastAsia="Times New Roman" w:hAnsi="Times New Roman" w:cs="Times New Roman"/>
          <w:color w:val="000000"/>
          <w:sz w:val="24"/>
          <w:szCs w:val="24"/>
          <w:lang w:val="en-US" w:eastAsia="de-DE"/>
        </w:rPr>
        <w:t xml:space="preserve"> </w:t>
      </w:r>
      <w:del w:id="550" w:author="Deiglmayr, Anne" w:date="2024-04-08T17:29:00Z">
        <w:r w:rsidDel="002844B7">
          <w:rPr>
            <w:rFonts w:ascii="Times New Roman" w:eastAsia="Times New Roman" w:hAnsi="Times New Roman" w:cs="Times New Roman"/>
            <w:color w:val="000000"/>
            <w:sz w:val="24"/>
            <w:szCs w:val="24"/>
            <w:lang w:val="en-US" w:eastAsia="de-DE"/>
          </w:rPr>
          <w:delText>situation</w:delText>
        </w:r>
      </w:del>
      <w:ins w:id="551" w:author="Deiglmayr, Anne" w:date="2024-04-08T17:29:00Z">
        <w:r w:rsidR="002844B7">
          <w:rPr>
            <w:rFonts w:ascii="Times New Roman" w:eastAsia="Times New Roman" w:hAnsi="Times New Roman" w:cs="Times New Roman"/>
            <w:color w:val="000000"/>
            <w:sz w:val="24"/>
            <w:szCs w:val="24"/>
            <w:lang w:val="en-US" w:eastAsia="de-DE"/>
          </w:rPr>
          <w:t>phase</w:t>
        </w:r>
      </w:ins>
      <w:del w:id="552" w:author="Deiglmayr, Anne" w:date="2024-04-08T17:29:00Z">
        <w:r w:rsidRPr="00CF700B" w:rsidDel="002844B7">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00C65059">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553"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553"/>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6C1BBB06" w:rsidR="00D44633" w:rsidDel="002844B7" w:rsidRDefault="00D44633" w:rsidP="00D44633">
      <w:pPr>
        <w:spacing w:before="120" w:after="0" w:line="360" w:lineRule="auto"/>
        <w:rPr>
          <w:del w:id="554" w:author="Deiglmayr, Anne" w:date="2024-04-08T17:30:00Z"/>
          <w:rFonts w:ascii="Times New Roman" w:eastAsia="Times New Roman" w:hAnsi="Times New Roman" w:cs="Times New Roman"/>
          <w:color w:val="000000"/>
          <w:sz w:val="24"/>
          <w:szCs w:val="24"/>
          <w:lang w:val="en-US" w:eastAsia="de-DE"/>
        </w:rPr>
      </w:pPr>
      <w:commentRangeStart w:id="555"/>
      <w:del w:id="556" w:author="Deiglmayr, Anne" w:date="2024-04-08T17:30:00Z">
        <w:r w:rsidRPr="00CF700B"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Research goal 2</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 addressing our second research goal, we</w:delText>
        </w:r>
        <w:r w:rsidRPr="00B969EF" w:rsidDel="002844B7">
          <w:rPr>
            <w:rFonts w:ascii="Times New Roman" w:eastAsia="Times New Roman" w:hAnsi="Times New Roman" w:cs="Times New Roman"/>
            <w:color w:val="000000"/>
            <w:sz w:val="24"/>
            <w:szCs w:val="24"/>
            <w:lang w:val="en-US" w:eastAsia="de-DE"/>
          </w:rPr>
          <w:delText xml:space="preserve"> examine</w:delText>
        </w:r>
        <w:r w:rsidDel="002844B7">
          <w:rPr>
            <w:rFonts w:ascii="Times New Roman" w:eastAsia="Times New Roman" w:hAnsi="Times New Roman" w:cs="Times New Roman"/>
            <w:color w:val="000000"/>
            <w:sz w:val="24"/>
            <w:szCs w:val="24"/>
            <w:lang w:val="en-US" w:eastAsia="de-DE"/>
          </w:rPr>
          <w:delText xml:space="preserve">d </w:delText>
        </w:r>
        <w:r w:rsidRPr="00B969EF" w:rsidDel="002844B7">
          <w:rPr>
            <w:rFonts w:ascii="Times New Roman" w:eastAsia="Times New Roman" w:hAnsi="Times New Roman" w:cs="Times New Roman"/>
            <w:color w:val="000000"/>
            <w:sz w:val="24"/>
            <w:szCs w:val="24"/>
            <w:lang w:val="en-US" w:eastAsia="de-DE"/>
          </w:rPr>
          <w:delText>the effects of teaching experience and</w:delText>
        </w:r>
        <w:r w:rsidDel="002844B7">
          <w:rPr>
            <w:rFonts w:ascii="Times New Roman" w:eastAsia="Times New Roman" w:hAnsi="Times New Roman" w:cs="Times New Roman"/>
            <w:color w:val="000000"/>
            <w:sz w:val="24"/>
            <w:szCs w:val="24"/>
            <w:lang w:val="en-US" w:eastAsia="de-DE"/>
          </w:rPr>
          <w:delText xml:space="preserve"> </w:delText>
        </w:r>
        <w:r w:rsidR="00DC7401" w:rsidDel="002844B7">
          <w:rPr>
            <w:rFonts w:ascii="Times New Roman" w:eastAsia="Times New Roman" w:hAnsi="Times New Roman" w:cs="Times New Roman"/>
            <w:color w:val="000000"/>
            <w:sz w:val="24"/>
            <w:szCs w:val="24"/>
            <w:lang w:val="en-US" w:eastAsia="de-DE"/>
          </w:rPr>
          <w:delText>subjective</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appraisal</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disruptive classroom events </w:delText>
        </w:r>
        <w:r w:rsidRPr="00B969EF" w:rsidDel="002844B7">
          <w:rPr>
            <w:rFonts w:ascii="Times New Roman" w:eastAsia="Times New Roman" w:hAnsi="Times New Roman" w:cs="Times New Roman"/>
            <w:color w:val="000000"/>
            <w:sz w:val="24"/>
            <w:szCs w:val="24"/>
            <w:lang w:val="en-US" w:eastAsia="de-DE"/>
          </w:rPr>
          <w:delText xml:space="preserve">on </w:delText>
        </w:r>
        <w:r w:rsidDel="002844B7">
          <w:rPr>
            <w:rFonts w:ascii="Times New Roman" w:eastAsia="Times New Roman" w:hAnsi="Times New Roman" w:cs="Times New Roman"/>
            <w:color w:val="000000"/>
            <w:sz w:val="24"/>
            <w:szCs w:val="24"/>
            <w:lang w:val="en-US" w:eastAsia="de-DE"/>
          </w:rPr>
          <w:delText>teachers’ HR during the five phases</w:delText>
        </w:r>
        <w:r w:rsidRPr="00B969EF"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 xml:space="preserve"> </w:delText>
        </w:r>
      </w:del>
      <w:commentRangeEnd w:id="555"/>
      <w:r w:rsidR="00B97CE0">
        <w:rPr>
          <w:rStyle w:val="Kommentarzeichen"/>
        </w:rPr>
        <w:commentReference w:id="555"/>
      </w:r>
    </w:p>
    <w:p w14:paraId="7E36921C" w14:textId="7584C06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57"/>
      <w:del w:id="558" w:author="Deiglmayr, Anne" w:date="2024-04-08T17:30:00Z">
        <w:r w:rsidRPr="003966C4" w:rsidDel="002844B7">
          <w:rPr>
            <w:rFonts w:ascii="Times New Roman" w:eastAsia="Times New Roman" w:hAnsi="Times New Roman" w:cs="Times New Roman"/>
            <w:color w:val="000000"/>
            <w:sz w:val="24"/>
            <w:szCs w:val="24"/>
            <w:lang w:val="en-US" w:eastAsia="de-DE"/>
          </w:rPr>
          <w:delText xml:space="preserve">First, we considered teaching experience. </w:delText>
        </w:r>
      </w:del>
      <w:ins w:id="559" w:author="Deiglmayr, Anne" w:date="2024-04-08T17:30:00Z">
        <w:r w:rsidR="002844B7">
          <w:rPr>
            <w:rFonts w:ascii="Times New Roman" w:eastAsia="Times New Roman" w:hAnsi="Times New Roman" w:cs="Times New Roman"/>
            <w:color w:val="000000"/>
            <w:sz w:val="24"/>
            <w:szCs w:val="24"/>
            <w:lang w:val="en-US" w:eastAsia="de-DE"/>
          </w:rPr>
          <w:t xml:space="preserve">Because more experienced teacher potentially </w:t>
        </w:r>
        <w:proofErr w:type="gramStart"/>
        <w:r w:rsidR="002844B7">
          <w:rPr>
            <w:rFonts w:ascii="Times New Roman" w:eastAsia="Times New Roman" w:hAnsi="Times New Roman" w:cs="Times New Roman"/>
            <w:color w:val="000000"/>
            <w:sz w:val="24"/>
            <w:szCs w:val="24"/>
            <w:lang w:val="en-US" w:eastAsia="de-DE"/>
          </w:rPr>
          <w:t>have</w:t>
        </w:r>
        <w:proofErr w:type="gramEnd"/>
        <w:r w:rsidR="002844B7">
          <w:rPr>
            <w:rFonts w:ascii="Times New Roman" w:eastAsia="Times New Roman" w:hAnsi="Times New Roman" w:cs="Times New Roman"/>
            <w:color w:val="000000"/>
            <w:sz w:val="24"/>
            <w:szCs w:val="24"/>
            <w:lang w:val="en-US" w:eastAsia="de-DE"/>
          </w:rPr>
          <w:t xml:space="preserve"> </w:t>
        </w:r>
      </w:ins>
      <w:ins w:id="560" w:author="Deiglmayr, Anne" w:date="2024-04-08T17:31:00Z">
        <w:r w:rsidR="002844B7">
          <w:rPr>
            <w:rFonts w:ascii="Times New Roman" w:eastAsia="Times New Roman" w:hAnsi="Times New Roman" w:cs="Times New Roman"/>
            <w:color w:val="000000"/>
            <w:sz w:val="24"/>
            <w:szCs w:val="24"/>
            <w:lang w:val="en-US" w:eastAsia="de-DE"/>
          </w:rPr>
          <w:t>better</w:t>
        </w:r>
      </w:ins>
      <w:ins w:id="561" w:author="Deiglmayr, Anne" w:date="2024-04-08T17:30:00Z">
        <w:r w:rsidR="002844B7">
          <w:rPr>
            <w:rFonts w:ascii="Times New Roman" w:eastAsia="Times New Roman" w:hAnsi="Times New Roman" w:cs="Times New Roman"/>
            <w:color w:val="000000"/>
            <w:sz w:val="24"/>
            <w:szCs w:val="24"/>
            <w:lang w:val="en-US" w:eastAsia="de-DE"/>
          </w:rPr>
          <w:t xml:space="preserve"> </w:t>
        </w:r>
      </w:ins>
      <w:ins w:id="562" w:author="Deiglmayr, Anne" w:date="2024-04-08T17:31:00Z">
        <w:r w:rsidR="002844B7">
          <w:rPr>
            <w:rFonts w:ascii="Times New Roman" w:eastAsia="Times New Roman" w:hAnsi="Times New Roman" w:cs="Times New Roman"/>
            <w:color w:val="000000"/>
            <w:sz w:val="24"/>
            <w:szCs w:val="24"/>
            <w:lang w:val="en-US" w:eastAsia="de-DE"/>
          </w:rPr>
          <w:t>resources</w:t>
        </w:r>
      </w:ins>
      <w:ins w:id="563" w:author="Deiglmayr, Anne" w:date="2024-04-08T17:30:00Z">
        <w:r w:rsidR="002844B7">
          <w:rPr>
            <w:rFonts w:ascii="Times New Roman" w:eastAsia="Times New Roman" w:hAnsi="Times New Roman" w:cs="Times New Roman"/>
            <w:color w:val="000000"/>
            <w:sz w:val="24"/>
            <w:szCs w:val="24"/>
            <w:lang w:val="en-US" w:eastAsia="de-DE"/>
          </w:rPr>
          <w:t xml:space="preserve"> for coping with </w:t>
        </w:r>
      </w:ins>
      <w:ins w:id="564" w:author="Deiglmayr, Anne" w:date="2024-04-08T17:31:00Z">
        <w:r w:rsidR="002844B7">
          <w:rPr>
            <w:rFonts w:ascii="Times New Roman" w:eastAsia="Times New Roman" w:hAnsi="Times New Roman" w:cs="Times New Roman"/>
            <w:color w:val="000000"/>
            <w:sz w:val="24"/>
            <w:szCs w:val="24"/>
            <w:lang w:val="en-US" w:eastAsia="de-DE"/>
          </w:rPr>
          <w:t xml:space="preserve">stressful classroom events, </w:t>
        </w:r>
      </w:ins>
      <w:del w:id="565" w:author="Deiglmayr, Anne" w:date="2024-04-08T17:31:00Z">
        <w:r w:rsidRPr="003966C4" w:rsidDel="002844B7">
          <w:rPr>
            <w:rFonts w:ascii="Times New Roman" w:eastAsia="Times New Roman" w:hAnsi="Times New Roman" w:cs="Times New Roman"/>
            <w:color w:val="000000"/>
            <w:sz w:val="24"/>
            <w:szCs w:val="24"/>
            <w:lang w:val="en-US" w:eastAsia="de-DE"/>
          </w:rPr>
          <w:delText>W</w:delText>
        </w:r>
      </w:del>
      <w:ins w:id="566" w:author="Deiglmayr, Anne" w:date="2024-04-08T17:31:00Z">
        <w:r w:rsidR="002844B7">
          <w:rPr>
            <w:rFonts w:ascii="Times New Roman" w:eastAsia="Times New Roman" w:hAnsi="Times New Roman" w:cs="Times New Roman"/>
            <w:color w:val="000000"/>
            <w:sz w:val="24"/>
            <w:szCs w:val="24"/>
            <w:lang w:val="en-US" w:eastAsia="de-DE"/>
          </w:rPr>
          <w:t>w</w:t>
        </w:r>
      </w:ins>
      <w:r w:rsidRPr="003966C4">
        <w:rPr>
          <w:rFonts w:ascii="Times New Roman" w:eastAsia="Times New Roman" w:hAnsi="Times New Roman" w:cs="Times New Roman"/>
          <w:color w:val="000000"/>
          <w:sz w:val="24"/>
          <w:szCs w:val="24"/>
          <w:lang w:val="en-US" w:eastAsia="de-DE"/>
        </w:rPr>
        <w:t>e expected lower HR levels and less steep HR changes for teachers with more teaching experience</w:t>
      </w:r>
      <w:ins w:id="567" w:author="Deiglmayr, Anne" w:date="2024-04-08T17:45:00Z">
        <w:r w:rsidR="00E71209">
          <w:rPr>
            <w:rFonts w:ascii="Times New Roman" w:eastAsia="Times New Roman" w:hAnsi="Times New Roman" w:cs="Times New Roman"/>
            <w:color w:val="000000"/>
            <w:sz w:val="24"/>
            <w:szCs w:val="24"/>
            <w:lang w:val="en-US" w:eastAsia="de-DE"/>
          </w:rPr>
          <w:t>, in particula</w:t>
        </w:r>
      </w:ins>
      <w:ins w:id="568" w:author="Deiglmayr, Anne" w:date="2024-04-08T17:46:00Z">
        <w:r w:rsidR="00E71209">
          <w:rPr>
            <w:rFonts w:ascii="Times New Roman" w:eastAsia="Times New Roman" w:hAnsi="Times New Roman" w:cs="Times New Roman"/>
            <w:color w:val="000000"/>
            <w:sz w:val="24"/>
            <w:szCs w:val="24"/>
            <w:lang w:val="en-US" w:eastAsia="de-DE"/>
          </w:rPr>
          <w:t>r during the teaching interval</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del w:id="569" w:author="Deiglmayr, Anne" w:date="2024-04-08T17:32:00Z">
        <w:r w:rsidDel="002D2EF1">
          <w:rPr>
            <w:rFonts w:ascii="Times New Roman" w:eastAsia="Times New Roman" w:hAnsi="Times New Roman" w:cs="Times New Roman"/>
            <w:color w:val="000000"/>
            <w:sz w:val="24"/>
            <w:szCs w:val="24"/>
            <w:lang w:val="en-US" w:eastAsia="de-DE"/>
          </w:rPr>
          <w:delText>Therefore</w:delText>
        </w:r>
      </w:del>
      <w:ins w:id="570" w:author="Deiglmayr, Anne" w:date="2024-04-08T17:32:00Z">
        <w:r w:rsidR="002D2EF1">
          <w:rPr>
            <w:rFonts w:ascii="Times New Roman" w:eastAsia="Times New Roman" w:hAnsi="Times New Roman" w:cs="Times New Roman"/>
            <w:color w:val="000000"/>
            <w:sz w:val="24"/>
            <w:szCs w:val="24"/>
            <w:lang w:val="en-US" w:eastAsia="de-DE"/>
          </w:rPr>
          <w:t>To test this hypothesis</w:t>
        </w:r>
      </w:ins>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del w:id="571" w:author="Deiglmayr, Anne" w:date="2024-04-08T17:32:00Z">
        <w:r w:rsidDel="002D2EF1">
          <w:rPr>
            <w:rFonts w:ascii="Times New Roman" w:eastAsia="Times New Roman" w:hAnsi="Times New Roman" w:cs="Times New Roman"/>
            <w:color w:val="000000"/>
            <w:sz w:val="24"/>
            <w:szCs w:val="24"/>
            <w:lang w:val="en-US" w:eastAsia="de-DE"/>
          </w:rPr>
          <w:delText xml:space="preserve">solely </w:delText>
        </w:r>
      </w:del>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w:t>
      </w:r>
      <w:del w:id="572" w:author="Deiglmayr, Anne" w:date="2024-04-08T17:32:00Z">
        <w:r w:rsidDel="002D2EF1">
          <w:rPr>
            <w:rFonts w:ascii="Times New Roman" w:eastAsia="Times New Roman" w:hAnsi="Times New Roman" w:cs="Times New Roman"/>
            <w:color w:val="000000"/>
            <w:sz w:val="24"/>
            <w:szCs w:val="24"/>
            <w:lang w:val="en-US" w:eastAsia="de-DE"/>
          </w:rPr>
          <w:delText xml:space="preserve">by </w:delText>
        </w:r>
      </w:del>
      <w:ins w:id="573" w:author="Deiglmayr, Anne" w:date="2024-04-08T17:32:00Z">
        <w:r w:rsidR="002D2EF1">
          <w:rPr>
            <w:rFonts w:ascii="Times New Roman" w:eastAsia="Times New Roman" w:hAnsi="Times New Roman" w:cs="Times New Roman"/>
            <w:color w:val="000000"/>
            <w:sz w:val="24"/>
            <w:szCs w:val="24"/>
            <w:lang w:val="en-US" w:eastAsia="de-DE"/>
          </w:rPr>
          <w:t xml:space="preserve">using </w:t>
        </w:r>
      </w:ins>
      <w:r>
        <w:rPr>
          <w:rFonts w:ascii="Times New Roman" w:eastAsia="Times New Roman" w:hAnsi="Times New Roman" w:cs="Times New Roman"/>
          <w:color w:val="000000"/>
          <w:sz w:val="24"/>
          <w:szCs w:val="24"/>
          <w:lang w:val="en-US" w:eastAsia="de-DE"/>
        </w:rPr>
        <w:t xml:space="preserve">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w:t>
      </w:r>
      <w:ins w:id="574" w:author="Deiglmayr, Anne" w:date="2024-04-08T17:32:00Z">
        <w:r w:rsidR="002D2EF1">
          <w:rPr>
            <w:rFonts w:ascii="Times New Roman" w:eastAsia="Times New Roman" w:hAnsi="Times New Roman" w:cs="Times New Roman"/>
            <w:color w:val="000000"/>
            <w:sz w:val="24"/>
            <w:szCs w:val="24"/>
            <w:lang w:val="en-US" w:eastAsia="de-DE"/>
          </w:rPr>
          <w:t xml:space="preserve"> with teaching experience as t</w:t>
        </w:r>
      </w:ins>
      <w:ins w:id="575" w:author="Deiglmayr, Anne" w:date="2024-04-08T17:33:00Z">
        <w:r w:rsidR="002D2EF1">
          <w:rPr>
            <w:rFonts w:ascii="Times New Roman" w:eastAsia="Times New Roman" w:hAnsi="Times New Roman" w:cs="Times New Roman"/>
            <w:color w:val="000000"/>
            <w:sz w:val="24"/>
            <w:szCs w:val="24"/>
            <w:lang w:val="en-US" w:eastAsia="de-DE"/>
          </w:rPr>
          <w:t>he sole predictor</w:t>
        </w:r>
      </w:ins>
      <w:r>
        <w:rPr>
          <w:rFonts w:ascii="Times New Roman" w:eastAsia="Times New Roman" w:hAnsi="Times New Roman" w:cs="Times New Roman"/>
          <w:color w:val="000000"/>
          <w:sz w:val="24"/>
          <w:szCs w:val="24"/>
          <w:lang w:val="en-US" w:eastAsia="de-DE"/>
        </w:rPr>
        <w:t xml:space="preserve"> (Hypothes</w:t>
      </w:r>
      <w:ins w:id="576" w:author="Deiglmayr, Anne" w:date="2024-04-08T17:32:00Z">
        <w:r w:rsidR="002D2EF1">
          <w:rPr>
            <w:rFonts w:ascii="Times New Roman" w:eastAsia="Times New Roman" w:hAnsi="Times New Roman" w:cs="Times New Roman"/>
            <w:color w:val="000000"/>
            <w:sz w:val="24"/>
            <w:szCs w:val="24"/>
            <w:lang w:val="en-US" w:eastAsia="de-DE"/>
          </w:rPr>
          <w:t>i</w:t>
        </w:r>
      </w:ins>
      <w:del w:id="577" w:author="Deiglmayr, Anne" w:date="2024-04-08T17:32:00Z">
        <w:r w:rsidDel="002D2EF1">
          <w:rPr>
            <w:rFonts w:ascii="Times New Roman" w:eastAsia="Times New Roman" w:hAnsi="Times New Roman" w:cs="Times New Roman"/>
            <w:color w:val="000000"/>
            <w:sz w:val="24"/>
            <w:szCs w:val="24"/>
            <w:lang w:val="en-US" w:eastAsia="de-DE"/>
          </w:rPr>
          <w:delText>e</w:delText>
        </w:r>
      </w:del>
      <w:r>
        <w:rPr>
          <w:rFonts w:ascii="Times New Roman" w:eastAsia="Times New Roman" w:hAnsi="Times New Roman" w:cs="Times New Roman"/>
          <w:color w:val="000000"/>
          <w:sz w:val="24"/>
          <w:szCs w:val="24"/>
          <w:lang w:val="en-US" w:eastAsia="de-DE"/>
        </w:rPr>
        <w:t>s 2a).</w:t>
      </w:r>
      <w:commentRangeEnd w:id="557"/>
      <w:r w:rsidR="000F6306">
        <w:rPr>
          <w:rStyle w:val="Kommentarzeichen"/>
        </w:rPr>
        <w:commentReference w:id="557"/>
      </w:r>
    </w:p>
    <w:p w14:paraId="0E9035A2" w14:textId="6390038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78" w:author="Deiglmayr, Anne" w:date="2024-04-08T17:33:00Z">
        <w:r w:rsidDel="002D2EF1">
          <w:rPr>
            <w:rFonts w:ascii="Times New Roman" w:eastAsia="Times New Roman" w:hAnsi="Times New Roman" w:cs="Times New Roman"/>
            <w:color w:val="000000"/>
            <w:sz w:val="24"/>
            <w:szCs w:val="24"/>
            <w:lang w:val="en-US" w:eastAsia="de-DE"/>
          </w:rPr>
          <w:delText xml:space="preserve">Second, we considered </w:delText>
        </w:r>
        <w:r w:rsidR="007371E2" w:rsidDel="002D2EF1">
          <w:rPr>
            <w:rFonts w:ascii="Times New Roman" w:eastAsia="Times New Roman" w:hAnsi="Times New Roman" w:cs="Times New Roman"/>
            <w:color w:val="000000"/>
            <w:sz w:val="24"/>
            <w:szCs w:val="24"/>
            <w:lang w:val="en-US" w:eastAsia="de-DE"/>
          </w:rPr>
          <w:delText>subjective</w:delText>
        </w:r>
        <w:r w:rsidDel="002D2EF1">
          <w:rPr>
            <w:rFonts w:ascii="Times New Roman" w:eastAsia="Times New Roman" w:hAnsi="Times New Roman" w:cs="Times New Roman"/>
            <w:color w:val="000000"/>
            <w:sz w:val="24"/>
            <w:szCs w:val="24"/>
            <w:lang w:val="en-US" w:eastAsia="de-DE"/>
          </w:rPr>
          <w:delText xml:space="preserve"> appraisal. </w:delText>
        </w:r>
      </w:del>
      <w:r>
        <w:rPr>
          <w:rFonts w:ascii="Times New Roman" w:eastAsia="Times New Roman" w:hAnsi="Times New Roman" w:cs="Times New Roman"/>
          <w:color w:val="000000"/>
          <w:sz w:val="24"/>
          <w:szCs w:val="24"/>
          <w:lang w:val="en-US" w:eastAsia="de-DE"/>
        </w:rPr>
        <w:t xml:space="preserve">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w:t>
      </w:r>
      <w:ins w:id="579" w:author="Deiglmayr, Anne" w:date="2024-04-08T17:33:00Z">
        <w:r w:rsidR="002D2EF1">
          <w:rPr>
            <w:rFonts w:ascii="Times New Roman" w:eastAsia="Times New Roman" w:hAnsi="Times New Roman" w:cs="Times New Roman"/>
            <w:color w:val="000000"/>
            <w:sz w:val="24"/>
            <w:szCs w:val="24"/>
            <w:lang w:val="en-US" w:eastAsia="de-DE"/>
          </w:rPr>
          <w:t xml:space="preserve"> enacted classroom</w:t>
        </w:r>
      </w:ins>
      <w:r>
        <w:rPr>
          <w:rFonts w:ascii="Times New Roman" w:eastAsia="Times New Roman" w:hAnsi="Times New Roman" w:cs="Times New Roman"/>
          <w:color w:val="000000"/>
          <w:sz w:val="24"/>
          <w:szCs w:val="24"/>
          <w:lang w:val="en-US" w:eastAsia="de-DE"/>
        </w:rPr>
        <w:t xml:space="preserve"> events</w:t>
      </w:r>
      <w:ins w:id="580" w:author="Deiglmayr, Anne" w:date="2024-04-08T17:33:00Z">
        <w:r w:rsidR="002D2EF1">
          <w:rPr>
            <w:rFonts w:ascii="Times New Roman" w:eastAsia="Times New Roman" w:hAnsi="Times New Roman" w:cs="Times New Roman"/>
            <w:color w:val="000000"/>
            <w:sz w:val="24"/>
            <w:szCs w:val="24"/>
            <w:lang w:val="en-US" w:eastAsia="de-DE"/>
          </w:rPr>
          <w:t>, regardless of their teaching experience</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ins w:id="581" w:author="Deiglmayr, Anne" w:date="2024-04-08T17:33:00Z">
        <w:r w:rsidR="002D2EF1">
          <w:rPr>
            <w:rFonts w:ascii="Times New Roman" w:eastAsia="Times New Roman" w:hAnsi="Times New Roman" w:cs="Times New Roman"/>
            <w:color w:val="000000"/>
            <w:sz w:val="24"/>
            <w:szCs w:val="24"/>
            <w:lang w:val="en-US" w:eastAsia="de-DE"/>
          </w:rPr>
          <w:t>. At the same time,</w:t>
        </w:r>
      </w:ins>
      <w:ins w:id="582" w:author="Deiglmayr, Anne" w:date="2024-04-08T17:34:00Z">
        <w:r w:rsidR="002D2EF1">
          <w:rPr>
            <w:rFonts w:ascii="Times New Roman" w:eastAsia="Times New Roman" w:hAnsi="Times New Roman" w:cs="Times New Roman"/>
            <w:color w:val="000000"/>
            <w:sz w:val="24"/>
            <w:szCs w:val="24"/>
            <w:lang w:val="en-US" w:eastAsia="de-DE"/>
          </w:rPr>
          <w:t xml:space="preserve"> we expected</w:t>
        </w:r>
      </w:ins>
      <w:del w:id="583" w:author="Deiglmayr, Anne" w:date="2024-04-08T17:33:00Z">
        <w:r w:rsidDel="002D2EF1">
          <w:rPr>
            <w:rFonts w:ascii="Times New Roman" w:eastAsia="Times New Roman" w:hAnsi="Times New Roman" w:cs="Times New Roman"/>
            <w:color w:val="000000"/>
            <w:sz w:val="24"/>
            <w:szCs w:val="24"/>
            <w:lang w:val="en-US" w:eastAsia="de-DE"/>
          </w:rPr>
          <w:delText xml:space="preserve">, </w:delText>
        </w:r>
      </w:del>
      <w:del w:id="584" w:author="Deiglmayr, Anne" w:date="2024-04-08T17:34:00Z">
        <w:r w:rsidDel="002D2EF1">
          <w:rPr>
            <w:rFonts w:ascii="Times New Roman" w:eastAsia="Times New Roman" w:hAnsi="Times New Roman" w:cs="Times New Roman"/>
            <w:color w:val="000000"/>
            <w:sz w:val="24"/>
            <w:szCs w:val="24"/>
            <w:lang w:val="en-US" w:eastAsia="de-DE"/>
          </w:rPr>
          <w:delText xml:space="preserve">but </w:delText>
        </w:r>
      </w:del>
      <w:ins w:id="585" w:author="Deiglmayr, Anne" w:date="2024-04-08T17:34:00Z">
        <w:r w:rsidR="002D2EF1">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events</w:t>
      </w:r>
      <w:ins w:id="586" w:author="Deiglmayr, Anne" w:date="2024-04-08T17:34:00Z">
        <w:r w:rsidR="002D2EF1">
          <w:rPr>
            <w:rFonts w:ascii="Times New Roman" w:eastAsia="Times New Roman" w:hAnsi="Times New Roman" w:cs="Times New Roman"/>
            <w:color w:val="000000"/>
            <w:sz w:val="24"/>
            <w:szCs w:val="24"/>
            <w:lang w:val="en-US" w:eastAsia="de-DE"/>
          </w:rPr>
          <w:t>, regardless of teaching experience</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del w:id="587" w:author="Deiglmayr, Anne" w:date="2024-04-08T17:34:00Z">
        <w:r w:rsidDel="002D2EF1">
          <w:rPr>
            <w:rFonts w:ascii="Times New Roman" w:eastAsia="Times New Roman" w:hAnsi="Times New Roman" w:cs="Times New Roman"/>
            <w:color w:val="000000"/>
            <w:sz w:val="24"/>
            <w:szCs w:val="24"/>
            <w:lang w:val="en-US" w:eastAsia="de-DE"/>
          </w:rPr>
          <w:delText>Therefore</w:delText>
        </w:r>
      </w:del>
      <w:ins w:id="588" w:author="Deiglmayr, Anne" w:date="2024-04-08T17:34:00Z">
        <w:r w:rsidR="002D2EF1">
          <w:rPr>
            <w:rFonts w:ascii="Times New Roman" w:eastAsia="Times New Roman" w:hAnsi="Times New Roman" w:cs="Times New Roman"/>
            <w:color w:val="000000"/>
            <w:sz w:val="24"/>
            <w:szCs w:val="24"/>
            <w:lang w:val="en-US" w:eastAsia="de-DE"/>
          </w:rPr>
          <w:t>To test these hypothese</w:t>
        </w:r>
      </w:ins>
      <w:ins w:id="589" w:author="Deiglmayr, Anne" w:date="2024-04-08T17:35:00Z">
        <w:r w:rsidR="002D2EF1">
          <w:rPr>
            <w:rFonts w:ascii="Times New Roman" w:eastAsia="Times New Roman" w:hAnsi="Times New Roman" w:cs="Times New Roman"/>
            <w:color w:val="000000"/>
            <w:sz w:val="24"/>
            <w:szCs w:val="24"/>
            <w:lang w:val="en-US" w:eastAsia="de-DE"/>
          </w:rPr>
          <w:t>s</w:t>
        </w:r>
      </w:ins>
      <w:r>
        <w:rPr>
          <w:rFonts w:ascii="Times New Roman" w:eastAsia="Times New Roman" w:hAnsi="Times New Roman" w:cs="Times New Roman"/>
          <w:color w:val="000000"/>
          <w:sz w:val="24"/>
          <w:szCs w:val="24"/>
          <w:lang w:val="en-US" w:eastAsia="de-DE"/>
        </w:rPr>
        <w:t xml:space="preserve">, we separately augmented the models by either </w:t>
      </w:r>
      <w:del w:id="590" w:author="Deiglmayr, Anne" w:date="2024-04-08T17:35:00Z">
        <w:r w:rsidRPr="00CF700B" w:rsidDel="002D2EF1">
          <w:rPr>
            <w:rFonts w:ascii="Times New Roman" w:eastAsia="Times New Roman" w:hAnsi="Times New Roman" w:cs="Times New Roman"/>
            <w:color w:val="000000"/>
            <w:sz w:val="24"/>
            <w:szCs w:val="24"/>
            <w:lang w:val="en-US" w:eastAsia="de-DE"/>
          </w:rPr>
          <w:delText xml:space="preserve">the </w:delText>
        </w:r>
      </w:del>
      <w:ins w:id="591" w:author="Deiglmayr, Anne" w:date="2024-04-08T17:35:00Z">
        <w:r w:rsidR="002D2EF1">
          <w:rPr>
            <w:rFonts w:ascii="Times New Roman" w:eastAsia="Times New Roman" w:hAnsi="Times New Roman" w:cs="Times New Roman"/>
            <w:color w:val="000000"/>
            <w:sz w:val="24"/>
            <w:szCs w:val="24"/>
            <w:lang w:val="en-US" w:eastAsia="de-DE"/>
          </w:rPr>
          <w:t>teachers´</w:t>
        </w:r>
        <w:r w:rsidR="002D2EF1" w:rsidRPr="00CF700B">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w:t>
      </w:r>
      <w:del w:id="592" w:author="Deiglmayr, Anne" w:date="2024-04-08T17:35:00Z">
        <w:r w:rsidRPr="00CF700B" w:rsidDel="002D2EF1">
          <w:rPr>
            <w:rFonts w:ascii="Times New Roman" w:eastAsia="Times New Roman" w:hAnsi="Times New Roman" w:cs="Times New Roman"/>
            <w:color w:val="000000"/>
            <w:sz w:val="24"/>
            <w:szCs w:val="24"/>
            <w:lang w:val="en-US" w:eastAsia="de-DE"/>
          </w:rPr>
          <w:delText>of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del w:id="593" w:author="Deiglmayr, Anne" w:date="2024-04-08T17:35:00Z">
        <w:r w:rsidDel="002D2EF1">
          <w:rPr>
            <w:rFonts w:ascii="Times New Roman" w:eastAsia="Times New Roman" w:hAnsi="Times New Roman" w:cs="Times New Roman"/>
            <w:color w:val="000000"/>
            <w:sz w:val="24"/>
            <w:szCs w:val="24"/>
            <w:lang w:val="en-US" w:eastAsia="de-DE"/>
          </w:rPr>
          <w:delText xml:space="preserve">by the </w:delText>
        </w:r>
      </w:del>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 xml:space="preserve">appraisal </w:t>
      </w:r>
      <w:del w:id="594" w:author="Deiglmayr, Anne" w:date="2024-04-08T17:35:00Z">
        <w:r w:rsidDel="002D2EF1">
          <w:rPr>
            <w:rFonts w:ascii="Times New Roman" w:eastAsia="Times New Roman" w:hAnsi="Times New Roman" w:cs="Times New Roman"/>
            <w:color w:val="000000"/>
            <w:sz w:val="24"/>
            <w:szCs w:val="24"/>
            <w:lang w:val="en-US" w:eastAsia="de-DE"/>
          </w:rPr>
          <w:delText>of</w:delText>
        </w:r>
        <w:r w:rsidRPr="00CF700B" w:rsidDel="002D2EF1">
          <w:rPr>
            <w:rFonts w:ascii="Times New Roman" w:eastAsia="Times New Roman" w:hAnsi="Times New Roman" w:cs="Times New Roman"/>
            <w:color w:val="000000"/>
            <w:sz w:val="24"/>
            <w:szCs w:val="24"/>
            <w:lang w:val="en-US" w:eastAsia="de-DE"/>
          </w:rPr>
          <w:delText xml:space="preserve"> dealing with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del w:id="595" w:author="Deiglmayr, Anne" w:date="2024-04-08T17:34:00Z">
        <w:r w:rsidDel="002D2EF1">
          <w:rPr>
            <w:rFonts w:ascii="Times New Roman" w:eastAsia="Times New Roman" w:hAnsi="Times New Roman" w:cs="Times New Roman"/>
            <w:color w:val="000000"/>
            <w:sz w:val="24"/>
            <w:szCs w:val="24"/>
            <w:lang w:val="en-US" w:eastAsia="de-DE"/>
          </w:rPr>
          <w:delText xml:space="preserve">the </w:delText>
        </w:r>
      </w:del>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commentRangeStart w:id="596"/>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4"/>
      </w:r>
      <w:commentRangeEnd w:id="596"/>
      <w:r w:rsidR="00424AD4">
        <w:rPr>
          <w:rStyle w:val="Kommentarzeichen"/>
        </w:rPr>
        <w:commentReference w:id="596"/>
      </w:r>
    </w:p>
    <w:p w14:paraId="4D664C43" w14:textId="3D59C3E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del w:id="598" w:author="Deiglmayr, Anne" w:date="2024-04-08T17:35:00Z">
        <w:r w:rsidRPr="00CF700B" w:rsidDel="002D2EF1">
          <w:rPr>
            <w:rFonts w:ascii="Times New Roman" w:eastAsia="Times New Roman" w:hAnsi="Times New Roman" w:cs="Times New Roman"/>
            <w:color w:val="000000"/>
            <w:sz w:val="24"/>
            <w:szCs w:val="24"/>
            <w:lang w:val="en-US" w:eastAsia="de-DE"/>
          </w:rPr>
          <w:delText>consider</w:delText>
        </w:r>
        <w:r w:rsidDel="002D2EF1">
          <w:rPr>
            <w:rFonts w:ascii="Times New Roman" w:eastAsia="Times New Roman" w:hAnsi="Times New Roman" w:cs="Times New Roman"/>
            <w:color w:val="000000"/>
            <w:sz w:val="24"/>
            <w:szCs w:val="24"/>
            <w:lang w:val="en-US" w:eastAsia="de-DE"/>
          </w:rPr>
          <w:delText>ed</w:delText>
        </w:r>
        <w:r w:rsidRPr="00CF700B" w:rsidDel="002D2EF1">
          <w:rPr>
            <w:rFonts w:ascii="Times New Roman" w:eastAsia="Times New Roman" w:hAnsi="Times New Roman" w:cs="Times New Roman"/>
            <w:color w:val="000000"/>
            <w:sz w:val="24"/>
            <w:szCs w:val="24"/>
            <w:lang w:val="en-US" w:eastAsia="de-DE"/>
          </w:rPr>
          <w:delText xml:space="preserve"> </w:delText>
        </w:r>
      </w:del>
      <w:ins w:id="599" w:author="Deiglmayr, Anne" w:date="2024-04-08T17:35:00Z">
        <w:r w:rsidR="002D2EF1">
          <w:rPr>
            <w:rFonts w:ascii="Times New Roman" w:eastAsia="Times New Roman" w:hAnsi="Times New Roman" w:cs="Times New Roman"/>
            <w:color w:val="000000"/>
            <w:sz w:val="24"/>
            <w:szCs w:val="24"/>
            <w:lang w:val="en-US" w:eastAsia="de-DE"/>
          </w:rPr>
          <w:t>hypothesized that each of</w:t>
        </w:r>
        <w:r w:rsidR="002D2EF1" w:rsidRPr="00CF700B">
          <w:rPr>
            <w:rFonts w:ascii="Times New Roman" w:eastAsia="Times New Roman" w:hAnsi="Times New Roman" w:cs="Times New Roman"/>
            <w:color w:val="000000"/>
            <w:sz w:val="24"/>
            <w:szCs w:val="24"/>
            <w:lang w:val="en-US" w:eastAsia="de-DE"/>
          </w:rPr>
          <w:t xml:space="preserve"> </w:t>
        </w:r>
      </w:ins>
      <w:del w:id="600" w:author="Deiglmayr, Anne" w:date="2024-04-08T17:35:00Z">
        <w:r w:rsidDel="002D2EF1">
          <w:rPr>
            <w:rFonts w:ascii="Times New Roman" w:eastAsia="Times New Roman" w:hAnsi="Times New Roman" w:cs="Times New Roman"/>
            <w:color w:val="000000"/>
            <w:sz w:val="24"/>
            <w:szCs w:val="24"/>
            <w:lang w:val="en-US" w:eastAsia="de-DE"/>
          </w:rPr>
          <w:delText>all</w:delText>
        </w:r>
        <w:r w:rsidRPr="00CF700B" w:rsidDel="002D2EF1">
          <w:rPr>
            <w:rFonts w:ascii="Times New Roman" w:eastAsia="Times New Roman" w:hAnsi="Times New Roman" w:cs="Times New Roman"/>
            <w:color w:val="000000"/>
            <w:sz w:val="24"/>
            <w:szCs w:val="24"/>
            <w:lang w:val="en-US" w:eastAsia="de-DE"/>
          </w:rPr>
          <w:delText xml:space="preserve"> </w:delText>
        </w:r>
      </w:del>
      <w:ins w:id="601" w:author="Deiglmayr, Anne" w:date="2024-04-08T17:35:00Z">
        <w:r w:rsidR="002D2EF1">
          <w:rPr>
            <w:rFonts w:ascii="Times New Roman" w:eastAsia="Times New Roman" w:hAnsi="Times New Roman" w:cs="Times New Roman"/>
            <w:color w:val="000000"/>
            <w:sz w:val="24"/>
            <w:szCs w:val="24"/>
            <w:lang w:val="en-US" w:eastAsia="de-DE"/>
          </w:rPr>
          <w:t>the</w:t>
        </w:r>
        <w:r w:rsidR="002D2EF1"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w:t>
      </w:r>
      <w:ins w:id="602" w:author="Deiglmayr, Anne" w:date="2024-04-08T17:35:00Z">
        <w:r w:rsidR="002D2EF1">
          <w:rPr>
            <w:rFonts w:ascii="Times New Roman" w:eastAsia="Times New Roman" w:hAnsi="Times New Roman" w:cs="Times New Roman"/>
            <w:color w:val="000000"/>
            <w:sz w:val="24"/>
            <w:szCs w:val="24"/>
            <w:lang w:val="en-US" w:eastAsia="de-DE"/>
          </w:rPr>
          <w:t xml:space="preserve">uniquely contributes to </w:t>
        </w:r>
      </w:ins>
      <w:ins w:id="603" w:author="Deiglmayr, Anne" w:date="2024-04-08T17:36:00Z">
        <w:r w:rsidR="002D2EF1">
          <w:rPr>
            <w:rFonts w:ascii="Times New Roman" w:eastAsia="Times New Roman" w:hAnsi="Times New Roman" w:cs="Times New Roman"/>
            <w:color w:val="000000"/>
            <w:sz w:val="24"/>
            <w:szCs w:val="24"/>
            <w:lang w:val="en-US" w:eastAsia="de-DE"/>
          </w:rPr>
          <w:t xml:space="preserve">explaining variance in teachers´ HR levels and changes </w:t>
        </w:r>
      </w:ins>
      <w:del w:id="604" w:author="Deiglmayr, Anne" w:date="2024-04-08T17:36:00Z">
        <w:r w:rsidRPr="00CF700B" w:rsidDel="002D2EF1">
          <w:rPr>
            <w:rFonts w:ascii="Times New Roman" w:eastAsia="Times New Roman" w:hAnsi="Times New Roman" w:cs="Times New Roman"/>
            <w:color w:val="000000"/>
            <w:sz w:val="24"/>
            <w:szCs w:val="24"/>
            <w:lang w:val="en-US" w:eastAsia="de-DE"/>
          </w:rPr>
          <w:delText>in concert</w:delText>
        </w:r>
        <w:r w:rsidDel="002D2EF1">
          <w:rPr>
            <w:rFonts w:ascii="Times New Roman" w:eastAsia="Times New Roman" w:hAnsi="Times New Roman" w:cs="Times New Roman"/>
            <w:color w:val="000000"/>
            <w:sz w:val="24"/>
            <w:szCs w:val="24"/>
            <w:lang w:val="en-US" w:eastAsia="de-DE"/>
          </w:rPr>
          <w:delText xml:space="preserve"> and</w:delText>
        </w:r>
        <w:r w:rsidRPr="00CF700B" w:rsidDel="002D2EF1">
          <w:rPr>
            <w:rFonts w:ascii="Times New Roman" w:eastAsia="Times New Roman" w:hAnsi="Times New Roman" w:cs="Times New Roman"/>
            <w:color w:val="000000"/>
            <w:sz w:val="24"/>
            <w:szCs w:val="24"/>
            <w:lang w:val="en-US" w:eastAsia="de-DE"/>
          </w:rPr>
          <w:delText xml:space="preserve"> expected </w:delText>
        </w:r>
        <w:r w:rsidDel="002D2EF1">
          <w:rPr>
            <w:rFonts w:ascii="Times New Roman" w:eastAsia="Times New Roman" w:hAnsi="Times New Roman" w:cs="Times New Roman"/>
            <w:color w:val="000000"/>
            <w:sz w:val="24"/>
            <w:szCs w:val="24"/>
            <w:lang w:val="en-US" w:eastAsia="de-DE"/>
          </w:rPr>
          <w:delText>them</w:delText>
        </w:r>
        <w:r w:rsidRPr="00CF700B" w:rsidDel="002D2EF1">
          <w:rPr>
            <w:rFonts w:ascii="Times New Roman" w:eastAsia="Times New Roman" w:hAnsi="Times New Roman" w:cs="Times New Roman"/>
            <w:color w:val="000000"/>
            <w:sz w:val="24"/>
            <w:szCs w:val="24"/>
            <w:lang w:val="en-US" w:eastAsia="de-DE"/>
          </w:rPr>
          <w:delText xml:space="preserve"> to remain substantial predictors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w:t>
      </w:r>
      <w:del w:id="605" w:author="Deiglmayr, Anne" w:date="2024-04-08T17:36:00Z">
        <w:r w:rsidDel="002D2EF1">
          <w:rPr>
            <w:rFonts w:ascii="Times New Roman" w:eastAsia="Times New Roman" w:hAnsi="Times New Roman" w:cs="Times New Roman"/>
            <w:color w:val="000000"/>
            <w:sz w:val="24"/>
            <w:szCs w:val="24"/>
            <w:lang w:val="en-US" w:eastAsia="de-DE"/>
          </w:rPr>
          <w:delText>Therefore</w:delText>
        </w:r>
      </w:del>
      <w:ins w:id="606" w:author="Deiglmayr, Anne" w:date="2024-04-08T17:36:00Z">
        <w:r w:rsidR="002D2EF1">
          <w:rPr>
            <w:rFonts w:ascii="Times New Roman" w:eastAsia="Times New Roman" w:hAnsi="Times New Roman" w:cs="Times New Roman"/>
            <w:color w:val="000000"/>
            <w:sz w:val="24"/>
            <w:szCs w:val="24"/>
            <w:lang w:val="en-US" w:eastAsia="de-DE"/>
          </w:rPr>
          <w:t>To test this hypothesis</w:t>
        </w:r>
      </w:ins>
      <w:r w:rsidRPr="00CF700B">
        <w:rPr>
          <w:rFonts w:ascii="Times New Roman" w:eastAsia="Times New Roman" w:hAnsi="Times New Roman" w:cs="Times New Roman"/>
          <w:color w:val="000000"/>
          <w:sz w:val="24"/>
          <w:szCs w:val="24"/>
          <w:lang w:val="en-US" w:eastAsia="de-DE"/>
        </w:rPr>
        <w:t xml:space="preserve">, we </w:t>
      </w:r>
      <w:ins w:id="607" w:author="Deiglmayr, Anne" w:date="2024-04-08T17:36:00Z">
        <w:r w:rsidR="002D2EF1">
          <w:rPr>
            <w:rFonts w:ascii="Times New Roman" w:eastAsia="Times New Roman" w:hAnsi="Times New Roman" w:cs="Times New Roman"/>
            <w:color w:val="000000"/>
            <w:sz w:val="24"/>
            <w:szCs w:val="24"/>
            <w:lang w:val="en-US" w:eastAsia="de-DE"/>
          </w:rPr>
          <w:t xml:space="preserve">also </w:t>
        </w:r>
      </w:ins>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w:t>
      </w:r>
      <w:del w:id="608" w:author="Deiglmayr, Anne" w:date="2024-04-08T17:37:00Z">
        <w:r w:rsidDel="002D2EF1">
          <w:rPr>
            <w:rFonts w:ascii="Times New Roman" w:eastAsia="Times New Roman" w:hAnsi="Times New Roman" w:cs="Times New Roman"/>
            <w:color w:val="000000"/>
            <w:sz w:val="24"/>
            <w:szCs w:val="24"/>
            <w:lang w:val="en-US" w:eastAsia="de-DE"/>
          </w:rPr>
          <w:delText xml:space="preserve">the </w:delText>
        </w:r>
      </w:del>
      <w:ins w:id="609" w:author="Deiglmayr, Anne" w:date="2024-04-08T17:37:00Z">
        <w:r w:rsidR="002D2EF1">
          <w:rPr>
            <w:rFonts w:ascii="Times New Roman" w:eastAsia="Times New Roman" w:hAnsi="Times New Roman" w:cs="Times New Roman"/>
            <w:color w:val="000000"/>
            <w:sz w:val="24"/>
            <w:szCs w:val="24"/>
            <w:lang w:val="en-US" w:eastAsia="de-DE"/>
          </w:rPr>
          <w:t xml:space="preserve">all </w:t>
        </w:r>
      </w:ins>
      <w:r w:rsidRPr="00CF700B">
        <w:rPr>
          <w:rFonts w:ascii="Times New Roman" w:eastAsia="Times New Roman" w:hAnsi="Times New Roman" w:cs="Times New Roman"/>
          <w:color w:val="000000"/>
          <w:sz w:val="24"/>
          <w:szCs w:val="24"/>
          <w:lang w:val="en-US" w:eastAsia="de-DE"/>
        </w:rPr>
        <w:t xml:space="preserve">three predictors in </w:t>
      </w:r>
      <w:del w:id="610" w:author="Deiglmayr, Anne" w:date="2024-04-08T17:37:00Z">
        <w:r w:rsidRPr="00CF700B" w:rsidDel="002D2EF1">
          <w:rPr>
            <w:rFonts w:ascii="Times New Roman" w:eastAsia="Times New Roman" w:hAnsi="Times New Roman" w:cs="Times New Roman"/>
            <w:color w:val="000000"/>
            <w:sz w:val="24"/>
            <w:szCs w:val="24"/>
            <w:lang w:val="en-US" w:eastAsia="de-DE"/>
          </w:rPr>
          <w:delText>concert</w:delText>
        </w:r>
        <w:r w:rsidDel="002D2EF1">
          <w:rPr>
            <w:rFonts w:ascii="Times New Roman" w:eastAsia="Times New Roman" w:hAnsi="Times New Roman" w:cs="Times New Roman"/>
            <w:color w:val="000000"/>
            <w:sz w:val="24"/>
            <w:szCs w:val="24"/>
            <w:lang w:val="en-US" w:eastAsia="de-DE"/>
          </w:rPr>
          <w:delText xml:space="preserve"> </w:delText>
        </w:r>
      </w:del>
      <w:ins w:id="611" w:author="Deiglmayr, Anne" w:date="2024-04-08T17:37:00Z">
        <w:r w:rsidR="002D2EF1">
          <w:rPr>
            <w:rFonts w:ascii="Times New Roman" w:eastAsia="Times New Roman" w:hAnsi="Times New Roman" w:cs="Times New Roman"/>
            <w:color w:val="000000"/>
            <w:sz w:val="24"/>
            <w:szCs w:val="24"/>
            <w:lang w:val="en-US" w:eastAsia="de-DE"/>
          </w:rPr>
          <w:t xml:space="preserve">one linear regression model </w:t>
        </w:r>
      </w:ins>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369FD10F"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w:t>
      </w:r>
      <w:r w:rsidR="00A73846">
        <w:rPr>
          <w:rFonts w:ascii="Times New Roman" w:eastAsia="Times New Roman" w:hAnsi="Times New Roman" w:cs="Times New Roman"/>
          <w:color w:val="000000"/>
          <w:sz w:val="24"/>
          <w:szCs w:val="24"/>
          <w:lang w:val="en-US" w:eastAsia="de-DE"/>
        </w:rPr>
        <w:t>3</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ins w:id="612" w:author="Deiglmayr, Anne" w:date="2024-04-08T17:40:00Z">
        <w:r w:rsidR="00E61EB5">
          <w:rPr>
            <w:rFonts w:ascii="Times New Roman" w:eastAsia="Times New Roman" w:hAnsi="Times New Roman" w:cs="Times New Roman"/>
            <w:sz w:val="24"/>
            <w:szCs w:val="24"/>
            <w:lang w:val="en-US" w:eastAsia="de-DE"/>
          </w:rPr>
          <w:t xml:space="preserve">For all further analyses, </w:t>
        </w:r>
      </w:ins>
      <w:ins w:id="613" w:author="Deiglmayr, Anne" w:date="2024-04-08T17:41:00Z">
        <w:r w:rsidR="00E61EB5">
          <w:rPr>
            <w:rFonts w:ascii="Times New Roman" w:eastAsia="Times New Roman" w:hAnsi="Times New Roman" w:cs="Times New Roman"/>
            <w:sz w:val="24"/>
            <w:szCs w:val="24"/>
            <w:lang w:val="en-US" w:eastAsia="de-DE"/>
          </w:rPr>
          <w:t xml:space="preserve">we used participants´ </w:t>
        </w:r>
      </w:ins>
      <w:ins w:id="614" w:author="Deiglmayr, Anne" w:date="2024-04-08T17:40:00Z">
        <w:r w:rsidR="00E61EB5">
          <w:rPr>
            <w:rFonts w:ascii="Times New Roman" w:eastAsia="Times New Roman" w:hAnsi="Times New Roman" w:cs="Times New Roman"/>
            <w:sz w:val="24"/>
            <w:szCs w:val="24"/>
            <w:lang w:val="en-US" w:eastAsia="de-DE"/>
          </w:rPr>
          <w:t>standardized</w:t>
        </w:r>
      </w:ins>
      <w:ins w:id="615" w:author="Deiglmayr, Anne" w:date="2024-04-08T17:41:00Z">
        <w:r w:rsidR="00E61EB5">
          <w:rPr>
            <w:rFonts w:ascii="Times New Roman" w:eastAsia="Times New Roman" w:hAnsi="Times New Roman" w:cs="Times New Roman"/>
            <w:sz w:val="24"/>
            <w:szCs w:val="24"/>
            <w:lang w:val="en-US" w:eastAsia="de-DE"/>
          </w:rPr>
          <w:t xml:space="preserve"> mean</w:t>
        </w:r>
      </w:ins>
      <w:ins w:id="616" w:author="Deiglmayr, Anne" w:date="2024-04-08T17:40:00Z">
        <w:r w:rsidR="00E61EB5">
          <w:rPr>
            <w:rFonts w:ascii="Times New Roman" w:eastAsia="Times New Roman" w:hAnsi="Times New Roman" w:cs="Times New Roman"/>
            <w:sz w:val="24"/>
            <w:szCs w:val="24"/>
            <w:lang w:val="en-US" w:eastAsia="de-DE"/>
          </w:rPr>
          <w:t xml:space="preserve"> HR.</w:t>
        </w:r>
      </w:ins>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692F53"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D30895">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lastRenderedPageBreak/>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6DF3C355"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3</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3D75BEF"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commentRangeStart w:id="617"/>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commentRangeEnd w:id="617"/>
      <w:r w:rsidR="00CD649D">
        <w:rPr>
          <w:rStyle w:val="Kommentarzeichen"/>
        </w:rPr>
        <w:commentReference w:id="617"/>
      </w:r>
      <w:commentRangeStart w:id="618"/>
      <w:del w:id="619" w:author="G K" w:date="2024-04-03T23:49:00Z">
        <w:r w:rsidRPr="00B03516" w:rsidDel="00CD649D">
          <w:rPr>
            <w:rFonts w:ascii="Times New Roman" w:eastAsia="Times New Roman" w:hAnsi="Times New Roman" w:cs="Times New Roman"/>
            <w:color w:val="000000"/>
            <w:sz w:val="20"/>
            <w:szCs w:val="24"/>
            <w:lang w:val="en-US" w:eastAsia="de-DE"/>
          </w:rPr>
          <w:delText>We used the ggplot2 package (v3.3.3; Wickham, 2016) to calculate the moving average of the course.</w:delText>
        </w:r>
        <w:commentRangeEnd w:id="618"/>
        <w:r w:rsidR="00CD649D" w:rsidDel="00CD649D">
          <w:rPr>
            <w:rStyle w:val="Kommentarzeichen"/>
          </w:rPr>
          <w:commentReference w:id="618"/>
        </w:r>
      </w:del>
    </w:p>
    <w:p w14:paraId="7786976C" w14:textId="77777777" w:rsidR="00D44633" w:rsidRPr="007258AE" w:rsidRDefault="00D44633">
      <w:pPr>
        <w:spacing w:before="240" w:after="240" w:line="240" w:lineRule="auto"/>
        <w:ind w:left="708"/>
        <w:rPr>
          <w:rFonts w:ascii="Times New Roman" w:eastAsia="Times New Roman" w:hAnsi="Times New Roman" w:cs="Times New Roman"/>
          <w:sz w:val="20"/>
          <w:szCs w:val="24"/>
          <w:lang w:val="en-US" w:eastAsia="de-DE"/>
        </w:rPr>
        <w:pPrChange w:id="620" w:author="G K" w:date="2024-04-03T23:49:00Z">
          <w:pPr>
            <w:spacing w:before="240" w:after="240" w:line="240" w:lineRule="auto"/>
          </w:pPr>
        </w:pPrChange>
      </w:pPr>
    </w:p>
    <w:p w14:paraId="016BF037" w14:textId="59C1CF8D"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w:t>
      </w:r>
      <w:del w:id="621"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622" w:author="Deiglmayr, Anne" w:date="2024-04-08T17:39:00Z">
        <w:r w:rsidR="00E61EB5">
          <w:rPr>
            <w:rFonts w:ascii="Times New Roman" w:eastAsia="Times New Roman" w:hAnsi="Times New Roman" w:cs="Times New Roman"/>
            <w:color w:val="000000"/>
            <w:sz w:val="24"/>
            <w:szCs w:val="24"/>
            <w:lang w:val="en-US" w:eastAsia="de-DE"/>
          </w:rPr>
          <w:t xml:space="preserve"> (I2)</w:t>
        </w:r>
      </w:ins>
      <w:r w:rsidRPr="00CF700B">
        <w:rPr>
          <w:rFonts w:ascii="Times New Roman" w:eastAsia="Times New Roman" w:hAnsi="Times New Roman" w:cs="Times New Roman"/>
          <w:color w:val="000000"/>
          <w:sz w:val="24"/>
          <w:szCs w:val="24"/>
          <w:lang w:val="en-US" w:eastAsia="de-DE"/>
        </w:rPr>
        <w:t xml:space="preserve"> compared to the</w:t>
      </w:r>
      <w:ins w:id="623" w:author="Deiglmayr, Anne" w:date="2024-04-08T17:39:00Z">
        <w:r w:rsidR="00E61EB5">
          <w:rPr>
            <w:rFonts w:ascii="Times New Roman" w:eastAsia="Times New Roman" w:hAnsi="Times New Roman" w:cs="Times New Roman"/>
            <w:color w:val="000000"/>
            <w:sz w:val="24"/>
            <w:szCs w:val="24"/>
            <w:lang w:val="en-US" w:eastAsia="de-DE"/>
          </w:rPr>
          <w:t xml:space="preserve"> </w:t>
        </w:r>
      </w:ins>
      <w:del w:id="624"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 (1)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625" w:author="Deiglmayr, Anne" w:date="2024-04-08T17:39:00Z">
        <w:r w:rsidR="00E61EB5">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w:t>
      </w:r>
      <w:del w:id="626" w:author="Deiglmayr, Anne" w:date="2024-04-08T17:39:00Z">
        <w:r w:rsidRPr="00CF700B" w:rsidDel="00E61EB5">
          <w:rPr>
            <w:rFonts w:ascii="Times New Roman" w:eastAsia="Times New Roman" w:hAnsi="Times New Roman" w:cs="Times New Roman"/>
            <w:color w:val="000000"/>
            <w:sz w:val="24"/>
            <w:szCs w:val="24"/>
            <w:lang w:val="en-US" w:eastAsia="de-DE"/>
          </w:rPr>
          <w:delText>(2)</w:delText>
        </w:r>
      </w:del>
      <w:r w:rsidRPr="00CF700B">
        <w:rPr>
          <w:rFonts w:ascii="Times New Roman" w:eastAsia="Times New Roman" w:hAnsi="Times New Roman" w:cs="Times New Roman"/>
          <w:color w:val="000000"/>
          <w:sz w:val="24"/>
          <w:szCs w:val="24"/>
          <w:lang w:val="en-US" w:eastAsia="de-DE"/>
        </w:rPr>
        <w:t xml:space="preserve">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ins w:id="627" w:author="Deiglmayr, Anne" w:date="2024-04-08T17:39:00Z">
        <w:r w:rsidR="00E61EB5">
          <w:rPr>
            <w:rFonts w:ascii="Times New Roman" w:eastAsia="Times New Roman" w:hAnsi="Times New Roman" w:cs="Times New Roman"/>
            <w:color w:val="000000"/>
            <w:sz w:val="24"/>
            <w:szCs w:val="24"/>
            <w:lang w:val="en-US" w:eastAsia="de-DE"/>
          </w:rPr>
          <w:t xml:space="preserve">(I2) </w:t>
        </w:r>
      </w:ins>
      <w:r>
        <w:rPr>
          <w:rFonts w:ascii="Times New Roman" w:eastAsia="Times New Roman" w:hAnsi="Times New Roman" w:cs="Times New Roman"/>
          <w:color w:val="000000"/>
          <w:sz w:val="24"/>
          <w:szCs w:val="24"/>
          <w:lang w:val="en-US" w:eastAsia="de-DE"/>
        </w:rPr>
        <w:t xml:space="preserve">was significantly </w:t>
      </w:r>
      <w:r>
        <w:rPr>
          <w:rFonts w:ascii="Times New Roman" w:eastAsia="Times New Roman" w:hAnsi="Times New Roman" w:cs="Times New Roman"/>
          <w:color w:val="000000"/>
          <w:sz w:val="24"/>
          <w:szCs w:val="24"/>
          <w:lang w:val="en-US" w:eastAsia="de-DE"/>
        </w:rPr>
        <w:lastRenderedPageBreak/>
        <w:t xml:space="preserve">higher than in </w:t>
      </w:r>
      <w:r w:rsidRPr="00CF700B">
        <w:rPr>
          <w:rFonts w:ascii="Times New Roman" w:eastAsia="Times New Roman" w:hAnsi="Times New Roman" w:cs="Times New Roman"/>
          <w:color w:val="000000"/>
          <w:sz w:val="24"/>
          <w:szCs w:val="24"/>
          <w:lang w:val="en-US" w:eastAsia="de-DE"/>
        </w:rPr>
        <w:t xml:space="preserve">the </w:t>
      </w:r>
      <w:del w:id="628"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(3) </w:delText>
        </w:r>
      </w:del>
      <w:r w:rsidRPr="00CF700B">
        <w:rPr>
          <w:rFonts w:ascii="Times New Roman" w:eastAsia="Times New Roman" w:hAnsi="Times New Roman" w:cs="Times New Roman"/>
          <w:color w:val="000000"/>
          <w:sz w:val="24"/>
          <w:szCs w:val="24"/>
          <w:lang w:val="en-US" w:eastAsia="de-DE"/>
        </w:rPr>
        <w:t xml:space="preserve">post-teaching </w:t>
      </w:r>
      <w:r>
        <w:rPr>
          <w:rFonts w:ascii="Times New Roman" w:eastAsia="Times New Roman" w:hAnsi="Times New Roman" w:cs="Times New Roman"/>
          <w:color w:val="000000"/>
          <w:sz w:val="24"/>
          <w:szCs w:val="24"/>
          <w:lang w:val="en-US" w:eastAsia="de-DE"/>
        </w:rPr>
        <w:t>interval</w:t>
      </w:r>
      <w:ins w:id="629" w:author="Deiglmayr, Anne" w:date="2024-04-08T17:39:00Z">
        <w:r w:rsidR="00E61EB5">
          <w:rPr>
            <w:rFonts w:ascii="Times New Roman" w:eastAsia="Times New Roman" w:hAnsi="Times New Roman" w:cs="Times New Roman"/>
            <w:color w:val="000000"/>
            <w:sz w:val="24"/>
            <w:szCs w:val="24"/>
            <w:lang w:val="en-US" w:eastAsia="de-DE"/>
          </w:rPr>
          <w:t xml:space="preserve"> (I3)</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del w:id="630"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(4) </w:delText>
        </w:r>
      </w:del>
      <w:r w:rsidRPr="00CF700B">
        <w:rPr>
          <w:rFonts w:ascii="Times New Roman" w:eastAsia="Times New Roman" w:hAnsi="Times New Roman" w:cs="Times New Roman"/>
          <w:color w:val="000000"/>
          <w:sz w:val="24"/>
          <w:szCs w:val="24"/>
          <w:lang w:val="en-US" w:eastAsia="de-DE"/>
        </w:rPr>
        <w:t xml:space="preserve">interview </w:t>
      </w:r>
      <w:r>
        <w:rPr>
          <w:rFonts w:ascii="Times New Roman" w:eastAsia="Times New Roman" w:hAnsi="Times New Roman" w:cs="Times New Roman"/>
          <w:color w:val="000000"/>
          <w:sz w:val="24"/>
          <w:szCs w:val="24"/>
          <w:lang w:val="en-US" w:eastAsia="de-DE"/>
        </w:rPr>
        <w:t>interval</w:t>
      </w:r>
      <w:ins w:id="631" w:author="Deiglmayr, Anne" w:date="2024-04-08T17:39:00Z">
        <w:r w:rsidR="00E61EB5">
          <w:rPr>
            <w:rFonts w:ascii="Times New Roman" w:eastAsia="Times New Roman" w:hAnsi="Times New Roman" w:cs="Times New Roman"/>
            <w:color w:val="000000"/>
            <w:sz w:val="24"/>
            <w:szCs w:val="24"/>
            <w:lang w:val="en-US" w:eastAsia="de-DE"/>
          </w:rPr>
          <w:t xml:space="preserve"> (I4)</w:t>
        </w:r>
      </w:ins>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w:t>
      </w:r>
      <w:del w:id="632"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(5) </w:delText>
        </w:r>
      </w:del>
      <w:r w:rsidRPr="00CF700B">
        <w:rPr>
          <w:rFonts w:ascii="Times New Roman" w:eastAsia="Times New Roman" w:hAnsi="Times New Roman" w:cs="Times New Roman"/>
          <w:color w:val="000000"/>
          <w:sz w:val="24"/>
          <w:szCs w:val="24"/>
          <w:lang w:val="en-US" w:eastAsia="de-DE"/>
        </w:rPr>
        <w:t xml:space="preserve">end </w:t>
      </w:r>
      <w:r>
        <w:rPr>
          <w:rFonts w:ascii="Times New Roman" w:eastAsia="Times New Roman" w:hAnsi="Times New Roman" w:cs="Times New Roman"/>
          <w:color w:val="000000"/>
          <w:sz w:val="24"/>
          <w:szCs w:val="24"/>
          <w:lang w:val="en-US" w:eastAsia="de-DE"/>
        </w:rPr>
        <w:t>interval</w:t>
      </w:r>
      <w:ins w:id="633" w:author="Deiglmayr, Anne" w:date="2024-04-08T17:39:00Z">
        <w:r w:rsidR="00E61EB5">
          <w:rPr>
            <w:rFonts w:ascii="Times New Roman" w:eastAsia="Times New Roman" w:hAnsi="Times New Roman" w:cs="Times New Roman"/>
            <w:color w:val="000000"/>
            <w:sz w:val="24"/>
            <w:szCs w:val="24"/>
            <w:lang w:val="en-US" w:eastAsia="de-DE"/>
          </w:rPr>
          <w:t xml:space="preserve"> (I5)</w:t>
        </w:r>
      </w:ins>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del w:id="634" w:author="Deiglmayr, Anne" w:date="2024-04-08T17:40: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 xml:space="preserve">interval (see Fig. </w:t>
      </w:r>
      <w:r w:rsidR="00A73846">
        <w:rPr>
          <w:rFonts w:ascii="Times New Roman" w:eastAsia="Times New Roman" w:hAnsi="Times New Roman" w:cs="Times New Roman"/>
          <w:color w:val="000000"/>
          <w:sz w:val="24"/>
          <w:szCs w:val="24"/>
          <w:lang w:val="en-US" w:eastAsia="de-DE"/>
        </w:rPr>
        <w:t>4</w:t>
      </w:r>
      <w:r>
        <w:rPr>
          <w:rFonts w:ascii="Times New Roman" w:eastAsia="Times New Roman" w:hAnsi="Times New Roman" w:cs="Times New Roman"/>
          <w:color w:val="000000"/>
          <w:sz w:val="24"/>
          <w:szCs w:val="24"/>
          <w:lang w:val="en-US" w:eastAsia="de-DE"/>
        </w:rPr>
        <w:t>).</w:t>
      </w:r>
    </w:p>
    <w:p w14:paraId="24EB29B3" w14:textId="551F7D72"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4</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w:t>
      </w:r>
      <w:commentRangeStart w:id="635"/>
      <w:r>
        <w:rPr>
          <w:rFonts w:ascii="Times New Roman" w:eastAsia="Times New Roman" w:hAnsi="Times New Roman" w:cs="Times New Roman"/>
          <w:color w:val="000000"/>
          <w:sz w:val="20"/>
          <w:szCs w:val="24"/>
          <w:lang w:val="en-US" w:eastAsia="de-DE"/>
        </w:rPr>
        <w:t xml:space="preserve">95% confidence interval </w:t>
      </w:r>
      <w:commentRangeEnd w:id="635"/>
      <w:r w:rsidR="00862C92">
        <w:rPr>
          <w:rStyle w:val="Kommentarzeichen"/>
        </w:rPr>
        <w:commentReference w:id="635"/>
      </w:r>
      <w:r>
        <w:rPr>
          <w:rFonts w:ascii="Times New Roman" w:eastAsia="Times New Roman" w:hAnsi="Times New Roman" w:cs="Times New Roman"/>
          <w:color w:val="000000"/>
          <w:sz w:val="20"/>
          <w:szCs w:val="24"/>
          <w:lang w:val="en-US" w:eastAsia="de-DE"/>
        </w:rPr>
        <w:t xml:space="preserve">around the mean. </w:t>
      </w:r>
    </w:p>
    <w:p w14:paraId="25BE4FFE" w14:textId="2073113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w:t>
      </w:r>
      <w:commentRangeStart w:id="636"/>
      <w:commentRangeStart w:id="637"/>
      <w:del w:id="638" w:author="Deiglmayr, Anne" w:date="2024-04-08T17:42:00Z">
        <w:r w:rsidDel="001414C9">
          <w:rPr>
            <w:rFonts w:ascii="Times New Roman" w:eastAsia="Times New Roman" w:hAnsi="Times New Roman" w:cs="Times New Roman"/>
            <w:color w:val="000000"/>
            <w:sz w:val="24"/>
            <w:szCs w:val="24"/>
            <w:lang w:val="en-US" w:eastAsia="de-DE"/>
          </w:rPr>
          <w:delText xml:space="preserve">phases </w:delText>
        </w:r>
      </w:del>
      <w:commentRangeEnd w:id="636"/>
      <w:commentRangeEnd w:id="637"/>
      <w:ins w:id="639" w:author="Deiglmayr, Anne" w:date="2024-04-08T17:42:00Z">
        <w:r w:rsidR="001414C9">
          <w:rPr>
            <w:rFonts w:ascii="Times New Roman" w:eastAsia="Times New Roman" w:hAnsi="Times New Roman" w:cs="Times New Roman"/>
            <w:color w:val="000000"/>
            <w:sz w:val="24"/>
            <w:szCs w:val="24"/>
            <w:lang w:val="en-US" w:eastAsia="de-DE"/>
          </w:rPr>
          <w:t xml:space="preserve">intervals </w:t>
        </w:r>
      </w:ins>
      <w:r w:rsidR="00F23D56">
        <w:rPr>
          <w:rStyle w:val="Kommentarzeichen"/>
        </w:rPr>
        <w:commentReference w:id="636"/>
      </w:r>
      <w:r w:rsidR="001414C9">
        <w:rPr>
          <w:rStyle w:val="Kommentarzeichen"/>
        </w:rPr>
        <w:commentReference w:id="637"/>
      </w: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 xml:space="preserve">1b). The mean intercepts and mean slopes, complemented by their standard deviations for each interval, are shown in Table 2; the graphical representation of the slopes is displayed in Figure </w:t>
      </w:r>
      <w:r w:rsidR="00E21367">
        <w:rPr>
          <w:rFonts w:ascii="Times New Roman" w:eastAsia="Times New Roman" w:hAnsi="Times New Roman" w:cs="Times New Roman"/>
          <w:color w:val="000000"/>
          <w:sz w:val="24"/>
          <w:szCs w:val="24"/>
          <w:lang w:val="en-US" w:eastAsia="de-DE"/>
        </w:rPr>
        <w:t>5</w:t>
      </w:r>
      <w:r>
        <w:rPr>
          <w:rFonts w:ascii="Times New Roman" w:eastAsia="Times New Roman" w:hAnsi="Times New Roman" w:cs="Times New Roman"/>
          <w:color w:val="000000"/>
          <w:sz w:val="24"/>
          <w:szCs w:val="24"/>
          <w:lang w:val="en-US" w:eastAsia="de-DE"/>
        </w:rPr>
        <w:t>.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commentRangeStart w:id="640"/>
      <w:r w:rsidRPr="00CF700B">
        <w:rPr>
          <w:rFonts w:ascii="Times New Roman" w:eastAsia="Times New Roman" w:hAnsi="Times New Roman" w:cs="Times New Roman"/>
          <w:color w:val="000000"/>
          <w:sz w:val="24"/>
          <w:szCs w:val="24"/>
          <w:lang w:val="en-US" w:eastAsia="de-DE"/>
        </w:rPr>
        <w:t xml:space="preserve">(1) </w:t>
      </w:r>
      <w:commentRangeEnd w:id="640"/>
      <w:r w:rsidR="001414C9">
        <w:rPr>
          <w:rStyle w:val="Kommentarzeichen"/>
        </w:rPr>
        <w:commentReference w:id="640"/>
      </w:r>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w:t>
      </w:r>
      <w:ins w:id="641" w:author="Deiglmayr, Anne" w:date="2024-04-08T17:43:00Z">
        <w:r w:rsidR="001414C9">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lastRenderedPageBreak/>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D3089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D30895">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D3089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D30895">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D308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D3089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692F53" w14:paraId="18F52EA1" w14:textId="77777777" w:rsidTr="00D3089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1C2B43AF"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E21367">
        <w:rPr>
          <w:rFonts w:ascii="Times New Roman" w:eastAsia="Times New Roman" w:hAnsi="Times New Roman" w:cs="Times New Roman"/>
          <w:b/>
          <w:color w:val="000000"/>
          <w:sz w:val="24"/>
          <w:szCs w:val="24"/>
          <w:lang w:val="en-US" w:eastAsia="de-DE"/>
        </w:rPr>
        <w:t>5</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commentRangeStart w:id="642"/>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proofErr w:type="gramStart"/>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commentRangeEnd w:id="642"/>
      <w:r w:rsidR="00125D43">
        <w:rPr>
          <w:rStyle w:val="Kommentarzeichen"/>
        </w:rPr>
        <w:commentReference w:id="642"/>
      </w:r>
    </w:p>
    <w:p w14:paraId="6FDC1DD4" w14:textId="416054FF"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w:t>
      </w:r>
      <w:del w:id="643" w:author="Mandy Klatt" w:date="2024-04-09T15:22:00Z">
        <w:r w:rsidDel="001A356C">
          <w:rPr>
            <w:rFonts w:ascii="Times New Roman" w:eastAsia="Times New Roman" w:hAnsi="Times New Roman" w:cs="Times New Roman"/>
            <w:color w:val="000000"/>
            <w:sz w:val="24"/>
            <w:szCs w:val="24"/>
            <w:lang w:val="en-US" w:eastAsia="de-DE"/>
          </w:rPr>
          <w:delText xml:space="preserve"> and </w:delText>
        </w:r>
        <w:commentRangeStart w:id="644"/>
        <w:r w:rsidDel="001A356C">
          <w:rPr>
            <w:rFonts w:ascii="Times New Roman" w:eastAsia="Times New Roman" w:hAnsi="Times New Roman" w:cs="Times New Roman"/>
            <w:color w:val="000000"/>
            <w:sz w:val="24"/>
            <w:szCs w:val="24"/>
            <w:lang w:val="en-US" w:eastAsia="de-DE"/>
          </w:rPr>
          <w:delText xml:space="preserve">in </w:delText>
        </w:r>
        <w:r w:rsidR="007840DB" w:rsidDel="001A356C">
          <w:rPr>
            <w:rFonts w:ascii="Times New Roman" w:eastAsia="Times New Roman" w:hAnsi="Times New Roman" w:cs="Times New Roman"/>
            <w:color w:val="000000"/>
            <w:sz w:val="24"/>
            <w:szCs w:val="24"/>
            <w:lang w:val="en-US" w:eastAsia="de-DE"/>
          </w:rPr>
          <w:delText xml:space="preserve">the </w:delText>
        </w:r>
        <w:r w:rsidDel="001A356C">
          <w:rPr>
            <w:rFonts w:ascii="Times New Roman" w:eastAsia="Times New Roman" w:hAnsi="Times New Roman" w:cs="Times New Roman"/>
            <w:color w:val="000000"/>
            <w:sz w:val="24"/>
            <w:szCs w:val="24"/>
            <w:lang w:val="en-US" w:eastAsia="de-DE"/>
          </w:rPr>
          <w:delText xml:space="preserve">expected </w:delText>
        </w:r>
        <w:r w:rsidR="007840DB" w:rsidDel="001A356C">
          <w:rPr>
            <w:rFonts w:ascii="Times New Roman" w:eastAsia="Times New Roman" w:hAnsi="Times New Roman" w:cs="Times New Roman"/>
            <w:color w:val="000000"/>
            <w:sz w:val="24"/>
            <w:szCs w:val="24"/>
            <w:lang w:val="en-US" w:eastAsia="de-DE"/>
          </w:rPr>
          <w:delText>direction</w:delText>
        </w:r>
      </w:del>
      <w:ins w:id="645" w:author="G K" w:date="2024-04-03T22:36:00Z">
        <w:del w:id="646" w:author="Mandy Klatt" w:date="2024-04-09T15:22:00Z">
          <w:r w:rsidR="00D30895" w:rsidDel="001A356C">
            <w:rPr>
              <w:rFonts w:ascii="Times New Roman" w:eastAsia="Times New Roman" w:hAnsi="Times New Roman" w:cs="Times New Roman"/>
              <w:color w:val="000000"/>
              <w:sz w:val="24"/>
              <w:szCs w:val="24"/>
              <w:lang w:val="en-US" w:eastAsia="de-DE"/>
            </w:rPr>
            <w:delText>in line with predictions</w:delText>
          </w:r>
        </w:del>
      </w:ins>
      <w:del w:id="647" w:author="Mandy Klatt" w:date="2024-04-09T15:22:00Z">
        <w:r w:rsidDel="001A356C">
          <w:rPr>
            <w:rFonts w:ascii="Times New Roman" w:eastAsia="Times New Roman" w:hAnsi="Times New Roman" w:cs="Times New Roman"/>
            <w:color w:val="000000"/>
            <w:sz w:val="24"/>
            <w:szCs w:val="24"/>
            <w:lang w:val="en-US" w:eastAsia="de-DE"/>
          </w:rPr>
          <w:delText xml:space="preserve">. </w:delText>
        </w:r>
        <w:commentRangeEnd w:id="644"/>
        <w:r w:rsidR="00616D97" w:rsidDel="001A356C">
          <w:rPr>
            <w:rStyle w:val="Kommentarzeichen"/>
          </w:rPr>
          <w:commentReference w:id="644"/>
        </w:r>
      </w:del>
      <w:ins w:id="648" w:author="Mandy Klatt" w:date="2024-04-09T15:22:00Z">
        <w:r w:rsidR="001A356C">
          <w:rPr>
            <w:rFonts w:ascii="Times New Roman" w:eastAsia="Times New Roman" w:hAnsi="Times New Roman" w:cs="Times New Roman"/>
            <w:color w:val="000000"/>
            <w:sz w:val="24"/>
            <w:szCs w:val="24"/>
            <w:lang w:val="en-US" w:eastAsia="de-DE"/>
          </w:rPr>
          <w:t>: more experienced teachers had lower disruption appraisals and hig</w:t>
        </w:r>
      </w:ins>
      <w:ins w:id="649" w:author="Mandy Klatt" w:date="2024-04-09T15:23:00Z">
        <w:r w:rsidR="001A356C">
          <w:rPr>
            <w:rFonts w:ascii="Times New Roman" w:eastAsia="Times New Roman" w:hAnsi="Times New Roman" w:cs="Times New Roman"/>
            <w:color w:val="000000"/>
            <w:sz w:val="24"/>
            <w:szCs w:val="24"/>
            <w:lang w:val="en-US" w:eastAsia="de-DE"/>
          </w:rPr>
          <w:t xml:space="preserve">her </w:t>
        </w:r>
        <w:proofErr w:type="spellStart"/>
        <w:r w:rsidR="001A356C">
          <w:rPr>
            <w:rFonts w:ascii="Times New Roman" w:eastAsia="Times New Roman" w:hAnsi="Times New Roman" w:cs="Times New Roman"/>
            <w:color w:val="000000"/>
            <w:sz w:val="24"/>
            <w:szCs w:val="24"/>
            <w:lang w:val="en-US" w:eastAsia="de-DE"/>
          </w:rPr>
          <w:t>confi</w:t>
        </w:r>
        <w:proofErr w:type="spellEnd"/>
        <w:r w:rsidR="001A356C">
          <w:rPr>
            <w:rFonts w:ascii="Times New Roman" w:eastAsia="Times New Roman" w:hAnsi="Times New Roman" w:cs="Times New Roman"/>
            <w:color w:val="000000"/>
            <w:sz w:val="24"/>
            <w:szCs w:val="24"/>
            <w:lang w:val="en-US" w:eastAsia="de-DE"/>
          </w:rPr>
          <w:t>. App.</w:t>
        </w:r>
      </w:ins>
    </w:p>
    <w:p w14:paraId="03727C6E" w14:textId="3090A9C8" w:rsidR="00E71209" w:rsidRDefault="00D44633" w:rsidP="00D44633">
      <w:pPr>
        <w:spacing w:before="120" w:after="0" w:line="360" w:lineRule="auto"/>
        <w:rPr>
          <w:ins w:id="650" w:author="Deiglmayr, Anne" w:date="2024-04-08T17:4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ins w:id="651" w:author="Deiglmayr, Anne" w:date="2024-04-08T17:54:00Z">
        <w:r w:rsidR="00E71209">
          <w:rPr>
            <w:rFonts w:ascii="Times New Roman" w:eastAsia="Times New Roman" w:hAnsi="Times New Roman" w:cs="Times New Roman"/>
            <w:color w:val="000000"/>
            <w:sz w:val="24"/>
            <w:szCs w:val="24"/>
            <w:lang w:val="en-US" w:eastAsia="de-DE"/>
          </w:rPr>
          <w:t xml:space="preserve">standardized </w:t>
        </w:r>
      </w:ins>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00032372">
        <w:rPr>
          <w:rFonts w:ascii="Times New Roman" w:eastAsia="Times New Roman" w:hAnsi="Times New Roman" w:cs="Times New Roman"/>
          <w:color w:val="000000"/>
          <w:sz w:val="24"/>
          <w:szCs w:val="24"/>
          <w:lang w:val="en-US" w:eastAsia="de-DE"/>
        </w:rPr>
        <w:t xml:space="preserve">(4) </w:t>
      </w:r>
      <w:r w:rsidRPr="00172A49">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commentRangeStart w:id="652"/>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commentRangeEnd w:id="652"/>
      <w:r w:rsidR="00E71209">
        <w:rPr>
          <w:rStyle w:val="Kommentarzeichen"/>
        </w:rPr>
        <w:commentReference w:id="652"/>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indicating</w:t>
      </w:r>
      <w:ins w:id="653" w:author="Deiglmayr, Anne" w:date="2024-04-08T17:53:00Z">
        <w:r w:rsidR="00E71209">
          <w:rPr>
            <w:rFonts w:ascii="Times New Roman" w:eastAsia="Times New Roman" w:hAnsi="Times New Roman" w:cs="Times New Roman"/>
            <w:color w:val="000000"/>
            <w:sz w:val="24"/>
            <w:szCs w:val="24"/>
            <w:lang w:val="en-US" w:eastAsia="de-DE"/>
          </w:rPr>
          <w:t xml:space="preserve"> slightly</w:t>
        </w:r>
      </w:ins>
      <w:r w:rsidRPr="00E84128">
        <w:rPr>
          <w:rFonts w:ascii="Times New Roman" w:eastAsia="Times New Roman" w:hAnsi="Times New Roman" w:cs="Times New Roman"/>
          <w:color w:val="000000"/>
          <w:sz w:val="24"/>
          <w:szCs w:val="24"/>
          <w:lang w:val="en-US" w:eastAsia="de-DE"/>
        </w:rPr>
        <w:t xml:space="preserve"> higher </w:t>
      </w:r>
      <w:ins w:id="654" w:author="Deiglmayr, Anne" w:date="2024-04-08T17:53:00Z">
        <w:r w:rsidR="00E71209">
          <w:rPr>
            <w:rFonts w:ascii="Times New Roman" w:eastAsia="Times New Roman" w:hAnsi="Times New Roman" w:cs="Times New Roman"/>
            <w:color w:val="000000"/>
            <w:sz w:val="24"/>
            <w:szCs w:val="24"/>
            <w:lang w:val="en-US" w:eastAsia="de-DE"/>
          </w:rPr>
          <w:t xml:space="preserve">standardized </w:t>
        </w:r>
      </w:ins>
      <w:r w:rsidRPr="00E84128">
        <w:rPr>
          <w:rFonts w:ascii="Times New Roman" w:eastAsia="Times New Roman" w:hAnsi="Times New Roman" w:cs="Times New Roman"/>
          <w:color w:val="000000"/>
          <w:sz w:val="24"/>
          <w:szCs w:val="24"/>
          <w:lang w:val="en-US" w:eastAsia="de-DE"/>
        </w:rPr>
        <w:t xml:space="preserve">mean HR for teachers with more teaching experience. </w:t>
      </w:r>
      <w:ins w:id="655" w:author="Deiglmayr, Anne" w:date="2024-04-08T17:48:00Z">
        <w:r w:rsidR="00E71209">
          <w:rPr>
            <w:rFonts w:ascii="Times New Roman" w:eastAsia="Times New Roman" w:hAnsi="Times New Roman" w:cs="Times New Roman"/>
            <w:color w:val="000000"/>
            <w:sz w:val="24"/>
            <w:szCs w:val="24"/>
            <w:lang w:val="en-US" w:eastAsia="de-DE"/>
          </w:rPr>
          <w:t>This finding is not in line with Hypothesis 2a.</w:t>
        </w:r>
      </w:ins>
    </w:p>
    <w:p w14:paraId="6A71363D" w14:textId="1AA831DC"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656" w:author="Deiglmayr, Anne" w:date="2024-04-08T17:49:00Z">
        <w:r w:rsidDel="00E71209">
          <w:rPr>
            <w:rFonts w:ascii="Times New Roman" w:eastAsia="Times New Roman" w:hAnsi="Times New Roman" w:cs="Times New Roman"/>
            <w:color w:val="000000"/>
            <w:sz w:val="24"/>
            <w:szCs w:val="24"/>
            <w:lang w:val="en-US" w:eastAsia="de-DE"/>
          </w:rPr>
          <w:delText xml:space="preserve">HR generally increased in the </w:delText>
        </w:r>
        <w:r w:rsidR="00032372" w:rsidDel="00E71209">
          <w:rPr>
            <w:rFonts w:ascii="Times New Roman" w:eastAsia="Times New Roman" w:hAnsi="Times New Roman" w:cs="Times New Roman"/>
            <w:color w:val="000000"/>
            <w:sz w:val="24"/>
            <w:szCs w:val="24"/>
            <w:lang w:val="en-US" w:eastAsia="de-DE"/>
          </w:rPr>
          <w:delText xml:space="preserve">(1) </w:delText>
        </w:r>
        <w:r w:rsidRPr="00032372" w:rsidDel="00E71209">
          <w:rPr>
            <w:rFonts w:ascii="Times New Roman" w:eastAsia="Times New Roman" w:hAnsi="Times New Roman" w:cs="Times New Roman"/>
            <w:color w:val="000000"/>
            <w:sz w:val="24"/>
            <w:szCs w:val="24"/>
            <w:lang w:val="en-US" w:eastAsia="de-DE"/>
          </w:rPr>
          <w:delText>pre-teaching interval</w:delText>
        </w:r>
        <w:r w:rsidDel="00E71209">
          <w:rPr>
            <w:rFonts w:ascii="Times New Roman" w:eastAsia="Times New Roman" w:hAnsi="Times New Roman" w:cs="Times New Roman"/>
            <w:i/>
            <w:iCs/>
            <w:color w:val="000000"/>
            <w:sz w:val="24"/>
            <w:szCs w:val="24"/>
            <w:lang w:val="en-US" w:eastAsia="de-DE"/>
          </w:rPr>
          <w:delText xml:space="preserve"> </w:delText>
        </w:r>
        <w:r w:rsidRPr="00416DE7" w:rsidDel="00E71209">
          <w:rPr>
            <w:rFonts w:ascii="Times New Roman" w:eastAsia="Times New Roman" w:hAnsi="Times New Roman" w:cs="Times New Roman"/>
            <w:color w:val="000000"/>
            <w:sz w:val="24"/>
            <w:szCs w:val="24"/>
            <w:lang w:val="en-US" w:eastAsia="de-DE"/>
          </w:rPr>
          <w:delText>(see Table 2)</w:delText>
        </w:r>
        <w:r w:rsidDel="00E71209">
          <w:rPr>
            <w:rFonts w:ascii="Times New Roman" w:eastAsia="Times New Roman" w:hAnsi="Times New Roman" w:cs="Times New Roman"/>
            <w:color w:val="000000"/>
            <w:sz w:val="24"/>
            <w:szCs w:val="24"/>
            <w:lang w:val="en-US" w:eastAsia="de-DE"/>
          </w:rPr>
          <w:delText>. However, t</w:delText>
        </w:r>
      </w:del>
      <w:ins w:id="657" w:author="Deiglmayr, Anne" w:date="2024-04-08T17:49:00Z">
        <w:r w:rsidR="00E71209">
          <w:rPr>
            <w:rFonts w:ascii="Times New Roman" w:eastAsia="Times New Roman" w:hAnsi="Times New Roman" w:cs="Times New Roman"/>
            <w:color w:val="000000"/>
            <w:sz w:val="24"/>
            <w:szCs w:val="24"/>
            <w:lang w:val="en-US" w:eastAsia="de-DE"/>
          </w:rPr>
          <w:t>T</w:t>
        </w:r>
      </w:ins>
      <w:r>
        <w:rPr>
          <w:rFonts w:ascii="Times New Roman" w:eastAsia="Times New Roman" w:hAnsi="Times New Roman" w:cs="Times New Roman"/>
          <w:color w:val="000000"/>
          <w:sz w:val="24"/>
          <w:szCs w:val="24"/>
          <w:lang w:val="en-US" w:eastAsia="de-DE"/>
        </w:rPr>
        <w:t>eaching experience significantly predicted the magnitude of participants’ HR increase</w:t>
      </w:r>
      <w:ins w:id="658" w:author="Deiglmayr, Anne" w:date="2024-04-08T17:53: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51710E">
        <w:rPr>
          <w:rFonts w:ascii="Times New Roman" w:eastAsia="Times New Roman" w:hAnsi="Times New Roman" w:cs="Times New Roman"/>
          <w:color w:val="000000"/>
          <w:sz w:val="24"/>
          <w:szCs w:val="24"/>
          <w:lang w:val="en-US" w:eastAsia="de-DE"/>
        </w:rPr>
        <w:t xml:space="preserve">(1) </w:t>
      </w:r>
      <w:r w:rsidRPr="00FA592F">
        <w:rPr>
          <w:rFonts w:ascii="Times New Roman" w:eastAsia="Times New Roman" w:hAnsi="Times New Roman" w:cs="Times New Roman"/>
          <w:color w:val="000000"/>
          <w:sz w:val="24"/>
          <w:szCs w:val="24"/>
          <w:lang w:val="en-US" w:eastAsia="de-DE"/>
        </w:rPr>
        <w:t>pre-teaching interval</w:t>
      </w:r>
      <w:r w:rsidRPr="00A70C56">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 xml:space="preserve">indicating less steep HR changes in teachers with more teaching experience. </w:t>
      </w:r>
      <w:del w:id="659"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These </w:delText>
        </w:r>
      </w:del>
      <w:ins w:id="660" w:author="Deiglmayr, Anne" w:date="2024-04-08T17:53:00Z">
        <w:del w:id="661" w:author="Mandy Klatt" w:date="2024-04-09T15:39:00Z">
          <w:r w:rsidR="00E71209" w:rsidDel="00125D43">
            <w:rPr>
              <w:rFonts w:ascii="Times New Roman" w:eastAsia="Times New Roman" w:hAnsi="Times New Roman" w:cs="Times New Roman"/>
              <w:color w:val="000000"/>
              <w:sz w:val="24"/>
              <w:szCs w:val="24"/>
              <w:lang w:val="en-US" w:eastAsia="de-DE"/>
            </w:rPr>
            <w:delText>This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2"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findings are </w:delText>
        </w:r>
      </w:del>
      <w:ins w:id="663" w:author="Deiglmayr, Anne" w:date="2024-04-08T17:54:00Z">
        <w:del w:id="664" w:author="Mandy Klatt" w:date="2024-04-09T15:39:00Z">
          <w:r w:rsidR="00E71209" w:rsidDel="00125D43">
            <w:rPr>
              <w:rFonts w:ascii="Times New Roman" w:eastAsia="Times New Roman" w:hAnsi="Times New Roman" w:cs="Times New Roman"/>
              <w:color w:val="000000"/>
              <w:sz w:val="24"/>
              <w:szCs w:val="24"/>
              <w:lang w:val="en-US" w:eastAsia="de-DE"/>
            </w:rPr>
            <w:delText>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5" w:author="Mandy Klatt" w:date="2024-04-09T15:39:00Z">
        <w:r w:rsidRPr="00B44866" w:rsidDel="00125D43">
          <w:rPr>
            <w:rFonts w:ascii="Times New Roman" w:eastAsia="Times New Roman" w:hAnsi="Times New Roman" w:cs="Times New Roman"/>
            <w:color w:val="000000"/>
            <w:sz w:val="24"/>
            <w:szCs w:val="24"/>
            <w:lang w:val="en-US" w:eastAsia="de-DE"/>
          </w:rPr>
          <w:delText>in line with Hypothesis 2a.</w:delText>
        </w:r>
      </w:del>
    </w:p>
    <w:p w14:paraId="143AB57A" w14:textId="0209E43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w:t>
      </w:r>
      <w:del w:id="666" w:author="Deiglmayr, Anne" w:date="2024-04-08T17:50:00Z">
        <w:r w:rsidRPr="005923DE" w:rsidDel="00E71209">
          <w:rPr>
            <w:rFonts w:ascii="Times New Roman" w:eastAsia="Times New Roman" w:hAnsi="Times New Roman" w:cs="Times New Roman"/>
            <w:color w:val="000000"/>
            <w:sz w:val="24"/>
            <w:szCs w:val="24"/>
            <w:lang w:val="en-US" w:eastAsia="de-DE"/>
          </w:rPr>
          <w:delText xml:space="preserve">for </w:delText>
        </w:r>
      </w:del>
      <w:ins w:id="667" w:author="Deiglmayr, Anne" w:date="2024-04-08T17:50:00Z">
        <w:r w:rsidR="00E71209">
          <w:rPr>
            <w:rFonts w:ascii="Times New Roman" w:eastAsia="Times New Roman" w:hAnsi="Times New Roman" w:cs="Times New Roman"/>
            <w:color w:val="000000"/>
            <w:sz w:val="24"/>
            <w:szCs w:val="24"/>
            <w:lang w:val="en-US" w:eastAsia="de-DE"/>
          </w:rPr>
          <w:t>on</w:t>
        </w:r>
        <w:r w:rsidR="00E71209" w:rsidRPr="005923DE">
          <w:rPr>
            <w:rFonts w:ascii="Times New Roman" w:eastAsia="Times New Roman" w:hAnsi="Times New Roman" w:cs="Times New Roman"/>
            <w:color w:val="000000"/>
            <w:sz w:val="24"/>
            <w:szCs w:val="24"/>
            <w:lang w:val="en-US" w:eastAsia="de-DE"/>
          </w:rPr>
          <w:t xml:space="preserve"> </w:t>
        </w:r>
      </w:ins>
      <w:r w:rsidR="004E14DD">
        <w:rPr>
          <w:rFonts w:ascii="Times New Roman" w:eastAsia="Times New Roman" w:hAnsi="Times New Roman" w:cs="Times New Roman"/>
          <w:color w:val="000000"/>
          <w:sz w:val="24"/>
          <w:szCs w:val="24"/>
          <w:lang w:val="en-US" w:eastAsia="de-DE"/>
        </w:rPr>
        <w:t>teachers’</w:t>
      </w:r>
      <w:r w:rsidRPr="005923DE">
        <w:rPr>
          <w:rFonts w:ascii="Times New Roman" w:eastAsia="Times New Roman" w:hAnsi="Times New Roman" w:cs="Times New Roman"/>
          <w:color w:val="000000"/>
          <w:sz w:val="24"/>
          <w:szCs w:val="24"/>
          <w:lang w:val="en-US" w:eastAsia="de-DE"/>
        </w:rPr>
        <w:t xml:space="preserve">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w:t>
      </w:r>
      <w:ins w:id="668" w:author="Deiglmayr, Anne" w:date="2024-04-08T17:54: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A06EFB">
        <w:rPr>
          <w:rFonts w:ascii="Times New Roman" w:eastAsia="Times New Roman" w:hAnsi="Times New Roman" w:cs="Times New Roman"/>
          <w:color w:val="000000"/>
          <w:sz w:val="24"/>
          <w:szCs w:val="24"/>
          <w:lang w:val="en-US" w:eastAsia="de-DE"/>
        </w:rPr>
        <w:t xml:space="preserve">(4) </w:t>
      </w:r>
      <w:r w:rsidRPr="00A06EFB">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Table 4, Interview Interval, Model 2</w:t>
      </w:r>
      <w:commentRangeStart w:id="669"/>
      <w:r>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669"/>
      <w:r w:rsidR="00E71209">
        <w:rPr>
          <w:rStyle w:val="Kommentarzeichen"/>
        </w:rPr>
        <w:commentReference w:id="669"/>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639ABAC6" w:rsidR="00D44633" w:rsidRPr="00884C3E" w:rsidRDefault="00D30895" w:rsidP="00D44633">
      <w:pPr>
        <w:spacing w:before="120" w:after="0" w:line="360" w:lineRule="auto"/>
        <w:rPr>
          <w:rFonts w:ascii="Times New Roman" w:eastAsia="Times New Roman" w:hAnsi="Times New Roman" w:cs="Times New Roman"/>
          <w:color w:val="000000"/>
          <w:sz w:val="24"/>
          <w:szCs w:val="24"/>
          <w:lang w:val="en-US" w:eastAsia="de-DE"/>
        </w:rPr>
      </w:pPr>
      <w:ins w:id="670" w:author="G K" w:date="2024-04-03T22:39:00Z">
        <w:r>
          <w:rPr>
            <w:rFonts w:ascii="Times New Roman" w:eastAsia="Times New Roman" w:hAnsi="Times New Roman" w:cs="Times New Roman"/>
            <w:color w:val="000000"/>
            <w:sz w:val="24"/>
            <w:szCs w:val="24"/>
            <w:lang w:val="en-US" w:eastAsia="de-DE"/>
          </w:rPr>
          <w:t>When a</w:t>
        </w:r>
      </w:ins>
      <w:del w:id="671" w:author="G K" w:date="2024-04-03T22:39:00Z">
        <w:r w:rsidR="00D44633" w:rsidRPr="00884C3E" w:rsidDel="00D30895">
          <w:rPr>
            <w:rFonts w:ascii="Times New Roman" w:eastAsia="Times New Roman" w:hAnsi="Times New Roman" w:cs="Times New Roman"/>
            <w:color w:val="000000"/>
            <w:sz w:val="24"/>
            <w:szCs w:val="24"/>
            <w:lang w:val="en-US" w:eastAsia="de-DE"/>
          </w:rPr>
          <w:delText>A</w:delText>
        </w:r>
      </w:del>
      <w:r w:rsidR="00D44633" w:rsidRPr="00884C3E">
        <w:rPr>
          <w:rFonts w:ascii="Times New Roman" w:eastAsia="Times New Roman" w:hAnsi="Times New Roman" w:cs="Times New Roman"/>
          <w:color w:val="000000"/>
          <w:sz w:val="24"/>
          <w:szCs w:val="24"/>
          <w:lang w:val="en-US" w:eastAsia="de-DE"/>
        </w:rPr>
        <w:t>dding the confidence appraisal while controlling for the shared variance with teaching experience (testing **Hypothesis 2c**), teaching experience significantly predicted mean HR</w:t>
      </w:r>
      <w:ins w:id="672" w:author="Deiglmayr, Anne" w:date="2024-04-08T17:56:00Z">
        <w:r w:rsidR="001149AB">
          <w:rPr>
            <w:rFonts w:ascii="Times New Roman" w:eastAsia="Times New Roman" w:hAnsi="Times New Roman" w:cs="Times New Roman"/>
            <w:color w:val="000000"/>
            <w:sz w:val="24"/>
            <w:szCs w:val="24"/>
            <w:lang w:val="en-US" w:eastAsia="de-DE"/>
          </w:rPr>
          <w:t xml:space="preserve"> only</w:t>
        </w:r>
      </w:ins>
      <w:r w:rsidR="00D44633" w:rsidRPr="00884C3E">
        <w:rPr>
          <w:rFonts w:ascii="Times New Roman" w:eastAsia="Times New Roman" w:hAnsi="Times New Roman" w:cs="Times New Roman"/>
          <w:color w:val="000000"/>
          <w:sz w:val="24"/>
          <w:szCs w:val="24"/>
          <w:lang w:val="en-US" w:eastAsia="de-DE"/>
        </w:rPr>
        <w:t xml:space="preserve"> in the </w:t>
      </w:r>
      <w:r w:rsidR="009735C2">
        <w:rPr>
          <w:rFonts w:ascii="Times New Roman" w:eastAsia="Times New Roman" w:hAnsi="Times New Roman" w:cs="Times New Roman"/>
          <w:color w:val="000000"/>
          <w:sz w:val="24"/>
          <w:szCs w:val="24"/>
          <w:lang w:val="en-US" w:eastAsia="de-DE"/>
        </w:rPr>
        <w:t xml:space="preserve">(4) </w:t>
      </w:r>
      <w:r w:rsidR="00D44633" w:rsidRPr="009735C2">
        <w:rPr>
          <w:rFonts w:ascii="Times New Roman" w:eastAsia="Times New Roman" w:hAnsi="Times New Roman" w:cs="Times New Roman"/>
          <w:color w:val="000000"/>
          <w:sz w:val="24"/>
          <w:szCs w:val="24"/>
          <w:lang w:val="en-US" w:eastAsia="de-DE"/>
        </w:rPr>
        <w:t>interview interval</w:t>
      </w:r>
      <w:r w:rsidR="00D44633" w:rsidRPr="00884C3E">
        <w:rPr>
          <w:rFonts w:ascii="Times New Roman" w:eastAsia="Times New Roman" w:hAnsi="Times New Roman" w:cs="Times New Roman"/>
          <w:i/>
          <w:iCs/>
          <w:color w:val="000000"/>
          <w:sz w:val="24"/>
          <w:szCs w:val="24"/>
          <w:lang w:val="en-US" w:eastAsia="de-DE"/>
        </w:rPr>
        <w:t xml:space="preserve"> (b </w:t>
      </w:r>
      <w:r w:rsidR="00D44633" w:rsidRPr="00884C3E">
        <w:rPr>
          <w:rFonts w:ascii="Times New Roman" w:eastAsia="Times New Roman" w:hAnsi="Times New Roman" w:cs="Times New Roman"/>
          <w:color w:val="000000"/>
          <w:sz w:val="24"/>
          <w:szCs w:val="24"/>
          <w:lang w:val="en-US" w:eastAsia="de-DE"/>
        </w:rPr>
        <w:t>= .013,</w:t>
      </w:r>
      <w:r w:rsidR="00D44633" w:rsidRPr="00884C3E">
        <w:rPr>
          <w:rFonts w:ascii="Times New Roman" w:eastAsia="Times New Roman" w:hAnsi="Times New Roman" w:cs="Times New Roman"/>
          <w:i/>
          <w:iCs/>
          <w:color w:val="000000"/>
          <w:sz w:val="24"/>
          <w:szCs w:val="24"/>
          <w:lang w:val="en-US" w:eastAsia="de-DE"/>
        </w:rPr>
        <w:t xml:space="preserve"> p </w:t>
      </w:r>
      <w:r w:rsidR="00D44633"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673"/>
      <w:r w:rsidR="00D44633" w:rsidRPr="00884C3E">
        <w:rPr>
          <w:rFonts w:ascii="Times New Roman" w:eastAsia="Times New Roman" w:hAnsi="Times New Roman" w:cs="Times New Roman"/>
          <w:color w:val="000000"/>
          <w:sz w:val="24"/>
          <w:szCs w:val="24"/>
          <w:lang w:val="en-US" w:eastAsia="de-DE"/>
        </w:rPr>
        <w:t>indicating higher mean HRs for teachers with more teaching experience</w:t>
      </w:r>
      <w:ins w:id="674" w:author="G K" w:date="2024-04-03T22:39:00Z">
        <w:r>
          <w:rPr>
            <w:rFonts w:ascii="Times New Roman" w:eastAsia="Times New Roman" w:hAnsi="Times New Roman" w:cs="Times New Roman"/>
            <w:color w:val="000000"/>
            <w:sz w:val="24"/>
            <w:szCs w:val="24"/>
            <w:lang w:val="en-US" w:eastAsia="de-DE"/>
          </w:rPr>
          <w:t>.</w:t>
        </w:r>
      </w:ins>
      <w:r w:rsidR="00D44633" w:rsidRPr="00884C3E">
        <w:rPr>
          <w:rFonts w:ascii="Times New Roman" w:eastAsia="Times New Roman" w:hAnsi="Times New Roman" w:cs="Times New Roman"/>
          <w:color w:val="000000"/>
          <w:sz w:val="24"/>
          <w:szCs w:val="24"/>
          <w:lang w:val="en-US" w:eastAsia="de-DE"/>
        </w:rPr>
        <w:t xml:space="preserve"> </w:t>
      </w:r>
      <w:del w:id="675" w:author="G K" w:date="2024-04-03T22:39:00Z">
        <w:r w:rsidR="00D44633" w:rsidRPr="00884C3E" w:rsidDel="00D30895">
          <w:rPr>
            <w:rFonts w:ascii="Times New Roman" w:eastAsia="Times New Roman" w:hAnsi="Times New Roman" w:cs="Times New Roman"/>
            <w:color w:val="000000"/>
            <w:sz w:val="24"/>
            <w:szCs w:val="24"/>
            <w:lang w:val="en-US" w:eastAsia="de-DE"/>
          </w:rPr>
          <w:delText>while controlling for the confidence appraisal.</w:delText>
        </w:r>
      </w:del>
      <w:commentRangeEnd w:id="673"/>
      <w:r w:rsidR="001149AB">
        <w:rPr>
          <w:rStyle w:val="Kommentarzeichen"/>
        </w:rPr>
        <w:commentReference w:id="673"/>
      </w:r>
    </w:p>
    <w:p w14:paraId="5689ABB3" w14:textId="7BA19F6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6"/>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009735C2">
        <w:rPr>
          <w:rFonts w:ascii="Times New Roman" w:eastAsia="Times New Roman" w:hAnsi="Times New Roman" w:cs="Times New Roman"/>
          <w:color w:val="000000"/>
          <w:sz w:val="24"/>
          <w:szCs w:val="24"/>
          <w:lang w:val="en-US" w:eastAsia="de-DE"/>
        </w:rPr>
        <w:t xml:space="preserve">(3) </w:t>
      </w:r>
      <w:r w:rsidRPr="009735C2">
        <w:rPr>
          <w:rFonts w:ascii="Times New Roman" w:eastAsia="Times New Roman" w:hAnsi="Times New Roman" w:cs="Times New Roman"/>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009735C2">
        <w:rPr>
          <w:rFonts w:ascii="Times New Roman" w:eastAsia="Times New Roman" w:hAnsi="Times New Roman" w:cs="Times New Roman"/>
          <w:color w:val="000000"/>
          <w:sz w:val="24"/>
          <w:szCs w:val="24"/>
          <w:lang w:val="en-US" w:eastAsia="de-DE"/>
        </w:rPr>
        <w:t xml:space="preserve">(5) </w:t>
      </w:r>
      <w:r w:rsidRPr="009735C2">
        <w:rPr>
          <w:rFonts w:ascii="Times New Roman" w:eastAsia="Times New Roman" w:hAnsi="Times New Roman" w:cs="Times New Roman"/>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w:t>
      </w:r>
      <w:r w:rsidR="009735C2">
        <w:rPr>
          <w:rFonts w:ascii="Times New Roman" w:eastAsia="Times New Roman" w:hAnsi="Times New Roman" w:cs="Times New Roman"/>
          <w:color w:val="000000"/>
          <w:sz w:val="24"/>
          <w:szCs w:val="24"/>
          <w:lang w:val="en-US" w:eastAsia="de-DE"/>
        </w:rPr>
        <w:t>who</w:t>
      </w:r>
      <w:r w:rsidRPr="00884C3E">
        <w:rPr>
          <w:rFonts w:ascii="Times New Roman" w:eastAsia="Times New Roman" w:hAnsi="Times New Roman" w:cs="Times New Roman"/>
          <w:color w:val="000000"/>
          <w:sz w:val="24"/>
          <w:szCs w:val="24"/>
          <w:lang w:val="en-US" w:eastAsia="de-DE"/>
        </w:rPr>
        <w:t xml:space="preserve">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commentRangeEnd w:id="676"/>
      <w:r w:rsidR="001149AB">
        <w:rPr>
          <w:rStyle w:val="Kommentarzeichen"/>
        </w:rPr>
        <w:commentReference w:id="676"/>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7"/>
      <w:r w:rsidRPr="00005508">
        <w:rPr>
          <w:rFonts w:ascii="Times New Roman" w:eastAsia="Times New Roman" w:hAnsi="Times New Roman" w:cs="Times New Roman"/>
          <w:b/>
          <w:bCs/>
          <w:color w:val="000000"/>
          <w:sz w:val="24"/>
          <w:szCs w:val="24"/>
          <w:lang w:val="en-US" w:eastAsia="de-DE"/>
        </w:rPr>
        <w:t xml:space="preserve">Table </w:t>
      </w:r>
      <w:commentRangeEnd w:id="677"/>
      <w:r w:rsidR="001A356C">
        <w:rPr>
          <w:rStyle w:val="Kommentarzeichen"/>
        </w:rPr>
        <w:commentReference w:id="677"/>
      </w:r>
      <w:r w:rsidRPr="00005508">
        <w:rPr>
          <w:rFonts w:ascii="Times New Roman" w:eastAsia="Times New Roman" w:hAnsi="Times New Roman" w:cs="Times New Roman"/>
          <w:b/>
          <w:bCs/>
          <w:color w:val="000000"/>
          <w:sz w:val="24"/>
          <w:szCs w:val="24"/>
          <w:lang w:val="en-US" w:eastAsia="de-DE"/>
        </w:rPr>
        <w:t>3</w:t>
      </w:r>
    </w:p>
    <w:p w14:paraId="51FF3D45" w14:textId="057658E0"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ins w:id="678" w:author="Deiglmayr, Anne" w:date="2024-04-08T17:50:00Z">
        <w:r w:rsidR="00E71209">
          <w:rPr>
            <w:rFonts w:ascii="Times New Roman" w:eastAsia="Times New Roman" w:hAnsi="Times New Roman" w:cs="Times New Roman"/>
            <w:i/>
            <w:iCs/>
            <w:color w:val="000000"/>
            <w:sz w:val="24"/>
            <w:szCs w:val="24"/>
            <w:lang w:val="en-US" w:eastAsia="de-DE"/>
          </w:rPr>
          <w:t xml:space="preserve"> </w:t>
        </w:r>
      </w:ins>
      <w:ins w:id="679" w:author="Deiglmayr, Anne" w:date="2024-04-08T17:51:00Z">
        <w:r w:rsidR="00E71209">
          <w:rPr>
            <w:rFonts w:ascii="Times New Roman" w:eastAsia="Times New Roman" w:hAnsi="Times New Roman" w:cs="Times New Roman"/>
            <w:i/>
            <w:iCs/>
            <w:color w:val="000000"/>
            <w:sz w:val="24"/>
            <w:szCs w:val="24"/>
            <w:lang w:val="en-US" w:eastAsia="de-DE"/>
          </w:rPr>
          <w:t>(HR)</w:t>
        </w:r>
      </w:ins>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xperience</w:t>
      </w:r>
      <w:ins w:id="680" w:author="Deiglmayr, Anne" w:date="2024-04-08T17:51:00Z">
        <w:r w:rsidR="00E71209">
          <w:rPr>
            <w:rFonts w:ascii="Times New Roman" w:eastAsia="Times New Roman" w:hAnsi="Times New Roman" w:cs="Times New Roman"/>
            <w:i/>
            <w:iCs/>
            <w:color w:val="000000"/>
            <w:sz w:val="24"/>
            <w:szCs w:val="24"/>
            <w:lang w:val="en-US" w:eastAsia="de-DE"/>
          </w:rPr>
          <w:t xml:space="preserve"> (TE)</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w:t>
      </w:r>
      <w:ins w:id="681" w:author="Deiglmayr, Anne" w:date="2024-04-08T17:51:00Z">
        <w:r w:rsidR="00E71209">
          <w:rPr>
            <w:rFonts w:ascii="Times New Roman" w:eastAsia="Times New Roman" w:hAnsi="Times New Roman" w:cs="Times New Roman"/>
            <w:i/>
            <w:iCs/>
            <w:color w:val="000000"/>
            <w:sz w:val="24"/>
            <w:szCs w:val="24"/>
            <w:lang w:val="en-US" w:eastAsia="de-DE"/>
          </w:rPr>
          <w:t xml:space="preserve"> (DA)</w:t>
        </w:r>
      </w:ins>
      <w:r>
        <w:rPr>
          <w:rFonts w:ascii="Times New Roman" w:eastAsia="Times New Roman" w:hAnsi="Times New Roman" w:cs="Times New Roman"/>
          <w:i/>
          <w:iCs/>
          <w:color w:val="000000"/>
          <w:sz w:val="24"/>
          <w:szCs w:val="24"/>
          <w:lang w:val="en-US" w:eastAsia="de-DE"/>
        </w:rPr>
        <w:t>,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ins w:id="682" w:author="Deiglmayr, Anne" w:date="2024-04-08T17:51:00Z">
        <w:r w:rsidR="00E71209">
          <w:rPr>
            <w:rFonts w:ascii="Times New Roman" w:eastAsia="Times New Roman" w:hAnsi="Times New Roman" w:cs="Times New Roman"/>
            <w:i/>
            <w:iCs/>
            <w:color w:val="000000"/>
            <w:sz w:val="24"/>
            <w:szCs w:val="24"/>
            <w:lang w:val="en-US" w:eastAsia="de-DE"/>
          </w:rPr>
          <w:t xml:space="preserve"> (CA)</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D30895">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D30895">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D30895">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692F53" w14:paraId="46BC0256" w14:textId="77777777" w:rsidTr="00D30895">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D30895">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692F53" w14:paraId="056D5EEB" w14:textId="77777777" w:rsidTr="00D30895">
        <w:trPr>
          <w:trHeight w:val="544"/>
        </w:trPr>
        <w:tc>
          <w:tcPr>
            <w:tcW w:w="2552" w:type="dxa"/>
            <w:tcBorders>
              <w:top w:val="single" w:sz="4" w:space="0" w:color="auto"/>
            </w:tcBorders>
            <w:hideMark/>
          </w:tcPr>
          <w:p w14:paraId="7E78BC07"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D30895">
        <w:trPr>
          <w:trHeight w:val="544"/>
        </w:trPr>
        <w:tc>
          <w:tcPr>
            <w:tcW w:w="2552" w:type="dxa"/>
            <w:hideMark/>
          </w:tcPr>
          <w:p w14:paraId="4FDF14AB"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D30895">
        <w:trPr>
          <w:trHeight w:val="306"/>
        </w:trPr>
        <w:tc>
          <w:tcPr>
            <w:tcW w:w="2552" w:type="dxa"/>
          </w:tcPr>
          <w:p w14:paraId="6B9DBD9C"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D30895">
        <w:trPr>
          <w:trHeight w:val="331"/>
        </w:trPr>
        <w:tc>
          <w:tcPr>
            <w:tcW w:w="2552" w:type="dxa"/>
            <w:tcBorders>
              <w:bottom w:val="single" w:sz="4" w:space="0" w:color="auto"/>
            </w:tcBorders>
            <w:hideMark/>
          </w:tcPr>
          <w:p w14:paraId="563626B4" w14:textId="77777777" w:rsidR="00D44633" w:rsidRPr="003D7B5A" w:rsidRDefault="00D44633" w:rsidP="00D30895">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D30895">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D30895">
        <w:trPr>
          <w:trHeight w:val="672"/>
        </w:trPr>
        <w:tc>
          <w:tcPr>
            <w:tcW w:w="2552" w:type="dxa"/>
            <w:tcBorders>
              <w:top w:val="single" w:sz="4" w:space="0" w:color="auto"/>
            </w:tcBorders>
          </w:tcPr>
          <w:p w14:paraId="2C8C4B46" w14:textId="77777777" w:rsidR="00D44633" w:rsidRPr="00902F45" w:rsidRDefault="00D44633" w:rsidP="00D30895">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D30895">
        <w:trPr>
          <w:trHeight w:val="655"/>
        </w:trPr>
        <w:tc>
          <w:tcPr>
            <w:tcW w:w="2552" w:type="dxa"/>
          </w:tcPr>
          <w:p w14:paraId="5E9B989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8F70FA6" w14:textId="77777777" w:rsidTr="00D30895">
        <w:trPr>
          <w:trHeight w:val="696"/>
        </w:trPr>
        <w:tc>
          <w:tcPr>
            <w:tcW w:w="2552" w:type="dxa"/>
            <w:hideMark/>
          </w:tcPr>
          <w:p w14:paraId="688CEE0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246C8396" w14:textId="77777777" w:rsidTr="00D30895">
        <w:trPr>
          <w:trHeight w:val="696"/>
        </w:trPr>
        <w:tc>
          <w:tcPr>
            <w:tcW w:w="2552" w:type="dxa"/>
            <w:tcBorders>
              <w:bottom w:val="single" w:sz="4" w:space="0" w:color="auto"/>
            </w:tcBorders>
          </w:tcPr>
          <w:p w14:paraId="49201C4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A67413C" w14:textId="77777777" w:rsidTr="00D30895">
        <w:trPr>
          <w:trHeight w:val="696"/>
        </w:trPr>
        <w:tc>
          <w:tcPr>
            <w:tcW w:w="2552" w:type="dxa"/>
            <w:tcBorders>
              <w:top w:val="single" w:sz="4" w:space="0" w:color="auto"/>
            </w:tcBorders>
          </w:tcPr>
          <w:p w14:paraId="7200E96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D30895">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71EC76E" w14:textId="77777777" w:rsidTr="00D30895">
        <w:trPr>
          <w:trHeight w:val="737"/>
        </w:trPr>
        <w:tc>
          <w:tcPr>
            <w:tcW w:w="2552" w:type="dxa"/>
          </w:tcPr>
          <w:p w14:paraId="463E8E5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D30895">
        <w:trPr>
          <w:trHeight w:val="737"/>
        </w:trPr>
        <w:tc>
          <w:tcPr>
            <w:tcW w:w="2552" w:type="dxa"/>
          </w:tcPr>
          <w:p w14:paraId="52D5BA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D30895">
        <w:trPr>
          <w:trHeight w:val="737"/>
        </w:trPr>
        <w:tc>
          <w:tcPr>
            <w:tcW w:w="2552" w:type="dxa"/>
          </w:tcPr>
          <w:p w14:paraId="6870DA3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D30895">
        <w:trPr>
          <w:trHeight w:val="737"/>
        </w:trPr>
        <w:tc>
          <w:tcPr>
            <w:tcW w:w="2552" w:type="dxa"/>
          </w:tcPr>
          <w:p w14:paraId="44B5D59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D30895">
        <w:trPr>
          <w:trHeight w:val="737"/>
        </w:trPr>
        <w:tc>
          <w:tcPr>
            <w:tcW w:w="2552" w:type="dxa"/>
          </w:tcPr>
          <w:p w14:paraId="761B268B" w14:textId="77777777" w:rsidR="00D44633" w:rsidRPr="003D7B5A" w:rsidRDefault="00D44633" w:rsidP="00D30895">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DC748B" w14:paraId="728CE715" w14:textId="77777777" w:rsidTr="00D30895">
        <w:trPr>
          <w:trHeight w:val="737"/>
        </w:trPr>
        <w:tc>
          <w:tcPr>
            <w:tcW w:w="2552" w:type="dxa"/>
            <w:tcBorders>
              <w:bottom w:val="single" w:sz="4" w:space="0" w:color="auto"/>
            </w:tcBorders>
          </w:tcPr>
          <w:p w14:paraId="2D4446A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D30895">
            <w:pPr>
              <w:rPr>
                <w:rFonts w:ascii="Times New Roman" w:eastAsia="Times New Roman" w:hAnsi="Times New Roman" w:cs="Times New Roman"/>
                <w:color w:val="000000"/>
                <w:sz w:val="20"/>
                <w:szCs w:val="20"/>
                <w:lang w:eastAsia="de-DE"/>
              </w:rPr>
            </w:pPr>
          </w:p>
        </w:tc>
      </w:tr>
      <w:tr w:rsidR="00D44633" w:rsidRPr="00725553" w14:paraId="10E4CDC8" w14:textId="77777777" w:rsidTr="00D30895">
        <w:trPr>
          <w:trHeight w:val="737"/>
        </w:trPr>
        <w:tc>
          <w:tcPr>
            <w:tcW w:w="2552" w:type="dxa"/>
            <w:tcBorders>
              <w:top w:val="single" w:sz="4" w:space="0" w:color="auto"/>
            </w:tcBorders>
          </w:tcPr>
          <w:p w14:paraId="228A0B7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7C5A8D63" w14:textId="77777777" w:rsidTr="00D30895">
        <w:trPr>
          <w:trHeight w:val="737"/>
        </w:trPr>
        <w:tc>
          <w:tcPr>
            <w:tcW w:w="2552" w:type="dxa"/>
          </w:tcPr>
          <w:p w14:paraId="34B7232F"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D30895">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D30895">
        <w:trPr>
          <w:trHeight w:val="737"/>
        </w:trPr>
        <w:tc>
          <w:tcPr>
            <w:tcW w:w="2552" w:type="dxa"/>
          </w:tcPr>
          <w:p w14:paraId="38EEF83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D30895">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D30895">
        <w:trPr>
          <w:trHeight w:val="1023"/>
        </w:trPr>
        <w:tc>
          <w:tcPr>
            <w:tcW w:w="2552" w:type="dxa"/>
            <w:hideMark/>
          </w:tcPr>
          <w:p w14:paraId="5F2710D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D30895">
        <w:trPr>
          <w:trHeight w:val="737"/>
        </w:trPr>
        <w:tc>
          <w:tcPr>
            <w:tcW w:w="2552" w:type="dxa"/>
            <w:hideMark/>
          </w:tcPr>
          <w:p w14:paraId="4D998C3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D30895">
        <w:trPr>
          <w:trHeight w:val="737"/>
        </w:trPr>
        <w:tc>
          <w:tcPr>
            <w:tcW w:w="2552" w:type="dxa"/>
            <w:hideMark/>
          </w:tcPr>
          <w:p w14:paraId="784C876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95138C2" w14:textId="77777777" w:rsidTr="00D30895">
        <w:trPr>
          <w:trHeight w:val="737"/>
        </w:trPr>
        <w:tc>
          <w:tcPr>
            <w:tcW w:w="2552" w:type="dxa"/>
            <w:tcBorders>
              <w:bottom w:val="single" w:sz="4" w:space="0" w:color="auto"/>
            </w:tcBorders>
          </w:tcPr>
          <w:p w14:paraId="51A7176F"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D30895">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2775688" w14:textId="77777777" w:rsidTr="00D30895">
        <w:trPr>
          <w:trHeight w:val="737"/>
        </w:trPr>
        <w:tc>
          <w:tcPr>
            <w:tcW w:w="2552" w:type="dxa"/>
            <w:tcBorders>
              <w:top w:val="single" w:sz="4" w:space="0" w:color="auto"/>
            </w:tcBorders>
          </w:tcPr>
          <w:p w14:paraId="7BFB3AA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26784D32" w14:textId="77777777" w:rsidTr="00D30895">
        <w:trPr>
          <w:trHeight w:val="737"/>
        </w:trPr>
        <w:tc>
          <w:tcPr>
            <w:tcW w:w="2552" w:type="dxa"/>
          </w:tcPr>
          <w:p w14:paraId="273F6C3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D30895">
        <w:trPr>
          <w:trHeight w:val="737"/>
        </w:trPr>
        <w:tc>
          <w:tcPr>
            <w:tcW w:w="2552" w:type="dxa"/>
          </w:tcPr>
          <w:p w14:paraId="703645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D30895">
        <w:trPr>
          <w:trHeight w:val="737"/>
        </w:trPr>
        <w:tc>
          <w:tcPr>
            <w:tcW w:w="2552" w:type="dxa"/>
          </w:tcPr>
          <w:p w14:paraId="6A1244F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D30895">
        <w:trPr>
          <w:trHeight w:val="737"/>
        </w:trPr>
        <w:tc>
          <w:tcPr>
            <w:tcW w:w="2552" w:type="dxa"/>
          </w:tcPr>
          <w:p w14:paraId="20B9E63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D30895">
        <w:trPr>
          <w:trHeight w:val="737"/>
        </w:trPr>
        <w:tc>
          <w:tcPr>
            <w:tcW w:w="2552" w:type="dxa"/>
          </w:tcPr>
          <w:p w14:paraId="50693BE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1921F4D3" w14:textId="77777777" w:rsidTr="00D30895">
        <w:trPr>
          <w:trHeight w:val="737"/>
        </w:trPr>
        <w:tc>
          <w:tcPr>
            <w:tcW w:w="2552" w:type="dxa"/>
            <w:tcBorders>
              <w:bottom w:val="single" w:sz="4" w:space="0" w:color="auto"/>
            </w:tcBorders>
          </w:tcPr>
          <w:p w14:paraId="18742BE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6DA5338" w14:textId="77777777" w:rsidTr="00D30895">
        <w:trPr>
          <w:trHeight w:val="921"/>
        </w:trPr>
        <w:tc>
          <w:tcPr>
            <w:tcW w:w="2552" w:type="dxa"/>
            <w:tcBorders>
              <w:top w:val="single" w:sz="4" w:space="0" w:color="auto"/>
            </w:tcBorders>
          </w:tcPr>
          <w:p w14:paraId="46BA11E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5C078FA6" w14:textId="77777777" w:rsidTr="00D30895">
        <w:trPr>
          <w:trHeight w:val="525"/>
        </w:trPr>
        <w:tc>
          <w:tcPr>
            <w:tcW w:w="2552" w:type="dxa"/>
          </w:tcPr>
          <w:p w14:paraId="40B75573"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D30895">
        <w:trPr>
          <w:trHeight w:val="525"/>
        </w:trPr>
        <w:tc>
          <w:tcPr>
            <w:tcW w:w="2552" w:type="dxa"/>
          </w:tcPr>
          <w:p w14:paraId="291EB80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D30895">
        <w:trPr>
          <w:trHeight w:val="987"/>
        </w:trPr>
        <w:tc>
          <w:tcPr>
            <w:tcW w:w="2552" w:type="dxa"/>
          </w:tcPr>
          <w:p w14:paraId="02152D2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D30895">
        <w:trPr>
          <w:trHeight w:val="737"/>
        </w:trPr>
        <w:tc>
          <w:tcPr>
            <w:tcW w:w="2552" w:type="dxa"/>
          </w:tcPr>
          <w:p w14:paraId="6AE505D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D30895">
        <w:trPr>
          <w:trHeight w:val="737"/>
        </w:trPr>
        <w:tc>
          <w:tcPr>
            <w:tcW w:w="2552" w:type="dxa"/>
          </w:tcPr>
          <w:p w14:paraId="707D2F7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725553" w14:paraId="20DAE85D" w14:textId="77777777" w:rsidTr="00D30895">
        <w:trPr>
          <w:trHeight w:val="737"/>
        </w:trPr>
        <w:tc>
          <w:tcPr>
            <w:tcW w:w="2552" w:type="dxa"/>
          </w:tcPr>
          <w:p w14:paraId="64FAC1B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2E6F44" w14:paraId="2B622FB5" w14:textId="77777777" w:rsidTr="00D30895">
        <w:trPr>
          <w:trHeight w:val="917"/>
        </w:trPr>
        <w:tc>
          <w:tcPr>
            <w:tcW w:w="2552" w:type="dxa"/>
            <w:tcBorders>
              <w:top w:val="single" w:sz="4" w:space="0" w:color="auto"/>
              <w:bottom w:val="single" w:sz="4" w:space="0" w:color="auto"/>
            </w:tcBorders>
          </w:tcPr>
          <w:p w14:paraId="09110C28" w14:textId="77777777" w:rsidR="00D44633" w:rsidRPr="00902F45" w:rsidRDefault="00D44633" w:rsidP="00D30895">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0B1B21C" w14:textId="7AAB1A2A"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del w:id="683" w:author="Mandy Klatt" w:date="2024-04-09T15:50:00Z">
              <w:r w:rsidRPr="00902F45" w:rsidDel="00424AD4">
                <w:rPr>
                  <w:rFonts w:ascii="Times New Roman" w:eastAsia="Times New Roman" w:hAnsi="Times New Roman" w:cs="Times New Roman"/>
                  <w:color w:val="000000"/>
                  <w:sz w:val="20"/>
                  <w:szCs w:val="20"/>
                  <w:lang w:val="en-US" w:eastAsia="de-DE"/>
                </w:rPr>
                <w:delText xml:space="preserve">To avoid post-diction, we </w:delText>
              </w:r>
            </w:del>
            <w:ins w:id="684" w:author="Mandy Klatt" w:date="2024-04-09T15:50:00Z">
              <w:r w:rsidR="00424AD4">
                <w:rPr>
                  <w:rFonts w:ascii="Times New Roman" w:eastAsia="Times New Roman" w:hAnsi="Times New Roman" w:cs="Times New Roman"/>
                  <w:color w:val="000000"/>
                  <w:sz w:val="20"/>
                  <w:szCs w:val="20"/>
                  <w:lang w:val="en-US" w:eastAsia="de-DE"/>
                </w:rPr>
                <w:t xml:space="preserve"> We </w:t>
              </w:r>
            </w:ins>
            <w:r w:rsidRPr="00902F45">
              <w:rPr>
                <w:rFonts w:ascii="Times New Roman" w:eastAsia="Times New Roman" w:hAnsi="Times New Roman" w:cs="Times New Roman"/>
                <w:color w:val="000000"/>
                <w:sz w:val="20"/>
                <w:szCs w:val="20"/>
                <w:lang w:val="en-US" w:eastAsia="de-DE"/>
              </w:rPr>
              <w:t xml:space="preserve">calculated only Model 1 for the pre-teaching interval because the classroom events had not yet occurred in this interval. </w:t>
            </w:r>
          </w:p>
          <w:p w14:paraId="7C0AB555"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D30895">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D30895">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5ACF6768"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685"/>
      <w:commentRangeStart w:id="686"/>
      <w:r>
        <w:rPr>
          <w:noProof/>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685"/>
      <w:r>
        <w:rPr>
          <w:rStyle w:val="Kommentarzeichen"/>
        </w:rPr>
        <w:commentReference w:id="685"/>
      </w:r>
      <w:commentRangeEnd w:id="686"/>
      <w:r w:rsidR="00B7732B">
        <w:rPr>
          <w:rStyle w:val="Kommentarzeichen"/>
        </w:rPr>
        <w:commentReference w:id="686"/>
      </w:r>
    </w:p>
    <w:p w14:paraId="6221D033" w14:textId="77777777" w:rsidR="00D44633" w:rsidRDefault="00D44633" w:rsidP="00D44633">
      <w:pPr>
        <w:rPr>
          <w:lang w:val="en-US"/>
        </w:rPr>
      </w:pPr>
      <w:r>
        <w:rPr>
          <w:noProof/>
          <w:lang w:eastAsia="de-DE"/>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eastAsia="de-DE"/>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eastAsia="de-DE"/>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eastAsia="de-DE"/>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4-09T16:09:00Z" w:initials="MK">
    <w:p w14:paraId="77AA3A6D" w14:textId="011210C4" w:rsidR="00230509" w:rsidRDefault="00230509">
      <w:pPr>
        <w:pStyle w:val="Kommentartext"/>
      </w:pPr>
      <w:r>
        <w:rPr>
          <w:rStyle w:val="Kommentarzeichen"/>
        </w:rPr>
        <w:annotationRef/>
      </w:r>
      <w:r>
        <w:t>Weg, weg, weg. Zusammenkürzen halbe Seite.</w:t>
      </w:r>
    </w:p>
  </w:comment>
  <w:comment w:id="6" w:author="Deiglmayr, Anne" w:date="2024-04-04T13:56:00Z" w:initials="DA">
    <w:p w14:paraId="0DCE3E7B" w14:textId="679F7A93" w:rsidR="00EA0734" w:rsidRDefault="00EA0734">
      <w:pPr>
        <w:pStyle w:val="Kommentartext"/>
      </w:pPr>
      <w:r>
        <w:rPr>
          <w:rStyle w:val="Kommentarzeichen"/>
        </w:rPr>
        <w:annotationRef/>
      </w:r>
      <w:r>
        <w:t>Da gibt es eine Metaanalyse dazu, komme nur gerade nicht auf den Namen… steht vielleicht bei Nolting?</w:t>
      </w:r>
    </w:p>
  </w:comment>
  <w:comment w:id="11" w:author="Mandy Klatt" w:date="2024-04-09T14:39:00Z" w:initials="MK">
    <w:p w14:paraId="0A12E547" w14:textId="77777777" w:rsidR="00674DD7" w:rsidRDefault="00674DD7">
      <w:pPr>
        <w:pStyle w:val="Kommentartext"/>
      </w:pPr>
      <w:r>
        <w:rPr>
          <w:rStyle w:val="Kommentarzeichen"/>
        </w:rPr>
        <w:annotationRef/>
      </w:r>
      <w:r>
        <w:t>Was bringt uns das, dass wir das verstehen? Was sind wichtige Implikationen?</w:t>
      </w:r>
    </w:p>
    <w:p w14:paraId="1F41ADBD" w14:textId="77777777" w:rsidR="00674DD7" w:rsidRDefault="00674DD7">
      <w:pPr>
        <w:pStyle w:val="Kommentartext"/>
      </w:pPr>
    </w:p>
    <w:p w14:paraId="7F729847" w14:textId="38F65BD6" w:rsidR="00674DD7" w:rsidRDefault="00674DD7" w:rsidP="00674DD7">
      <w:pPr>
        <w:pStyle w:val="Kommentartext"/>
        <w:numPr>
          <w:ilvl w:val="0"/>
          <w:numId w:val="34"/>
        </w:numPr>
      </w:pPr>
      <w:r>
        <w:t>Anwendungen im Bereich der Teacher Education</w:t>
      </w:r>
    </w:p>
    <w:p w14:paraId="2E539877" w14:textId="703E63DB" w:rsidR="00674DD7" w:rsidRDefault="00674DD7" w:rsidP="00674DD7">
      <w:pPr>
        <w:pStyle w:val="Kommentartext"/>
        <w:numPr>
          <w:ilvl w:val="0"/>
          <w:numId w:val="34"/>
        </w:numPr>
      </w:pPr>
      <w:r>
        <w:t xml:space="preserve">Einsatz von Wearables im Sinne von </w:t>
      </w:r>
      <w:proofErr w:type="spellStart"/>
      <w:proofErr w:type="gramStart"/>
      <w:r>
        <w:t>Lehrer:ingesundheit</w:t>
      </w:r>
      <w:proofErr w:type="spellEnd"/>
      <w:proofErr w:type="gramEnd"/>
    </w:p>
  </w:comment>
  <w:comment w:id="35" w:author="G K" w:date="2024-04-03T22:49:00Z" w:initials="GK">
    <w:p w14:paraId="53C04796" w14:textId="0FABF39B" w:rsidR="00FD1D2D" w:rsidRDefault="00FD1D2D">
      <w:pPr>
        <w:pStyle w:val="Kommentartext"/>
      </w:pPr>
      <w:r>
        <w:rPr>
          <w:rStyle w:val="Kommentarzeichen"/>
        </w:rPr>
        <w:annotationRef/>
      </w:r>
      <w:r>
        <w:t xml:space="preserve">Vielleicht doch hier gleich alle </w:t>
      </w:r>
      <w:proofErr w:type="spellStart"/>
      <w:r>
        <w:t>phasen</w:t>
      </w:r>
      <w:proofErr w:type="spellEnd"/>
      <w:r>
        <w:t xml:space="preserve"> benennen als Überblick</w:t>
      </w:r>
    </w:p>
  </w:comment>
  <w:comment w:id="38" w:author="Deiglmayr, Anne" w:date="2024-04-04T14:09:00Z" w:initials="DA">
    <w:p w14:paraId="0ACB8017" w14:textId="2D981539" w:rsidR="00B416C0" w:rsidRDefault="00B416C0">
      <w:pPr>
        <w:pStyle w:val="Kommentartext"/>
      </w:pPr>
      <w:r>
        <w:rPr>
          <w:rStyle w:val="Kommentarzeichen"/>
        </w:rPr>
        <w:annotationRef/>
      </w:r>
      <w:r>
        <w:t xml:space="preserve">Wir werden vermutlich deutlich kürzen müssen, und in diesem Abschnitt sehe ich da einiges Potential </w:t>
      </w:r>
      <w:r w:rsidR="004730CB">
        <w:t>(</w:t>
      </w:r>
      <w:r>
        <w:t>auch wenn´s schade ist)</w:t>
      </w:r>
    </w:p>
  </w:comment>
  <w:comment w:id="39" w:author="Deiglmayr, Anne" w:date="2024-04-04T14:03:00Z" w:initials="DA">
    <w:p w14:paraId="2B7A9A33" w14:textId="611136CD" w:rsidR="00D25B78" w:rsidRDefault="00D25B78">
      <w:pPr>
        <w:pStyle w:val="Kommentartext"/>
      </w:pPr>
      <w:r>
        <w:rPr>
          <w:rStyle w:val="Kommentarzeichen"/>
        </w:rPr>
        <w:annotationRef/>
      </w:r>
      <w:r>
        <w:t>Könnte man wegkürzen</w:t>
      </w:r>
    </w:p>
  </w:comment>
  <w:comment w:id="40" w:author="Deiglmayr, Anne" w:date="2024-04-04T14:04:00Z" w:initials="DA">
    <w:p w14:paraId="6C7032B5" w14:textId="5E746C7A" w:rsidR="00D25B78" w:rsidRDefault="00D25B78">
      <w:pPr>
        <w:pStyle w:val="Kommentartext"/>
      </w:pPr>
      <w:r>
        <w:rPr>
          <w:rStyle w:val="Kommentarzeichen"/>
        </w:rPr>
        <w:annotationRef/>
      </w:r>
      <w:r>
        <w:t>dito</w:t>
      </w:r>
    </w:p>
  </w:comment>
  <w:comment w:id="71" w:author="Deiglmayr, Anne" w:date="2024-04-04T14:06:00Z" w:initials="DA">
    <w:p w14:paraId="0D00B089" w14:textId="57D72BF2" w:rsidR="00D25B78" w:rsidRDefault="00D25B78">
      <w:pPr>
        <w:pStyle w:val="Kommentartext"/>
      </w:pPr>
      <w:r>
        <w:rPr>
          <w:rStyle w:val="Kommentarzeichen"/>
        </w:rPr>
        <w:annotationRef/>
      </w:r>
      <w:r>
        <w:t>kann</w:t>
      </w:r>
      <w:r w:rsidR="00B416C0">
        <w:t xml:space="preserve"> auch</w:t>
      </w:r>
      <w:r>
        <w:t xml:space="preserve"> weg</w:t>
      </w:r>
      <w:r w:rsidR="00B416C0">
        <w:t>, wenn muss…</w:t>
      </w:r>
    </w:p>
  </w:comment>
  <w:comment w:id="101" w:author="Deiglmayr, Anne" w:date="2024-04-04T14:13:00Z" w:initials="DA">
    <w:p w14:paraId="559A7D4D" w14:textId="41761AE7" w:rsidR="00CE140E" w:rsidRDefault="00CE140E">
      <w:pPr>
        <w:pStyle w:val="Kommentartext"/>
      </w:pPr>
      <w:r>
        <w:rPr>
          <w:rStyle w:val="Kommentarzeichen"/>
        </w:rPr>
        <w:annotationRef/>
      </w:r>
      <w:r>
        <w:t>braucht man diese Referenz hier?</w:t>
      </w:r>
    </w:p>
  </w:comment>
  <w:comment w:id="102" w:author="Mandy Klatt" w:date="2024-03-25T15:45:00Z" w:initials="MK">
    <w:p w14:paraId="483411A7" w14:textId="4E83AE40" w:rsidR="00D30895" w:rsidRDefault="00D30895">
      <w:pPr>
        <w:pStyle w:val="Kommentartext"/>
      </w:pPr>
      <w:r>
        <w:rPr>
          <w:rStyle w:val="Kommentarzeichen"/>
        </w:rPr>
        <w:annotationRef/>
      </w:r>
      <w:r>
        <w:t xml:space="preserve">Liebe Anne, in deinem einen Kommentar hattest du gefragt, inwiefern ich das Modell angepasst habe. Im Grunde genommen habe ich nur die Bsp. in Klammern ergänzt, um es auf unsere Studie zu münzen, und die für uns unwichtigen Boxen weggelassen. Soll ich das vermerken? Ich hatte mich an der Studie von Tobias </w:t>
      </w:r>
      <w:proofErr w:type="spellStart"/>
      <w:r>
        <w:t>Kärner</w:t>
      </w:r>
      <w:proofErr w:type="spellEnd"/>
      <w:r>
        <w:t xml:space="preserve"> et al. (2021) orientiert, der auch einfach nur schreibt, dass die das Modell angepasst haben (sogar noch reduzierter): </w:t>
      </w:r>
    </w:p>
    <w:p w14:paraId="7C38D72F" w14:textId="415800DF" w:rsidR="00D30895" w:rsidRDefault="00D30895">
      <w:pPr>
        <w:pStyle w:val="Kommentartext"/>
      </w:pPr>
      <w:r>
        <w:rPr>
          <w:noProof/>
          <w:lang w:eastAsia="de-DE"/>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103" w:author="Deiglmayr, Anne" w:date="2024-04-04T14:21:00Z" w:initials="DA">
    <w:p w14:paraId="6BC8DAC4" w14:textId="01DEC8E8" w:rsidR="00643BEE" w:rsidRDefault="00643BEE">
      <w:pPr>
        <w:pStyle w:val="Kommentartext"/>
      </w:pPr>
      <w:r>
        <w:rPr>
          <w:rStyle w:val="Kommentarzeichen"/>
        </w:rPr>
        <w:annotationRef/>
      </w:r>
      <w:r>
        <w:t>Habe unten einen Vorschlag gemacht; würde die Referenz erst da bringen, wo du konkret auf Fig. 1 eingehst</w:t>
      </w:r>
    </w:p>
  </w:comment>
  <w:comment w:id="123" w:author="Deiglmayr, Anne" w:date="2024-04-04T14:21:00Z" w:initials="DA">
    <w:p w14:paraId="75D5D556" w14:textId="118762DD" w:rsidR="00376943" w:rsidRDefault="00376943">
      <w:pPr>
        <w:pStyle w:val="Kommentartext"/>
      </w:pPr>
      <w:r>
        <w:rPr>
          <w:rStyle w:val="Kommentarzeichen"/>
        </w:rPr>
        <w:annotationRef/>
      </w:r>
      <w:r>
        <w:t>Keine Großschreibung in Abb.-Überschriften</w:t>
      </w:r>
    </w:p>
  </w:comment>
  <w:comment w:id="125" w:author="Deiglmayr, Anne" w:date="2024-04-04T14:24:00Z" w:initials="DA">
    <w:p w14:paraId="4A1FB5E4" w14:textId="699125BC" w:rsidR="00376943" w:rsidRDefault="00376943">
      <w:pPr>
        <w:pStyle w:val="Kommentartext"/>
      </w:pPr>
      <w:r>
        <w:rPr>
          <w:rStyle w:val="Kommentarzeichen"/>
        </w:rPr>
        <w:annotationRef/>
      </w:r>
      <w:r>
        <w:t>Bekommst du die Erläuterung der Figure noch etwas „knackiger“ (kürzer, präziser) hin? Keine Infos drumherum, nur beschreiben, wie Stress entsteht, mit genau den Begriffen aus der Figure… Ich habe mal den Anfang gemacht.</w:t>
      </w:r>
    </w:p>
  </w:comment>
  <w:comment w:id="149" w:author="Deiglmayr, Anne" w:date="2024-04-04T14:30:00Z" w:initials="DA">
    <w:p w14:paraId="505965A5" w14:textId="524B4CF2" w:rsidR="00CC1117" w:rsidRDefault="00CC1117">
      <w:pPr>
        <w:pStyle w:val="Kommentartext"/>
      </w:pPr>
      <w:r>
        <w:rPr>
          <w:rStyle w:val="Kommentarzeichen"/>
        </w:rPr>
        <w:annotationRef/>
      </w:r>
      <w:r>
        <w:t xml:space="preserve">Diesen „Exkurs“ nach hinten verschieben, erst das Modell fertig durchgehen… </w:t>
      </w:r>
      <w:proofErr w:type="spellStart"/>
      <w:r>
        <w:t>Evtl</w:t>
      </w:r>
      <w:proofErr w:type="spellEnd"/>
      <w:r>
        <w:t xml:space="preserve"> weglassen, auf jeden Fall kürzen. Ziel: die Bedeutung des </w:t>
      </w:r>
      <w:proofErr w:type="spellStart"/>
      <w:r>
        <w:t>appraisals</w:t>
      </w:r>
      <w:proofErr w:type="spellEnd"/>
      <w:r>
        <w:t xml:space="preserve"> herausstellen, warum erheben wir das?</w:t>
      </w:r>
    </w:p>
  </w:comment>
  <w:comment w:id="157" w:author="G K" w:date="2024-04-03T23:03:00Z" w:initials="GK">
    <w:p w14:paraId="017D69BB" w14:textId="75CAACA0" w:rsidR="003E1B68" w:rsidRDefault="003E1B68">
      <w:pPr>
        <w:pStyle w:val="Kommentartext"/>
      </w:pPr>
      <w:r>
        <w:rPr>
          <w:rStyle w:val="Kommentarzeichen"/>
        </w:rPr>
        <w:annotationRef/>
      </w:r>
      <w:r>
        <w:t xml:space="preserve">Gern noch ein paar </w:t>
      </w:r>
      <w:proofErr w:type="gramStart"/>
      <w:r>
        <w:t>benennen</w:t>
      </w:r>
      <w:proofErr w:type="gramEnd"/>
      <w:r>
        <w:t xml:space="preserve"> wenn sie relevant sind</w:t>
      </w:r>
    </w:p>
  </w:comment>
  <w:comment w:id="150" w:author="Deiglmayr, Anne" w:date="2024-04-04T14:31:00Z" w:initials="DA">
    <w:p w14:paraId="119790F9" w14:textId="6FFA3D5B" w:rsidR="00CC1117" w:rsidRDefault="00CC1117">
      <w:pPr>
        <w:pStyle w:val="Kommentartext"/>
      </w:pPr>
      <w:r>
        <w:rPr>
          <w:rStyle w:val="Kommentarzeichen"/>
        </w:rPr>
        <w:annotationRef/>
      </w:r>
      <w:r>
        <w:t xml:space="preserve">Teaching </w:t>
      </w:r>
      <w:proofErr w:type="spellStart"/>
      <w:r>
        <w:t>experience</w:t>
      </w:r>
      <w:proofErr w:type="spellEnd"/>
      <w:r>
        <w:t xml:space="preserve"> im letzten Schritt vorstellen, erst das Modell fertig durchgehen. Und insgesamt kürzen…</w:t>
      </w:r>
    </w:p>
  </w:comment>
  <w:comment w:id="180" w:author="Deiglmayr, Anne" w:date="2024-04-04T14:35:00Z" w:initials="DA">
    <w:p w14:paraId="0F50AE53" w14:textId="606543B2" w:rsidR="00CC1117" w:rsidRDefault="00CC1117">
      <w:pPr>
        <w:pStyle w:val="Kommentartext"/>
      </w:pPr>
      <w:r>
        <w:rPr>
          <w:rStyle w:val="Kommentarzeichen"/>
        </w:rPr>
        <w:annotationRef/>
      </w:r>
      <w:r>
        <w:t>Fand ich schwer verständlich. Stimmt das so?</w:t>
      </w:r>
    </w:p>
  </w:comment>
  <w:comment w:id="225" w:author="Deiglmayr, Anne" w:date="2024-04-04T14:41:00Z" w:initials="DA">
    <w:p w14:paraId="23B78702" w14:textId="3E72F4EA" w:rsidR="009432BF" w:rsidRDefault="009432BF">
      <w:pPr>
        <w:pStyle w:val="Kommentartext"/>
      </w:pPr>
      <w:r>
        <w:rPr>
          <w:rStyle w:val="Kommentarzeichen"/>
        </w:rPr>
        <w:annotationRef/>
      </w:r>
      <w:r>
        <w:t>Kannst du etwas spezifischer beschreiben, worin der Stressor bestand? Klingt erstmal per se nicht wirklich stressig…</w:t>
      </w:r>
    </w:p>
  </w:comment>
  <w:comment w:id="238" w:author="Deiglmayr, Anne" w:date="2024-04-04T14:43:00Z" w:initials="DA">
    <w:p w14:paraId="3EE6BC39" w14:textId="21DE8755" w:rsidR="009432BF" w:rsidRDefault="009432BF">
      <w:pPr>
        <w:pStyle w:val="Kommentartext"/>
      </w:pPr>
      <w:r>
        <w:rPr>
          <w:rStyle w:val="Kommentarzeichen"/>
        </w:rPr>
        <w:annotationRef/>
      </w:r>
      <w:r>
        <w:t xml:space="preserve">Wahrscheinlich müssen wir beim Markennamen noch so ein ® </w:t>
      </w:r>
      <w:proofErr w:type="gramStart"/>
      <w:r>
        <w:t>einfügen….</w:t>
      </w:r>
      <w:proofErr w:type="gramEnd"/>
      <w:r>
        <w:t>?</w:t>
      </w:r>
    </w:p>
  </w:comment>
  <w:comment w:id="245" w:author="Deiglmayr, Anne" w:date="2024-04-04T14:43:00Z" w:initials="DA">
    <w:p w14:paraId="70FA7CED" w14:textId="533D461A" w:rsidR="009432BF" w:rsidRDefault="009432BF">
      <w:pPr>
        <w:pStyle w:val="Kommentartext"/>
      </w:pPr>
      <w:r>
        <w:rPr>
          <w:rStyle w:val="Kommentarzeichen"/>
        </w:rPr>
        <w:annotationRef/>
      </w:r>
      <w:r>
        <w:t>?</w:t>
      </w:r>
    </w:p>
  </w:comment>
  <w:comment w:id="300" w:author="Deiglmayr, Anne" w:date="2024-04-04T14:52:00Z" w:initials="DA">
    <w:p w14:paraId="73EFF466" w14:textId="45792793" w:rsidR="00895071" w:rsidRDefault="00895071">
      <w:pPr>
        <w:pStyle w:val="Kommentartext"/>
      </w:pPr>
      <w:r>
        <w:rPr>
          <w:rStyle w:val="Kommentarzeichen"/>
        </w:rPr>
        <w:annotationRef/>
      </w:r>
      <w:r>
        <w:t>Stimmt das? Wie genau wurde Stress operationalisiert? Oder gab es gar keine Validierung der physiologischen Maße, z.B. durch eine Stressskala o.ä.?</w:t>
      </w:r>
    </w:p>
  </w:comment>
  <w:comment w:id="320" w:author="Deiglmayr, Anne" w:date="2024-04-04T14:54:00Z" w:initials="DA">
    <w:p w14:paraId="39D5CA55" w14:textId="488E35A5" w:rsidR="00895071" w:rsidRDefault="00895071">
      <w:pPr>
        <w:pStyle w:val="Kommentartext"/>
      </w:pPr>
      <w:r>
        <w:rPr>
          <w:rStyle w:val="Kommentarzeichen"/>
        </w:rPr>
        <w:annotationRef/>
      </w:r>
      <w:r>
        <w:t>Was bedeutet das eigentlich genau?</w:t>
      </w:r>
    </w:p>
  </w:comment>
  <w:comment w:id="341" w:author="Deiglmayr, Anne" w:date="2024-04-08T16:45:00Z" w:initials="DA">
    <w:p w14:paraId="712FC92A" w14:textId="04636471" w:rsidR="004730CB" w:rsidRDefault="004730CB">
      <w:pPr>
        <w:pStyle w:val="Kommentartext"/>
      </w:pPr>
      <w:r>
        <w:rPr>
          <w:rStyle w:val="Kommentarzeichen"/>
        </w:rPr>
        <w:annotationRef/>
      </w:r>
      <w:r>
        <w:t xml:space="preserve">Ich würde hier mit dem Besonderen anfangen, nämlich der </w:t>
      </w:r>
      <w:proofErr w:type="spellStart"/>
      <w:r>
        <w:t>micro</w:t>
      </w:r>
      <w:proofErr w:type="spellEnd"/>
      <w:r>
        <w:t xml:space="preserve"> </w:t>
      </w:r>
      <w:proofErr w:type="spellStart"/>
      <w:r>
        <w:t>teaching</w:t>
      </w:r>
      <w:proofErr w:type="spellEnd"/>
      <w:r>
        <w:t xml:space="preserve"> </w:t>
      </w:r>
      <w:proofErr w:type="spellStart"/>
      <w:r>
        <w:t>unit</w:t>
      </w:r>
      <w:proofErr w:type="spellEnd"/>
      <w:r>
        <w:t xml:space="preserve"> mit eingebauten Störungen (in kontrolliertem Design…). Da kann man dann auch den Bogen zum Stress schlagen. Beschreib das erst, und dann die Phasen drumherum.</w:t>
      </w:r>
    </w:p>
  </w:comment>
  <w:comment w:id="367" w:author="Mandy Klatt" w:date="2024-04-09T14:52:00Z" w:initials="MK">
    <w:p w14:paraId="45019A96" w14:textId="69943C70" w:rsidR="00121A30" w:rsidRDefault="00121A30">
      <w:pPr>
        <w:pStyle w:val="Kommentartext"/>
      </w:pPr>
      <w:r>
        <w:rPr>
          <w:rStyle w:val="Kommentarzeichen"/>
        </w:rPr>
        <w:annotationRef/>
      </w:r>
      <w:r>
        <w:t xml:space="preserve">Hauptaugenmerk auf Teaching Unit mit </w:t>
      </w:r>
      <w:proofErr w:type="spellStart"/>
      <w:r>
        <w:t>geskripteten</w:t>
      </w:r>
      <w:proofErr w:type="spellEnd"/>
      <w:r>
        <w:t xml:space="preserve"> Störungen, Argumentation, warum die MTU stressig war, </w:t>
      </w:r>
    </w:p>
    <w:p w14:paraId="61E1BFF9" w14:textId="7A91C363" w:rsidR="00121A30" w:rsidRDefault="00121A30">
      <w:pPr>
        <w:pStyle w:val="Kommentartext"/>
      </w:pPr>
      <w:r>
        <w:t>restlichen vier nur Phasen erwähnen.</w:t>
      </w:r>
    </w:p>
    <w:p w14:paraId="629707AA" w14:textId="4316EF29" w:rsidR="00121A30" w:rsidRDefault="00121A30">
      <w:pPr>
        <w:pStyle w:val="Kommentartext"/>
      </w:pPr>
    </w:p>
  </w:comment>
  <w:comment w:id="409" w:author="Mandy Klatt" w:date="2024-04-09T15:00:00Z" w:initials="MK">
    <w:p w14:paraId="357E7C33" w14:textId="7E159097" w:rsidR="00B97CE0" w:rsidRDefault="00B97CE0">
      <w:pPr>
        <w:pStyle w:val="Kommentartext"/>
      </w:pPr>
      <w:r>
        <w:rPr>
          <w:rStyle w:val="Kommentarzeichen"/>
        </w:rPr>
        <w:annotationRef/>
      </w:r>
      <w:r>
        <w:t>Hypothesen direkt danach benennen</w:t>
      </w:r>
    </w:p>
  </w:comment>
  <w:comment w:id="460" w:author="Deiglmayr, Anne" w:date="2024-04-08T17:08:00Z" w:initials="DA">
    <w:p w14:paraId="04B815F3" w14:textId="65DBDF60" w:rsidR="004F3BD3" w:rsidRDefault="004F3BD3">
      <w:pPr>
        <w:pStyle w:val="Kommentartext"/>
      </w:pPr>
      <w:r>
        <w:rPr>
          <w:rStyle w:val="Kommentarzeichen"/>
        </w:rPr>
        <w:annotationRef/>
      </w:r>
      <w:r>
        <w:t>Kann das Wort weg?</w:t>
      </w:r>
    </w:p>
  </w:comment>
  <w:comment w:id="462" w:author="Deiglmayr, Anne" w:date="2024-04-08T17:08:00Z" w:initials="DA">
    <w:p w14:paraId="3F15500D" w14:textId="0F6F41BC" w:rsidR="004F3BD3" w:rsidRDefault="004F3BD3">
      <w:pPr>
        <w:pStyle w:val="Kommentartext"/>
      </w:pPr>
      <w:r>
        <w:rPr>
          <w:rStyle w:val="Kommentarzeichen"/>
        </w:rPr>
        <w:annotationRef/>
      </w:r>
      <w:r>
        <w:t>Wirklich alle?</w:t>
      </w:r>
    </w:p>
  </w:comment>
  <w:comment w:id="442" w:author="Mandy Klatt" w:date="2024-04-09T15:13:00Z" w:initials="MK">
    <w:p w14:paraId="3549010C" w14:textId="77777777" w:rsidR="000F6306" w:rsidRDefault="000F6306">
      <w:pPr>
        <w:pStyle w:val="Kommentartext"/>
      </w:pPr>
      <w:r>
        <w:rPr>
          <w:rStyle w:val="Kommentarzeichen"/>
        </w:rPr>
        <w:annotationRef/>
      </w:r>
      <w:r>
        <w:t xml:space="preserve">Hypothese a-d nur </w:t>
      </w:r>
      <w:proofErr w:type="spellStart"/>
      <w:r>
        <w:t>levels</w:t>
      </w:r>
      <w:proofErr w:type="spellEnd"/>
      <w:r>
        <w:t xml:space="preserve"> </w:t>
      </w:r>
    </w:p>
    <w:p w14:paraId="18FD45B3" w14:textId="1AC25289" w:rsidR="000F6306" w:rsidRDefault="000F6306">
      <w:pPr>
        <w:pStyle w:val="Kommentartext"/>
      </w:pPr>
      <w:r>
        <w:t xml:space="preserve">HR </w:t>
      </w:r>
      <w:proofErr w:type="spellStart"/>
      <w:r>
        <w:t>changes</w:t>
      </w:r>
      <w:proofErr w:type="spellEnd"/>
      <w:r>
        <w:t xml:space="preserve"> als explorative Analyse </w:t>
      </w:r>
    </w:p>
  </w:comment>
  <w:comment w:id="470" w:author="Mandy Klatt" w:date="2024-04-09T15:18:00Z" w:initials="MK">
    <w:p w14:paraId="36105F8F" w14:textId="77777777" w:rsidR="000F6306" w:rsidRDefault="000F6306">
      <w:pPr>
        <w:pStyle w:val="Kommentartext"/>
      </w:pPr>
      <w:r>
        <w:rPr>
          <w:rStyle w:val="Kommentarzeichen"/>
        </w:rPr>
        <w:annotationRef/>
      </w:r>
      <w:r>
        <w:t xml:space="preserve">Zahlen </w:t>
      </w:r>
      <w:r w:rsidR="001A356C">
        <w:t>bei Phasen wegnehmen</w:t>
      </w:r>
    </w:p>
    <w:p w14:paraId="476C1744" w14:textId="15519AAA" w:rsidR="001A356C" w:rsidRDefault="001A356C">
      <w:pPr>
        <w:pStyle w:val="Kommentartext"/>
      </w:pPr>
      <w:r>
        <w:t>Intervalle mit I1, I2 bei 10min beschriften</w:t>
      </w:r>
    </w:p>
    <w:p w14:paraId="23305B40" w14:textId="79ED6365" w:rsidR="001A356C" w:rsidRDefault="001A356C">
      <w:pPr>
        <w:pStyle w:val="Kommentartext"/>
      </w:pPr>
      <w:r>
        <w:t>10min Legende: I</w:t>
      </w:r>
      <w:r w:rsidRPr="001A356C">
        <w:rPr>
          <w:vertAlign w:val="subscript"/>
        </w:rPr>
        <w:t>n</w:t>
      </w:r>
      <w:r>
        <w:rPr>
          <w:vertAlign w:val="subscript"/>
        </w:rPr>
        <w:t xml:space="preserve"> (oder kursiv)</w:t>
      </w:r>
    </w:p>
  </w:comment>
  <w:comment w:id="479" w:author="Deiglmayr, Anne" w:date="2024-04-08T17:11:00Z" w:initials="DA">
    <w:p w14:paraId="2AE5D21A" w14:textId="514A3496" w:rsidR="00ED5B4E" w:rsidRDefault="00ED5B4E">
      <w:pPr>
        <w:pStyle w:val="Kommentartext"/>
      </w:pPr>
      <w:r>
        <w:rPr>
          <w:rStyle w:val="Kommentarzeichen"/>
        </w:rPr>
        <w:annotationRef/>
      </w:r>
      <w:r>
        <w:rPr>
          <w:rStyle w:val="Kommentarzeichen"/>
        </w:rPr>
        <w:t xml:space="preserve">Wir müssen ggf. nochmal kritisch schauen, dass wir in der </w:t>
      </w:r>
      <w:proofErr w:type="spellStart"/>
      <w:r>
        <w:rPr>
          <w:rStyle w:val="Kommentarzeichen"/>
        </w:rPr>
        <w:t>Present</w:t>
      </w:r>
      <w:proofErr w:type="spellEnd"/>
      <w:r>
        <w:rPr>
          <w:rStyle w:val="Kommentarzeichen"/>
        </w:rPr>
        <w:t xml:space="preserve"> Study </w:t>
      </w:r>
      <w:proofErr w:type="spellStart"/>
      <w:r>
        <w:rPr>
          <w:rStyle w:val="Kommentarzeichen"/>
        </w:rPr>
        <w:t>section</w:t>
      </w:r>
      <w:proofErr w:type="spellEnd"/>
      <w:r>
        <w:rPr>
          <w:rStyle w:val="Kommentarzeichen"/>
        </w:rPr>
        <w:t xml:space="preserve"> ganz knapp das Wesentliche referieren, und hier erst die Details. Sonst wiederholt sich zu viel….</w:t>
      </w:r>
    </w:p>
  </w:comment>
  <w:comment w:id="481" w:author="G K" w:date="2024-04-03T23:42:00Z" w:initials="GK">
    <w:p w14:paraId="2790BFD2" w14:textId="6BAA998A" w:rsidR="00CD649D" w:rsidRDefault="00CD649D">
      <w:pPr>
        <w:pStyle w:val="Kommentartext"/>
      </w:pPr>
      <w:r>
        <w:rPr>
          <w:rStyle w:val="Kommentarzeichen"/>
        </w:rPr>
        <w:annotationRef/>
      </w:r>
      <w:r>
        <w:t xml:space="preserve">Vielleicht hier noch ein Satz zu den Anforderungen an die </w:t>
      </w:r>
      <w:proofErr w:type="spellStart"/>
      <w:r>
        <w:t>teaching</w:t>
      </w:r>
      <w:proofErr w:type="spellEnd"/>
      <w:r>
        <w:t xml:space="preserve">-unit, also was im </w:t>
      </w:r>
      <w:proofErr w:type="spellStart"/>
      <w:r>
        <w:t>vorfeld</w:t>
      </w:r>
      <w:proofErr w:type="spellEnd"/>
      <w:r>
        <w:t xml:space="preserve"> als Aufgabenstellung und Rahmen vorgegeben wurde</w:t>
      </w:r>
    </w:p>
    <w:p w14:paraId="2EE3D88E" w14:textId="77777777" w:rsidR="00CD649D" w:rsidRDefault="00CD649D">
      <w:pPr>
        <w:pStyle w:val="Kommentartext"/>
      </w:pPr>
    </w:p>
  </w:comment>
  <w:comment w:id="494" w:author="Deiglmayr, Anne" w:date="2024-04-08T17:15:00Z" w:initials="DA">
    <w:p w14:paraId="7594DC44" w14:textId="241CF8D5" w:rsidR="00ED5B4E" w:rsidRDefault="00ED5B4E">
      <w:pPr>
        <w:pStyle w:val="Kommentartext"/>
      </w:pPr>
      <w:r>
        <w:rPr>
          <w:rStyle w:val="Kommentarzeichen"/>
        </w:rPr>
        <w:annotationRef/>
      </w:r>
      <w:r>
        <w:t xml:space="preserve">Dies in die Beschreibung der Phasen integrieren bzw. so weit wie möglich kürzen, da der </w:t>
      </w:r>
      <w:proofErr w:type="spellStart"/>
      <w:r>
        <w:t>questionnaire</w:t>
      </w:r>
      <w:proofErr w:type="spellEnd"/>
      <w:r>
        <w:t xml:space="preserve"> uns inhaltlich nicht weiter interessiert.</w:t>
      </w:r>
    </w:p>
  </w:comment>
  <w:comment w:id="495" w:author="Deiglmayr, Anne" w:date="2024-04-08T17:15:00Z" w:initials="DA">
    <w:p w14:paraId="27FC1E28" w14:textId="68A2F80B" w:rsidR="00ED5B4E" w:rsidRDefault="00ED5B4E">
      <w:pPr>
        <w:pStyle w:val="Kommentartext"/>
      </w:pPr>
      <w:r>
        <w:rPr>
          <w:rStyle w:val="Kommentarzeichen"/>
        </w:rPr>
        <w:annotationRef/>
      </w:r>
      <w:r>
        <w:t>Dies auch wegstreichen bzw. in die Beschreibung der Phase integrieren, sonst doppelt sich zu viel</w:t>
      </w:r>
    </w:p>
  </w:comment>
  <w:comment w:id="496" w:author="Deiglmayr, Anne" w:date="2024-04-08T17:17:00Z" w:initials="DA">
    <w:p w14:paraId="53D5D7D0" w14:textId="48E1D65B" w:rsidR="00ED5B4E" w:rsidRDefault="00ED5B4E">
      <w:pPr>
        <w:pStyle w:val="Kommentartext"/>
      </w:pPr>
      <w:r>
        <w:rPr>
          <w:rStyle w:val="Kommentarzeichen"/>
        </w:rPr>
        <w:annotationRef/>
      </w:r>
      <w:r>
        <w:t xml:space="preserve">Das kommt unten bei </w:t>
      </w:r>
      <w:proofErr w:type="spellStart"/>
      <w:r>
        <w:t>Measures</w:t>
      </w:r>
      <w:proofErr w:type="spellEnd"/>
      <w:r>
        <w:t xml:space="preserve"> schon, braucht man nicht zweimal.</w:t>
      </w:r>
    </w:p>
  </w:comment>
  <w:comment w:id="509" w:author="Mandy Klatt" w:date="2024-04-03T15:31:00Z" w:initials="MK">
    <w:p w14:paraId="092927B6" w14:textId="36A4D7B5" w:rsidR="00D30895" w:rsidRDefault="00D30895">
      <w:pPr>
        <w:pStyle w:val="Kommentartext"/>
      </w:pPr>
      <w:r>
        <w:rPr>
          <w:rStyle w:val="Kommentarzeichen"/>
        </w:rPr>
        <w:annotationRef/>
      </w:r>
      <w:r>
        <w:t xml:space="preserve">Hier werden die Intervalle eingeführt - mit Nummerierung. Hatten wir uns darauf geeinigt, bei den Phasen die Nr. wegzulassen und diese kursiv zu schreiben oder waren es die Intervalle? In der Fig. 2 haben wir momentan die Phasen nummeriert; in der </w:t>
      </w:r>
      <w:proofErr w:type="spellStart"/>
      <w:r>
        <w:t>results</w:t>
      </w:r>
      <w:proofErr w:type="spellEnd"/>
      <w:r>
        <w:t xml:space="preserve"> </w:t>
      </w:r>
      <w:proofErr w:type="spellStart"/>
      <w:r>
        <w:t>section</w:t>
      </w:r>
      <w:proofErr w:type="spellEnd"/>
      <w:r>
        <w:t xml:space="preserve"> und in allen Tabellen sind die Intervalle nummeriert. Anmerkungen/ Vorschläge von euch, ob bzw. wie trotzdem klar unterschieden werden kann zwischen Phase vs. Intervall?</w:t>
      </w:r>
    </w:p>
  </w:comment>
  <w:comment w:id="510" w:author="Deiglmayr, Anne" w:date="2024-04-08T17:18:00Z" w:initials="DA">
    <w:p w14:paraId="4F12B61B" w14:textId="04CC6B96" w:rsidR="00ED5B4E" w:rsidRDefault="00ED5B4E">
      <w:pPr>
        <w:pStyle w:val="Kommentartext"/>
      </w:pPr>
      <w:r>
        <w:rPr>
          <w:rStyle w:val="Kommentarzeichen"/>
        </w:rPr>
        <w:annotationRef/>
      </w:r>
      <w:r>
        <w:t>Wie auch immer wir es machen, ich finde die Trennung von Phase und Intervall wichtig. Wie ist es für dich am besten umsetzbar?</w:t>
      </w:r>
      <w:r w:rsidR="008D4451">
        <w:t xml:space="preserve"> Meine Tendenz wäre, die Intervalle zu nummerieren und entsprechend die Nummerierung aus Fig 2 zu entfernen, aber andersrum ginge auch.</w:t>
      </w:r>
    </w:p>
  </w:comment>
  <w:comment w:id="511" w:author="Mandy Klatt" w:date="2024-04-02T10:30:00Z" w:initials="MK">
    <w:p w14:paraId="6B74CF0A" w14:textId="3B5095A8" w:rsidR="00D30895" w:rsidRDefault="00D30895">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512" w:author="Deiglmayr, Anne" w:date="2024-04-08T17:21:00Z" w:initials="DA">
    <w:p w14:paraId="72F7DA47" w14:textId="4DEBF4F1" w:rsidR="002844B7" w:rsidRDefault="002844B7">
      <w:pPr>
        <w:pStyle w:val="Kommentartext"/>
      </w:pPr>
      <w:r>
        <w:rPr>
          <w:rStyle w:val="Kommentarzeichen"/>
        </w:rPr>
        <w:annotationRef/>
      </w:r>
      <w:r>
        <w:t>Hauptsache einheitlich.</w:t>
      </w:r>
    </w:p>
  </w:comment>
  <w:comment w:id="513" w:author="Mandy Klatt" w:date="2024-04-09T15:00:00Z" w:initials="MK">
    <w:p w14:paraId="1C58FFAC" w14:textId="5CB6FB91" w:rsidR="00B97CE0" w:rsidRDefault="00B97CE0">
      <w:pPr>
        <w:pStyle w:val="Kommentartext"/>
      </w:pPr>
      <w:r>
        <w:rPr>
          <w:rStyle w:val="Kommentarzeichen"/>
        </w:rPr>
        <w:annotationRef/>
      </w:r>
      <w:r>
        <w:t>Hypothesen nur in Kurzform nochmal benennen</w:t>
      </w:r>
    </w:p>
  </w:comment>
  <w:comment w:id="514" w:author="G K" w:date="2024-04-03T23:44:00Z" w:initials="GK">
    <w:p w14:paraId="1F8DEDE4" w14:textId="7B2E6015" w:rsidR="00CD649D" w:rsidRPr="00E666CC" w:rsidRDefault="00CD649D" w:rsidP="00CD649D">
      <w:pPr>
        <w:pStyle w:val="Kommentartext"/>
      </w:pPr>
      <w:r>
        <w:rPr>
          <w:rStyle w:val="Kommentarzeichen"/>
        </w:rPr>
        <w:annotationRef/>
      </w:r>
      <w:r w:rsidRPr="00CD649D">
        <w:t xml:space="preserve">Die </w:t>
      </w:r>
      <w:proofErr w:type="spellStart"/>
      <w:r w:rsidRPr="00CD649D">
        <w:rPr>
          <w:rFonts w:ascii="Times New Roman" w:eastAsia="Times New Roman" w:hAnsi="Times New Roman" w:cs="Times New Roman"/>
          <w:color w:val="000000"/>
          <w:sz w:val="24"/>
          <w:szCs w:val="24"/>
          <w:lang w:eastAsia="de-DE"/>
        </w:rPr>
        <w:t>fixed</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slope</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regression</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models</w:t>
      </w:r>
      <w:proofErr w:type="spellEnd"/>
      <w:r w:rsidRPr="00CD649D">
        <w:rPr>
          <w:rFonts w:ascii="Times New Roman" w:eastAsia="Times New Roman" w:hAnsi="Times New Roman" w:cs="Times New Roman"/>
          <w:color w:val="000000"/>
          <w:sz w:val="24"/>
          <w:szCs w:val="24"/>
          <w:lang w:eastAsia="de-DE"/>
        </w:rPr>
        <w:t xml:space="preserve"> sind doch</w:t>
      </w:r>
      <w:r>
        <w:rPr>
          <w:rFonts w:ascii="Times New Roman" w:eastAsia="Times New Roman" w:hAnsi="Times New Roman" w:cs="Times New Roman"/>
          <w:color w:val="000000"/>
          <w:sz w:val="24"/>
          <w:szCs w:val="24"/>
          <w:lang w:eastAsia="de-DE"/>
        </w:rPr>
        <w:t xml:space="preserve"> bestimmt lme4 (oder ähnlich). Man könnte noch ergänzen:</w:t>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t xml:space="preserve">…all </w:t>
      </w:r>
      <w:proofErr w:type="spellStart"/>
      <w:r>
        <w:rPr>
          <w:rFonts w:ascii="Times New Roman" w:eastAsia="Times New Roman" w:hAnsi="Times New Roman" w:cs="Times New Roman"/>
          <w:color w:val="000000"/>
          <w:sz w:val="24"/>
          <w:szCs w:val="24"/>
          <w:lang w:eastAsia="de-DE"/>
        </w:rPr>
        <w:t>analyses</w:t>
      </w:r>
      <w:proofErr w:type="spellEnd"/>
      <w:r>
        <w:rPr>
          <w:rFonts w:ascii="Times New Roman" w:eastAsia="Times New Roman" w:hAnsi="Times New Roman" w:cs="Times New Roman"/>
          <w:color w:val="000000"/>
          <w:sz w:val="24"/>
          <w:szCs w:val="24"/>
          <w:lang w:eastAsia="de-DE"/>
        </w:rPr>
        <w:t xml:space="preserve"> in R (@). </w:t>
      </w:r>
      <w:r w:rsidRPr="00E666CC">
        <w:rPr>
          <w:rFonts w:ascii="Times New Roman" w:eastAsia="Times New Roman" w:hAnsi="Times New Roman" w:cs="Times New Roman"/>
          <w:color w:val="000000"/>
          <w:sz w:val="24"/>
          <w:szCs w:val="24"/>
          <w:lang w:eastAsia="de-DE"/>
        </w:rPr>
        <w:t xml:space="preserve">Models </w:t>
      </w:r>
      <w:proofErr w:type="spellStart"/>
      <w:r w:rsidRPr="00E666CC">
        <w:rPr>
          <w:rFonts w:ascii="Times New Roman" w:eastAsia="Times New Roman" w:hAnsi="Times New Roman" w:cs="Times New Roman"/>
          <w:color w:val="000000"/>
          <w:sz w:val="24"/>
          <w:szCs w:val="24"/>
          <w:lang w:eastAsia="de-DE"/>
        </w:rPr>
        <w:t>were</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fitted</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using</w:t>
      </w:r>
      <w:proofErr w:type="spellEnd"/>
      <w:r w:rsidRPr="00E666CC">
        <w:rPr>
          <w:rFonts w:ascii="Times New Roman" w:eastAsia="Times New Roman" w:hAnsi="Times New Roman" w:cs="Times New Roman"/>
          <w:color w:val="000000"/>
          <w:sz w:val="24"/>
          <w:szCs w:val="24"/>
          <w:lang w:eastAsia="de-DE"/>
        </w:rPr>
        <w:t xml:space="preserve"> lme4 (@) and xxx (@). </w:t>
      </w:r>
    </w:p>
  </w:comment>
  <w:comment w:id="524" w:author="Deiglmayr, Anne" w:date="2024-04-08T17:24:00Z" w:initials="DA">
    <w:p w14:paraId="4DF6D899" w14:textId="43B242FB" w:rsidR="002844B7" w:rsidRDefault="002844B7">
      <w:pPr>
        <w:pStyle w:val="Kommentartext"/>
      </w:pPr>
      <w:r>
        <w:rPr>
          <w:rStyle w:val="Kommentarzeichen"/>
        </w:rPr>
        <w:annotationRef/>
      </w:r>
      <w:r>
        <w:t xml:space="preserve">Mich stören die (1) </w:t>
      </w:r>
      <w:proofErr w:type="spellStart"/>
      <w:r>
        <w:t>Zaheln</w:t>
      </w:r>
      <w:proofErr w:type="spellEnd"/>
      <w:r>
        <w:t xml:space="preserve"> im </w:t>
      </w:r>
      <w:proofErr w:type="spellStart"/>
      <w:r>
        <w:t>text</w:t>
      </w:r>
      <w:proofErr w:type="spellEnd"/>
      <w:r>
        <w:t xml:space="preserve"> irgendwie sehr. Das sieht doch immer nach Aufzählung aus, oder? Daher würde ich vorschlagen, die Zahlen nach dem Intervall hinzuschreiben (oder wegzulassen). Gleichzeitig sollten </w:t>
      </w:r>
      <w:proofErr w:type="gramStart"/>
      <w:r>
        <w:t>die Intervalls</w:t>
      </w:r>
      <w:proofErr w:type="gramEnd"/>
      <w:r>
        <w:t xml:space="preserve"> in der Fig 2 in den Intervallen nochmal </w:t>
      </w:r>
      <w:proofErr w:type="spellStart"/>
      <w:r>
        <w:t>auftaiuchen</w:t>
      </w:r>
      <w:proofErr w:type="spellEnd"/>
      <w:r>
        <w:t xml:space="preserve">, um eine einfache Zuordnung zu erlauben. </w:t>
      </w:r>
      <w:proofErr w:type="spellStart"/>
      <w:r>
        <w:t>Ggeb</w:t>
      </w:r>
      <w:proofErr w:type="spellEnd"/>
      <w:r>
        <w:t xml:space="preserve">. Schreiben wir, noch besser, I2 statt 2… </w:t>
      </w:r>
    </w:p>
  </w:comment>
  <w:comment w:id="534" w:author="Mandy Klatt" w:date="2024-04-09T15:32:00Z" w:initials="MK">
    <w:p w14:paraId="3AEC1BD3" w14:textId="77777777" w:rsidR="00125D43" w:rsidRDefault="00125D43">
      <w:pPr>
        <w:pStyle w:val="Kommentartext"/>
      </w:pPr>
      <w:r>
        <w:rPr>
          <w:rStyle w:val="Kommentarzeichen"/>
        </w:rPr>
        <w:annotationRef/>
      </w:r>
      <w:r w:rsidRPr="00125D43">
        <w:t xml:space="preserve">Nochmal extra Absatz für </w:t>
      </w:r>
      <w:proofErr w:type="spellStart"/>
      <w:r w:rsidRPr="00125D43">
        <w:t>Measures</w:t>
      </w:r>
      <w:proofErr w:type="spellEnd"/>
      <w:r>
        <w:t>:</w:t>
      </w:r>
    </w:p>
    <w:p w14:paraId="12466563" w14:textId="77777777" w:rsidR="00125D43" w:rsidRDefault="00125D43" w:rsidP="00125D43">
      <w:pPr>
        <w:pStyle w:val="Kommentartext"/>
        <w:numPr>
          <w:ilvl w:val="0"/>
          <w:numId w:val="35"/>
        </w:numPr>
      </w:pPr>
      <w:r>
        <w:t xml:space="preserve"> </w:t>
      </w:r>
      <w:proofErr w:type="spellStart"/>
      <w:r w:rsidRPr="00125D43">
        <w:t>unstd</w:t>
      </w:r>
      <w:proofErr w:type="spellEnd"/>
      <w:r w:rsidRPr="00125D43">
        <w:t xml:space="preserve">. </w:t>
      </w:r>
      <w:proofErr w:type="spellStart"/>
      <w:r w:rsidRPr="00125D43">
        <w:t>mean</w:t>
      </w:r>
      <w:proofErr w:type="spellEnd"/>
      <w:r w:rsidRPr="00125D43">
        <w:t xml:space="preserve"> HR</w:t>
      </w:r>
      <w:r>
        <w:t xml:space="preserve"> </w:t>
      </w:r>
    </w:p>
    <w:p w14:paraId="542BD9AC" w14:textId="77777777" w:rsidR="00125D43" w:rsidRDefault="00125D43" w:rsidP="00125D43">
      <w:pPr>
        <w:pStyle w:val="Kommentartext"/>
        <w:numPr>
          <w:ilvl w:val="0"/>
          <w:numId w:val="35"/>
        </w:numPr>
      </w:pPr>
      <w:r>
        <w:t xml:space="preserve"> </w:t>
      </w:r>
      <w:proofErr w:type="spellStart"/>
      <w:r w:rsidRPr="00125D43">
        <w:t>std.</w:t>
      </w:r>
      <w:proofErr w:type="spellEnd"/>
      <w:r w:rsidRPr="00125D43">
        <w:t xml:space="preserve"> </w:t>
      </w:r>
      <w:proofErr w:type="spellStart"/>
      <w:r w:rsidRPr="00125D43">
        <w:t>mean</w:t>
      </w:r>
      <w:proofErr w:type="spellEnd"/>
      <w:r w:rsidRPr="00125D43">
        <w:t xml:space="preserve"> HR</w:t>
      </w:r>
      <w:r>
        <w:t xml:space="preserve"> </w:t>
      </w:r>
      <w:proofErr w:type="spellStart"/>
      <w:r>
        <w:t>overall</w:t>
      </w:r>
      <w:proofErr w:type="spellEnd"/>
      <w:r>
        <w:t xml:space="preserve"> UND pro Intervall</w:t>
      </w:r>
    </w:p>
    <w:p w14:paraId="150B79B5"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Intercepts</w:t>
      </w:r>
      <w:proofErr w:type="spellEnd"/>
    </w:p>
    <w:p w14:paraId="355AF5E7"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Slopes</w:t>
      </w:r>
      <w:proofErr w:type="spellEnd"/>
    </w:p>
    <w:p w14:paraId="5D57BC68" w14:textId="77777777" w:rsidR="00125D43" w:rsidRDefault="00125D43" w:rsidP="00125D43">
      <w:pPr>
        <w:pStyle w:val="Kommentartext"/>
      </w:pPr>
    </w:p>
    <w:p w14:paraId="224E8216" w14:textId="01CC86FD" w:rsidR="00125D43" w:rsidRPr="00125D43" w:rsidRDefault="00125D43" w:rsidP="00125D43">
      <w:pPr>
        <w:pStyle w:val="Kommentartext"/>
      </w:pPr>
      <w:r>
        <w:t>A</w:t>
      </w:r>
      <w:r w:rsidRPr="00125D43">
        <w:t xml:space="preserve">uf welches Level beziehen sich </w:t>
      </w:r>
      <w:r>
        <w:t>die Maße (n = 81 oder n = ca. 6.000 Messzeitpunkte)</w:t>
      </w:r>
      <w:r w:rsidRPr="00125D43">
        <w:t xml:space="preserve"> </w:t>
      </w:r>
    </w:p>
  </w:comment>
  <w:comment w:id="555" w:author="Mandy Klatt" w:date="2024-04-09T15:08:00Z" w:initials="MK">
    <w:p w14:paraId="72DDC2C3" w14:textId="2C03D84B" w:rsidR="00B97CE0" w:rsidRDefault="00B97CE0">
      <w:pPr>
        <w:pStyle w:val="Kommentartext"/>
      </w:pPr>
      <w:r>
        <w:rPr>
          <w:rStyle w:val="Kommentarzeichen"/>
        </w:rPr>
        <w:annotationRef/>
      </w:r>
      <w:r>
        <w:t xml:space="preserve">HR </w:t>
      </w:r>
      <w:proofErr w:type="spellStart"/>
      <w:r>
        <w:t>changes</w:t>
      </w:r>
      <w:proofErr w:type="spellEnd"/>
      <w:r>
        <w:t xml:space="preserve"> rausnehmen bei Hypothesen der 2 RQ</w:t>
      </w:r>
    </w:p>
  </w:comment>
  <w:comment w:id="557" w:author="Mandy Klatt" w:date="2024-04-09T15:15:00Z" w:initials="MK">
    <w:p w14:paraId="2BE503C0" w14:textId="0131697D" w:rsidR="000F6306" w:rsidRPr="000F6306" w:rsidRDefault="000F6306">
      <w:pPr>
        <w:pStyle w:val="Kommentartext"/>
      </w:pPr>
      <w:r>
        <w:rPr>
          <w:rStyle w:val="Kommentarzeichen"/>
        </w:rPr>
        <w:annotationRef/>
      </w:r>
      <w:r w:rsidRPr="000F6306">
        <w:t xml:space="preserve">Bei Data Analysis nur Hypothesen 2a-d beschreiben für </w:t>
      </w:r>
      <w:proofErr w:type="spellStart"/>
      <w:r w:rsidRPr="000F6306">
        <w:t>levels</w:t>
      </w:r>
      <w:proofErr w:type="spellEnd"/>
      <w:r w:rsidRPr="000F6306">
        <w:t xml:space="preserve">, </w:t>
      </w:r>
      <w:proofErr w:type="spellStart"/>
      <w:r w:rsidRPr="000F6306">
        <w:t>changes</w:t>
      </w:r>
      <w:proofErr w:type="spellEnd"/>
      <w:r w:rsidRPr="000F6306">
        <w:t xml:space="preserve"> explorativ</w:t>
      </w:r>
      <w:r>
        <w:t>, haben aber das Gleiche nochmal gemacht</w:t>
      </w:r>
    </w:p>
  </w:comment>
  <w:comment w:id="596" w:author="Mandy Klatt" w:date="2024-04-09T15:52:00Z" w:initials="MK">
    <w:p w14:paraId="72E41780" w14:textId="746E1860" w:rsidR="00424AD4" w:rsidRDefault="00424AD4">
      <w:pPr>
        <w:pStyle w:val="Kommentartext"/>
      </w:pPr>
      <w:r>
        <w:rPr>
          <w:rStyle w:val="Kommentarzeichen"/>
        </w:rPr>
        <w:annotationRef/>
      </w:r>
      <w:r>
        <w:t>Fußnote in den Text aufnehmen</w:t>
      </w:r>
    </w:p>
  </w:comment>
  <w:comment w:id="617" w:author="G K" w:date="2024-04-03T23:48:00Z" w:initials="GK">
    <w:p w14:paraId="27D53CDD" w14:textId="77777777" w:rsidR="00862C92" w:rsidRDefault="00CD649D">
      <w:pPr>
        <w:pStyle w:val="Kommentartext"/>
      </w:pPr>
      <w:r>
        <w:rPr>
          <w:rStyle w:val="Kommentarzeichen"/>
        </w:rPr>
        <w:annotationRef/>
      </w:r>
      <w:proofErr w:type="spellStart"/>
      <w:r>
        <w:t>Ggplot</w:t>
      </w:r>
      <w:proofErr w:type="spellEnd"/>
      <w:r>
        <w:t xml:space="preserve"> würde ich oben mit erwähnen</w:t>
      </w:r>
      <w:r w:rsidR="00862C92">
        <w:t xml:space="preserve">. </w:t>
      </w:r>
    </w:p>
    <w:p w14:paraId="35CD9EFF" w14:textId="37D3C338" w:rsidR="00CD649D" w:rsidRDefault="00862C92">
      <w:pPr>
        <w:pStyle w:val="Kommentartext"/>
      </w:pPr>
      <w:r>
        <w:br/>
      </w:r>
      <w:r>
        <w:br/>
        <w:t xml:space="preserve">Wenn es darum geht, wie genau der CI entsteht am besten im Methodenteil mit erwähnen aber dann doch die Funktion im </w:t>
      </w:r>
      <w:proofErr w:type="spellStart"/>
      <w:r>
        <w:t>package</w:t>
      </w:r>
      <w:proofErr w:type="spellEnd"/>
      <w:r>
        <w:t xml:space="preserve"> mit benennen. </w:t>
      </w:r>
      <w:proofErr w:type="gramStart"/>
      <w:r>
        <w:t>Würd</w:t>
      </w:r>
      <w:proofErr w:type="gramEnd"/>
      <w:r>
        <w:t xml:space="preserve"> ich aber eher nicht machen. Der Code für die Analyse wird ja wahrscheinlich sowieso mit veröffentlicht, oder?</w:t>
      </w:r>
    </w:p>
  </w:comment>
  <w:comment w:id="618" w:author="G K" w:date="2024-04-03T23:48:00Z" w:initials="GK">
    <w:p w14:paraId="530D180B" w14:textId="0D7B6B03" w:rsidR="00CD649D" w:rsidRPr="00CD649D" w:rsidRDefault="00CD649D">
      <w:pPr>
        <w:pStyle w:val="Kommentartext"/>
      </w:pPr>
      <w:r>
        <w:rPr>
          <w:rStyle w:val="Kommentarzeichen"/>
        </w:rPr>
        <w:annotationRef/>
      </w:r>
      <w:r w:rsidRPr="00CD649D">
        <w:t>Am besten auch hoch z</w:t>
      </w:r>
      <w:r>
        <w:t>u der Stelle, wo R erwähnt wird und eben dann</w:t>
      </w:r>
    </w:p>
  </w:comment>
  <w:comment w:id="635" w:author="G K" w:date="2024-04-03T23:52:00Z" w:initials="GK">
    <w:p w14:paraId="63F60362" w14:textId="7ABB62D7" w:rsidR="00862C92" w:rsidRDefault="00862C92">
      <w:pPr>
        <w:pStyle w:val="Kommentartext"/>
      </w:pPr>
      <w:r>
        <w:rPr>
          <w:rStyle w:val="Kommentarzeichen"/>
        </w:rPr>
        <w:annotationRef/>
      </w:r>
      <w:r>
        <w:t xml:space="preserve">Absolut bizarr wie klein die </w:t>
      </w:r>
      <w:proofErr w:type="gramStart"/>
      <w:r>
        <w:t>werden</w:t>
      </w:r>
      <w:proofErr w:type="gramEnd"/>
      <w:r>
        <w:t xml:space="preserve"> wenn man so hochfrequent samplet. Witzig. </w:t>
      </w:r>
    </w:p>
  </w:comment>
  <w:comment w:id="636" w:author="Mandy Klatt" w:date="2024-04-03T15:46:00Z" w:initials="MK">
    <w:p w14:paraId="5CE90B95" w14:textId="478C478A" w:rsidR="00D30895" w:rsidRDefault="00D30895">
      <w:pPr>
        <w:pStyle w:val="Kommentartext"/>
      </w:pPr>
      <w:r>
        <w:rPr>
          <w:rStyle w:val="Kommentarzeichen"/>
        </w:rPr>
        <w:annotationRef/>
      </w:r>
      <w:r>
        <w:t>Hier steht „</w:t>
      </w:r>
      <w:proofErr w:type="spellStart"/>
      <w:r>
        <w:t>phase</w:t>
      </w:r>
      <w:proofErr w:type="spellEnd"/>
      <w:r>
        <w:t xml:space="preserve">“ </w:t>
      </w:r>
      <w:r>
        <w:sym w:font="Wingdings" w:char="F0E0"/>
      </w:r>
      <w:r>
        <w:t xml:space="preserve"> müsste es nicht „</w:t>
      </w:r>
      <w:proofErr w:type="spellStart"/>
      <w:r>
        <w:t>interval</w:t>
      </w:r>
      <w:proofErr w:type="spellEnd"/>
      <w:r>
        <w:t xml:space="preserve">“ heißen, denn wir haben uns </w:t>
      </w:r>
      <w:proofErr w:type="spellStart"/>
      <w:r>
        <w:t>Intercepts</w:t>
      </w:r>
      <w:proofErr w:type="spellEnd"/>
      <w:r>
        <w:t xml:space="preserve"> und </w:t>
      </w:r>
      <w:proofErr w:type="spellStart"/>
      <w:r>
        <w:t>Slopes</w:t>
      </w:r>
      <w:proofErr w:type="spellEnd"/>
      <w:r>
        <w:t xml:space="preserve"> ja für die Intervalle und nicht in den Phasen angeschaut?</w:t>
      </w:r>
    </w:p>
  </w:comment>
  <w:comment w:id="637" w:author="Deiglmayr, Anne" w:date="2024-04-08T17:42:00Z" w:initials="DA">
    <w:p w14:paraId="0F449E43" w14:textId="3F0315E2" w:rsidR="001414C9" w:rsidRDefault="001414C9">
      <w:pPr>
        <w:pStyle w:val="Kommentartext"/>
      </w:pPr>
      <w:r>
        <w:rPr>
          <w:rStyle w:val="Kommentarzeichen"/>
        </w:rPr>
        <w:annotationRef/>
      </w:r>
      <w:r>
        <w:t>Ja, lass uns das durchziehen.</w:t>
      </w:r>
    </w:p>
  </w:comment>
  <w:comment w:id="640" w:author="Deiglmayr, Anne" w:date="2024-04-08T17:43:00Z" w:initials="DA">
    <w:p w14:paraId="746B5245" w14:textId="7E1C5843" w:rsidR="001414C9" w:rsidRDefault="001414C9">
      <w:pPr>
        <w:pStyle w:val="Kommentartext"/>
      </w:pPr>
      <w:r>
        <w:rPr>
          <w:rStyle w:val="Kommentarzeichen"/>
        </w:rPr>
        <w:annotationRef/>
      </w:r>
      <w:r>
        <w:t xml:space="preserve">Ich </w:t>
      </w:r>
      <w:proofErr w:type="gramStart"/>
      <w:r>
        <w:t>hab´s</w:t>
      </w:r>
      <w:proofErr w:type="gramEnd"/>
      <w:r>
        <w:t xml:space="preserve"> jetzt nicht überall angepasst, s.o.</w:t>
      </w:r>
    </w:p>
  </w:comment>
  <w:comment w:id="642" w:author="Mandy Klatt" w:date="2024-04-09T15:36:00Z" w:initials="MK">
    <w:p w14:paraId="6C3BF4CF" w14:textId="77777777" w:rsidR="00125D43" w:rsidRDefault="00125D43">
      <w:pPr>
        <w:pStyle w:val="Kommentartext"/>
        <w:rPr>
          <w:lang w:val="en-US"/>
        </w:rPr>
      </w:pPr>
      <w:r>
        <w:rPr>
          <w:rStyle w:val="Kommentarzeichen"/>
        </w:rPr>
        <w:annotationRef/>
      </w:r>
      <w:r w:rsidRPr="00125D43">
        <w:rPr>
          <w:lang w:val="en-US"/>
        </w:rPr>
        <w:t xml:space="preserve">An </w:t>
      </w:r>
      <w:proofErr w:type="spellStart"/>
      <w:r w:rsidRPr="00125D43">
        <w:rPr>
          <w:lang w:val="en-US"/>
        </w:rPr>
        <w:t>Hypothesen</w:t>
      </w:r>
      <w:proofErr w:type="spellEnd"/>
      <w:r w:rsidRPr="00125D43">
        <w:rPr>
          <w:lang w:val="en-US"/>
        </w:rPr>
        <w:t xml:space="preserve"> 2a-d </w:t>
      </w:r>
      <w:r>
        <w:sym w:font="Wingdings" w:char="F0E0"/>
      </w:r>
      <w:r w:rsidRPr="00125D43">
        <w:rPr>
          <w:lang w:val="en-US"/>
        </w:rPr>
        <w:t xml:space="preserve"> H</w:t>
      </w:r>
      <w:r>
        <w:rPr>
          <w:lang w:val="en-US"/>
        </w:rPr>
        <w:t>R levels</w:t>
      </w:r>
    </w:p>
    <w:p w14:paraId="1EFFA0AE" w14:textId="77777777" w:rsidR="00125D43" w:rsidRPr="00692F53" w:rsidRDefault="00125D43">
      <w:pPr>
        <w:pStyle w:val="Kommentartext"/>
      </w:pPr>
      <w:r w:rsidRPr="00692F53">
        <w:t xml:space="preserve">HR </w:t>
      </w:r>
      <w:proofErr w:type="spellStart"/>
      <w:r w:rsidRPr="00692F53">
        <w:t>changes</w:t>
      </w:r>
      <w:proofErr w:type="spellEnd"/>
      <w:r w:rsidRPr="00692F53">
        <w:t xml:space="preserve"> erwähnen </w:t>
      </w:r>
    </w:p>
    <w:p w14:paraId="2A6CF47D" w14:textId="77777777" w:rsidR="000048E1" w:rsidRPr="00692F53" w:rsidRDefault="000048E1">
      <w:pPr>
        <w:pStyle w:val="Kommentartext"/>
      </w:pPr>
    </w:p>
    <w:p w14:paraId="34285F47" w14:textId="77777777" w:rsidR="000048E1" w:rsidRDefault="000048E1">
      <w:pPr>
        <w:pStyle w:val="Kommentartext"/>
      </w:pPr>
      <w:r w:rsidRPr="000048E1">
        <w:t xml:space="preserve">Im Ergebnisteil bereits auf </w:t>
      </w:r>
      <w:r>
        <w:t>Ergebnisse eingehen, welche Zusammenhänge gefunden</w:t>
      </w:r>
    </w:p>
    <w:p w14:paraId="10B8280C" w14:textId="77777777" w:rsidR="000048E1" w:rsidRDefault="000048E1">
      <w:pPr>
        <w:pStyle w:val="Kommentartext"/>
      </w:pPr>
    </w:p>
    <w:p w14:paraId="1E634458" w14:textId="03B83670" w:rsidR="000048E1" w:rsidRPr="000048E1" w:rsidRDefault="000048E1">
      <w:pPr>
        <w:pStyle w:val="Kommentartext"/>
      </w:pPr>
      <w:r>
        <w:t xml:space="preserve">Insgesamt geringe Zusammenhänge, einzige signifikante Zusammenhang gegen Hypothese </w:t>
      </w:r>
    </w:p>
  </w:comment>
  <w:comment w:id="644" w:author="Deiglmayr, Anne" w:date="2024-04-08T17:44:00Z" w:initials="DA">
    <w:p w14:paraId="126E8CF6" w14:textId="161C9C7D" w:rsidR="00616D97" w:rsidRDefault="00616D97">
      <w:pPr>
        <w:pStyle w:val="Kommentartext"/>
      </w:pPr>
      <w:r>
        <w:rPr>
          <w:rStyle w:val="Kommentarzeichen"/>
        </w:rPr>
        <w:annotationRef/>
      </w:r>
      <w:r>
        <w:t>Moment, hatten wir dazu eine Hypothese?</w:t>
      </w:r>
    </w:p>
  </w:comment>
  <w:comment w:id="652" w:author="Deiglmayr, Anne" w:date="2024-04-08T17:54:00Z" w:initials="DA">
    <w:p w14:paraId="50859981" w14:textId="0FD9AEB8" w:rsidR="00E71209" w:rsidRDefault="00E71209">
      <w:pPr>
        <w:pStyle w:val="Kommentartext"/>
      </w:pPr>
      <w:r>
        <w:rPr>
          <w:rStyle w:val="Kommentarzeichen"/>
        </w:rPr>
        <w:annotationRef/>
      </w:r>
      <w:r>
        <w:t>Stehen in der Tabelle, oder? Dann nicht nochmal im Text</w:t>
      </w:r>
    </w:p>
  </w:comment>
  <w:comment w:id="669" w:author="Deiglmayr, Anne" w:date="2024-04-08T17:55:00Z" w:initials="DA">
    <w:p w14:paraId="2D10731B" w14:textId="42E7D2B5" w:rsidR="00E71209" w:rsidRDefault="00E71209">
      <w:pPr>
        <w:pStyle w:val="Kommentartext"/>
      </w:pPr>
      <w:r>
        <w:rPr>
          <w:rStyle w:val="Kommentarzeichen"/>
        </w:rPr>
        <w:annotationRef/>
      </w:r>
      <w:r>
        <w:t>?</w:t>
      </w:r>
    </w:p>
  </w:comment>
  <w:comment w:id="673" w:author="Deiglmayr, Anne" w:date="2024-04-08T17:56:00Z" w:initials="DA">
    <w:p w14:paraId="41FC1C31" w14:textId="41850F19" w:rsidR="001149AB" w:rsidRDefault="001149AB">
      <w:pPr>
        <w:pStyle w:val="Kommentartext"/>
      </w:pPr>
      <w:r>
        <w:rPr>
          <w:rStyle w:val="Kommentarzeichen"/>
        </w:rPr>
        <w:annotationRef/>
      </w:r>
      <w:r>
        <w:t>?</w:t>
      </w:r>
    </w:p>
  </w:comment>
  <w:comment w:id="676" w:author="Deiglmayr, Anne" w:date="2024-04-08T17:56:00Z" w:initials="DA">
    <w:p w14:paraId="28A1166A" w14:textId="6EED53CD" w:rsidR="001149AB" w:rsidRDefault="001149AB">
      <w:pPr>
        <w:pStyle w:val="Kommentartext"/>
      </w:pPr>
      <w:r>
        <w:rPr>
          <w:rStyle w:val="Kommentarzeichen"/>
        </w:rPr>
        <w:annotationRef/>
      </w:r>
      <w:r>
        <w:t>Ist das eigentlich sinnvoll, wenn man vorher schon keine Zusammenhänge findet? Sollten wir nochmal diskutieren. Ist vielleicht in den SOP besser aufgehoben, wenn überhaupt.</w:t>
      </w:r>
    </w:p>
  </w:comment>
  <w:comment w:id="677" w:author="Mandy Klatt" w:date="2024-04-09T15:25:00Z" w:initials="MK">
    <w:p w14:paraId="5ABE67AA" w14:textId="28332332" w:rsidR="001A356C" w:rsidRDefault="001A356C">
      <w:pPr>
        <w:pStyle w:val="Kommentartext"/>
      </w:pPr>
      <w:r>
        <w:rPr>
          <w:rStyle w:val="Kommentarzeichen"/>
        </w:rPr>
        <w:annotationRef/>
      </w:r>
      <w:r>
        <w:t xml:space="preserve">TE, DA, CA in den Text schreiben, korrelieren untereinander negativ (r </w:t>
      </w:r>
      <w:proofErr w:type="gramStart"/>
      <w:r>
        <w:t>= .</w:t>
      </w:r>
      <w:proofErr w:type="gramEnd"/>
      <w:r>
        <w:t xml:space="preserve"> -37)</w:t>
      </w:r>
    </w:p>
    <w:p w14:paraId="4CD9EE1C" w14:textId="5F9083CF" w:rsidR="000048E1" w:rsidRDefault="000048E1">
      <w:pPr>
        <w:pStyle w:val="Kommentartext"/>
      </w:pPr>
    </w:p>
    <w:p w14:paraId="461D7BA8" w14:textId="1F278434" w:rsidR="000048E1" w:rsidRDefault="000048E1">
      <w:pPr>
        <w:pStyle w:val="Kommentartext"/>
      </w:pPr>
      <w:r>
        <w:t xml:space="preserve">Korrelationen für </w:t>
      </w:r>
      <w:proofErr w:type="spellStart"/>
      <w:r>
        <w:t>Slope</w:t>
      </w:r>
      <w:proofErr w:type="spellEnd"/>
      <w:r>
        <w:t xml:space="preserve"> ergänzen, mit in Tabelle aufnehmen</w:t>
      </w:r>
    </w:p>
    <w:p w14:paraId="55C30489" w14:textId="77777777" w:rsidR="001A356C" w:rsidRDefault="001A356C">
      <w:pPr>
        <w:pStyle w:val="Kommentartext"/>
      </w:pPr>
    </w:p>
    <w:p w14:paraId="27A981BF" w14:textId="17F1AF6E" w:rsidR="001A356C" w:rsidRDefault="001A356C">
      <w:pPr>
        <w:pStyle w:val="Kommentartext"/>
      </w:pPr>
      <w:r>
        <w:t xml:space="preserve">Tabelle kürzen </w:t>
      </w:r>
      <w:r>
        <w:sym w:font="Wingdings" w:char="F0E0"/>
      </w:r>
      <w:r>
        <w:t xml:space="preserve"> Siehe Notizzettel </w:t>
      </w:r>
    </w:p>
  </w:comment>
  <w:comment w:id="685" w:author="Mandy Klatt" w:date="2023-11-15T10:15:00Z" w:initials="KM">
    <w:p w14:paraId="729A4812" w14:textId="77777777" w:rsidR="00D30895" w:rsidRPr="00E71209" w:rsidRDefault="00D30895" w:rsidP="00D44633">
      <w:pPr>
        <w:pStyle w:val="Kommentartext"/>
      </w:pPr>
      <w:r>
        <w:rPr>
          <w:rStyle w:val="Kommentarzeichen"/>
        </w:rPr>
        <w:annotationRef/>
      </w:r>
      <w:r w:rsidRPr="00E71209">
        <w:t xml:space="preserve">Figure Beschriftung </w:t>
      </w:r>
    </w:p>
    <w:p w14:paraId="23CBC2B1" w14:textId="77777777" w:rsidR="00D30895" w:rsidRDefault="00D30895" w:rsidP="00D44633">
      <w:pPr>
        <w:pStyle w:val="Kommentartext"/>
      </w:pPr>
      <w:r>
        <w:t>X-/Y-Achsen noch lesbar machen!</w:t>
      </w:r>
    </w:p>
    <w:p w14:paraId="5AF8C65B" w14:textId="77777777" w:rsidR="00D30895" w:rsidRDefault="00D30895" w:rsidP="00D44633">
      <w:pPr>
        <w:pStyle w:val="Kommentartext"/>
      </w:pPr>
    </w:p>
  </w:comment>
  <w:comment w:id="686" w:author="G K" w:date="2024-04-03T22:34:00Z" w:initials="GK">
    <w:p w14:paraId="6BF4F6EF" w14:textId="4D9E2037" w:rsidR="00D30895" w:rsidRDefault="00D30895">
      <w:pPr>
        <w:pStyle w:val="Kommentartext"/>
      </w:pPr>
      <w:r>
        <w:rPr>
          <w:rStyle w:val="Kommentarzeichen"/>
        </w:rPr>
        <w:annotationRef/>
      </w:r>
      <w:r>
        <w:t xml:space="preserve">Oder hier ganz auf die </w:t>
      </w:r>
      <w:proofErr w:type="spellStart"/>
      <w:r>
        <w:t>beschriftung</w:t>
      </w:r>
      <w:proofErr w:type="spellEnd"/>
      <w:r>
        <w:t xml:space="preserve"> der </w:t>
      </w:r>
      <w:proofErr w:type="spellStart"/>
      <w:r>
        <w:t>ticks</w:t>
      </w:r>
      <w:proofErr w:type="spellEnd"/>
      <w:r>
        <w:t xml:space="preserve"> verzichten (</w:t>
      </w:r>
      <w:proofErr w:type="spellStart"/>
      <w:r>
        <w:t>evtl</w:t>
      </w:r>
      <w:proofErr w:type="spellEnd"/>
      <w:r>
        <w:t xml:space="preserve"> aber beispielhaft je einen </w:t>
      </w:r>
      <w:proofErr w:type="spellStart"/>
      <w:r>
        <w:t>plot</w:t>
      </w:r>
      <w:proofErr w:type="spellEnd"/>
      <w:r>
        <w:t xml:space="preserve"> größer und mit </w:t>
      </w:r>
      <w:proofErr w:type="spellStart"/>
      <w:r>
        <w:t>beschriftung</w:t>
      </w:r>
      <w:proofErr w:type="spellEnd"/>
      <w:r>
        <w:t xml:space="preserve"> machen)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A3A6D" w15:done="0"/>
  <w15:commentEx w15:paraId="0DCE3E7B" w15:done="0"/>
  <w15:commentEx w15:paraId="2E539877" w15:done="0"/>
  <w15:commentEx w15:paraId="53C04796" w15:done="0"/>
  <w15:commentEx w15:paraId="0ACB8017" w15:done="0"/>
  <w15:commentEx w15:paraId="2B7A9A33" w15:done="0"/>
  <w15:commentEx w15:paraId="6C7032B5" w15:done="0"/>
  <w15:commentEx w15:paraId="0D00B089" w15:done="0"/>
  <w15:commentEx w15:paraId="559A7D4D" w15:done="0"/>
  <w15:commentEx w15:paraId="7C38D72F" w15:done="0"/>
  <w15:commentEx w15:paraId="6BC8DAC4" w15:paraIdParent="7C38D72F" w15:done="0"/>
  <w15:commentEx w15:paraId="75D5D556" w15:done="0"/>
  <w15:commentEx w15:paraId="4A1FB5E4" w15:done="0"/>
  <w15:commentEx w15:paraId="505965A5" w15:done="0"/>
  <w15:commentEx w15:paraId="017D69BB" w15:done="0"/>
  <w15:commentEx w15:paraId="119790F9" w15:done="0"/>
  <w15:commentEx w15:paraId="0F50AE53" w15:done="0"/>
  <w15:commentEx w15:paraId="23B78702" w15:done="0"/>
  <w15:commentEx w15:paraId="3EE6BC39" w15:done="0"/>
  <w15:commentEx w15:paraId="70FA7CED" w15:done="0"/>
  <w15:commentEx w15:paraId="73EFF466" w15:done="0"/>
  <w15:commentEx w15:paraId="39D5CA55" w15:done="0"/>
  <w15:commentEx w15:paraId="712FC92A" w15:done="0"/>
  <w15:commentEx w15:paraId="629707AA" w15:done="0"/>
  <w15:commentEx w15:paraId="357E7C33" w15:done="0"/>
  <w15:commentEx w15:paraId="04B815F3" w15:done="0"/>
  <w15:commentEx w15:paraId="3F15500D" w15:done="0"/>
  <w15:commentEx w15:paraId="18FD45B3" w15:done="0"/>
  <w15:commentEx w15:paraId="23305B40" w15:done="0"/>
  <w15:commentEx w15:paraId="2AE5D21A" w15:done="0"/>
  <w15:commentEx w15:paraId="2EE3D88E" w15:done="0"/>
  <w15:commentEx w15:paraId="7594DC44" w15:done="0"/>
  <w15:commentEx w15:paraId="27FC1E28" w15:done="0"/>
  <w15:commentEx w15:paraId="53D5D7D0" w15:done="0"/>
  <w15:commentEx w15:paraId="092927B6" w15:done="0"/>
  <w15:commentEx w15:paraId="4F12B61B" w15:paraIdParent="092927B6" w15:done="0"/>
  <w15:commentEx w15:paraId="6B74CF0A" w15:done="0"/>
  <w15:commentEx w15:paraId="72F7DA47" w15:paraIdParent="6B74CF0A" w15:done="0"/>
  <w15:commentEx w15:paraId="1C58FFAC" w15:done="0"/>
  <w15:commentEx w15:paraId="1F8DEDE4" w15:done="0"/>
  <w15:commentEx w15:paraId="4DF6D899" w15:done="0"/>
  <w15:commentEx w15:paraId="224E8216" w15:done="0"/>
  <w15:commentEx w15:paraId="72DDC2C3" w15:done="0"/>
  <w15:commentEx w15:paraId="2BE503C0" w15:done="0"/>
  <w15:commentEx w15:paraId="72E41780" w15:done="0"/>
  <w15:commentEx w15:paraId="35CD9EFF" w15:done="0"/>
  <w15:commentEx w15:paraId="530D180B" w15:done="0"/>
  <w15:commentEx w15:paraId="63F60362" w15:done="0"/>
  <w15:commentEx w15:paraId="5CE90B95" w15:done="0"/>
  <w15:commentEx w15:paraId="0F449E43" w15:paraIdParent="5CE90B95" w15:done="0"/>
  <w15:commentEx w15:paraId="746B5245" w15:done="0"/>
  <w15:commentEx w15:paraId="1E634458" w15:done="0"/>
  <w15:commentEx w15:paraId="126E8CF6" w15:done="0"/>
  <w15:commentEx w15:paraId="50859981" w15:done="0"/>
  <w15:commentEx w15:paraId="2D10731B" w15:done="0"/>
  <w15:commentEx w15:paraId="41FC1C31" w15:done="0"/>
  <w15:commentEx w15:paraId="28A1166A" w15:done="0"/>
  <w15:commentEx w15:paraId="27A981BF" w15:done="0"/>
  <w15:commentEx w15:paraId="5AF8C65B" w15:done="0"/>
  <w15:commentEx w15:paraId="6BF4F6EF" w15:paraIdParent="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FE6A4" w16cex:dateUtc="2024-04-09T14:09:00Z"/>
  <w16cex:commentExtensible w16cex:durableId="29B93028" w16cex:dateUtc="2024-04-04T11:56:00Z"/>
  <w16cex:commentExtensible w16cex:durableId="29BFD19B" w16cex:dateUtc="2024-04-09T12:39:00Z"/>
  <w16cex:commentExtensible w16cex:durableId="29B93322" w16cex:dateUtc="2024-04-04T12:09:00Z"/>
  <w16cex:commentExtensible w16cex:durableId="29B931B7" w16cex:dateUtc="2024-04-04T12:03:00Z"/>
  <w16cex:commentExtensible w16cex:durableId="29B931E6" w16cex:dateUtc="2024-04-04T12:04:00Z"/>
  <w16cex:commentExtensible w16cex:durableId="29B93259" w16cex:dateUtc="2024-04-04T12:06:00Z"/>
  <w16cex:commentExtensible w16cex:durableId="29B93422" w16cex:dateUtc="2024-04-04T12:13:00Z"/>
  <w16cex:commentExtensible w16cex:durableId="29AC1A80" w16cex:dateUtc="2024-03-25T14:45:00Z"/>
  <w16cex:commentExtensible w16cex:durableId="29B935CE" w16cex:dateUtc="2024-04-04T12:21:00Z"/>
  <w16cex:commentExtensible w16cex:durableId="29B935F2" w16cex:dateUtc="2024-04-04T12:21:00Z"/>
  <w16cex:commentExtensible w16cex:durableId="29B9368E" w16cex:dateUtc="2024-04-04T12:24:00Z"/>
  <w16cex:commentExtensible w16cex:durableId="29B9380C" w16cex:dateUtc="2024-04-04T12:30:00Z"/>
  <w16cex:commentExtensible w16cex:durableId="29B93830" w16cex:dateUtc="2024-04-04T12:31:00Z"/>
  <w16cex:commentExtensible w16cex:durableId="29B93934" w16cex:dateUtc="2024-04-04T12:35:00Z"/>
  <w16cex:commentExtensible w16cex:durableId="29B93A97" w16cex:dateUtc="2024-04-04T12:41:00Z"/>
  <w16cex:commentExtensible w16cex:durableId="29B93B09" w16cex:dateUtc="2024-04-04T12:43:00Z"/>
  <w16cex:commentExtensible w16cex:durableId="29B93B2B" w16cex:dateUtc="2024-04-04T12:43:00Z"/>
  <w16cex:commentExtensible w16cex:durableId="29B93D3B" w16cex:dateUtc="2024-04-04T12:52:00Z"/>
  <w16cex:commentExtensible w16cex:durableId="29B93DA6" w16cex:dateUtc="2024-04-04T12:54:00Z"/>
  <w16cex:commentExtensible w16cex:durableId="29BE9D99" w16cex:dateUtc="2024-04-08T14:45:00Z"/>
  <w16cex:commentExtensible w16cex:durableId="29BFD4C3" w16cex:dateUtc="2024-04-09T12:52:00Z"/>
  <w16cex:commentExtensible w16cex:durableId="29BFD67B" w16cex:dateUtc="2024-04-09T13:00:00Z"/>
  <w16cex:commentExtensible w16cex:durableId="29BEA312" w16cex:dateUtc="2024-04-08T15:08:00Z"/>
  <w16cex:commentExtensible w16cex:durableId="29BEA327" w16cex:dateUtc="2024-04-08T15:08:00Z"/>
  <w16cex:commentExtensible w16cex:durableId="29BFD9B6" w16cex:dateUtc="2024-04-09T13:13:00Z"/>
  <w16cex:commentExtensible w16cex:durableId="29BFDADF" w16cex:dateUtc="2024-04-09T13:18:00Z"/>
  <w16cex:commentExtensible w16cex:durableId="29BEA3B7" w16cex:dateUtc="2024-04-08T15:11:00Z"/>
  <w16cex:commentExtensible w16cex:durableId="29BEA49A" w16cex:dateUtc="2024-04-08T15:15:00Z"/>
  <w16cex:commentExtensible w16cex:durableId="29BEA4C4" w16cex:dateUtc="2024-04-08T15:15:00Z"/>
  <w16cex:commentExtensible w16cex:durableId="29BEA516" w16cex:dateUtc="2024-04-08T15:17:00Z"/>
  <w16cex:commentExtensible w16cex:durableId="29B7F4D8" w16cex:dateUtc="2024-04-03T13:31:00Z"/>
  <w16cex:commentExtensible w16cex:durableId="29BEA56D" w16cex:dateUtc="2024-04-08T15:18:00Z"/>
  <w16cex:commentExtensible w16cex:durableId="29B65CBB" w16cex:dateUtc="2024-04-02T08:30:00Z"/>
  <w16cex:commentExtensible w16cex:durableId="29BEA62C" w16cex:dateUtc="2024-04-08T15:21:00Z"/>
  <w16cex:commentExtensible w16cex:durableId="29BFD68F" w16cex:dateUtc="2024-04-09T13:00:00Z"/>
  <w16cex:commentExtensible w16cex:durableId="29BEA6D8" w16cex:dateUtc="2024-04-08T15:24:00Z"/>
  <w16cex:commentExtensible w16cex:durableId="29BFDE0E" w16cex:dateUtc="2024-04-09T13:32:00Z"/>
  <w16cex:commentExtensible w16cex:durableId="29BFD871" w16cex:dateUtc="2024-04-09T13:08:00Z"/>
  <w16cex:commentExtensible w16cex:durableId="29BFDA24" w16cex:dateUtc="2024-04-09T13:15:00Z"/>
  <w16cex:commentExtensible w16cex:durableId="29BFE2B3" w16cex:dateUtc="2024-04-09T13:52:00Z"/>
  <w16cex:commentExtensible w16cex:durableId="29B7F85A" w16cex:dateUtc="2024-04-03T13:46:00Z"/>
  <w16cex:commentExtensible w16cex:durableId="29BEAB11" w16cex:dateUtc="2024-04-08T15:42:00Z"/>
  <w16cex:commentExtensible w16cex:durableId="29BEAB34" w16cex:dateUtc="2024-04-08T15:43:00Z"/>
  <w16cex:commentExtensible w16cex:durableId="29BFDF15" w16cex:dateUtc="2024-04-09T13:36:00Z"/>
  <w16cex:commentExtensible w16cex:durableId="29BEAB93" w16cex:dateUtc="2024-04-08T15:44:00Z"/>
  <w16cex:commentExtensible w16cex:durableId="29BEADF0" w16cex:dateUtc="2024-04-08T15:54:00Z"/>
  <w16cex:commentExtensible w16cex:durableId="29BEAE1D" w16cex:dateUtc="2024-04-08T15:55:00Z"/>
  <w16cex:commentExtensible w16cex:durableId="29BEAE3D" w16cex:dateUtc="2024-04-08T15:56:00Z"/>
  <w16cex:commentExtensible w16cex:durableId="29BEAE62" w16cex:dateUtc="2024-04-08T15:56:00Z"/>
  <w16cex:commentExtensible w16cex:durableId="29BFDC71" w16cex:dateUtc="2024-04-09T13:25: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A3A6D" w16cid:durableId="29BFE6A4"/>
  <w16cid:commentId w16cid:paraId="0DCE3E7B" w16cid:durableId="29B93028"/>
  <w16cid:commentId w16cid:paraId="2E539877" w16cid:durableId="29BFD19B"/>
  <w16cid:commentId w16cid:paraId="53C04796" w16cid:durableId="29B92E1A"/>
  <w16cid:commentId w16cid:paraId="0ACB8017" w16cid:durableId="29B93322"/>
  <w16cid:commentId w16cid:paraId="2B7A9A33" w16cid:durableId="29B931B7"/>
  <w16cid:commentId w16cid:paraId="6C7032B5" w16cid:durableId="29B931E6"/>
  <w16cid:commentId w16cid:paraId="0D00B089" w16cid:durableId="29B93259"/>
  <w16cid:commentId w16cid:paraId="559A7D4D" w16cid:durableId="29B93422"/>
  <w16cid:commentId w16cid:paraId="7C38D72F" w16cid:durableId="29AC1A80"/>
  <w16cid:commentId w16cid:paraId="6BC8DAC4" w16cid:durableId="29B935CE"/>
  <w16cid:commentId w16cid:paraId="75D5D556" w16cid:durableId="29B935F2"/>
  <w16cid:commentId w16cid:paraId="4A1FB5E4" w16cid:durableId="29B9368E"/>
  <w16cid:commentId w16cid:paraId="505965A5" w16cid:durableId="29B9380C"/>
  <w16cid:commentId w16cid:paraId="017D69BB" w16cid:durableId="29B92E1C"/>
  <w16cid:commentId w16cid:paraId="119790F9" w16cid:durableId="29B93830"/>
  <w16cid:commentId w16cid:paraId="0F50AE53" w16cid:durableId="29B93934"/>
  <w16cid:commentId w16cid:paraId="23B78702" w16cid:durableId="29B93A97"/>
  <w16cid:commentId w16cid:paraId="3EE6BC39" w16cid:durableId="29B93B09"/>
  <w16cid:commentId w16cid:paraId="70FA7CED" w16cid:durableId="29B93B2B"/>
  <w16cid:commentId w16cid:paraId="73EFF466" w16cid:durableId="29B93D3B"/>
  <w16cid:commentId w16cid:paraId="39D5CA55" w16cid:durableId="29B93DA6"/>
  <w16cid:commentId w16cid:paraId="712FC92A" w16cid:durableId="29BE9D99"/>
  <w16cid:commentId w16cid:paraId="629707AA" w16cid:durableId="29BFD4C3"/>
  <w16cid:commentId w16cid:paraId="357E7C33" w16cid:durableId="29BFD67B"/>
  <w16cid:commentId w16cid:paraId="04B815F3" w16cid:durableId="29BEA312"/>
  <w16cid:commentId w16cid:paraId="3F15500D" w16cid:durableId="29BEA327"/>
  <w16cid:commentId w16cid:paraId="18FD45B3" w16cid:durableId="29BFD9B6"/>
  <w16cid:commentId w16cid:paraId="23305B40" w16cid:durableId="29BFDADF"/>
  <w16cid:commentId w16cid:paraId="2AE5D21A" w16cid:durableId="29BEA3B7"/>
  <w16cid:commentId w16cid:paraId="2EE3D88E" w16cid:durableId="29B92E1D"/>
  <w16cid:commentId w16cid:paraId="7594DC44" w16cid:durableId="29BEA49A"/>
  <w16cid:commentId w16cid:paraId="27FC1E28" w16cid:durableId="29BEA4C4"/>
  <w16cid:commentId w16cid:paraId="53D5D7D0" w16cid:durableId="29BEA516"/>
  <w16cid:commentId w16cid:paraId="092927B6" w16cid:durableId="29B7F4D8"/>
  <w16cid:commentId w16cid:paraId="4F12B61B" w16cid:durableId="29BEA56D"/>
  <w16cid:commentId w16cid:paraId="6B74CF0A" w16cid:durableId="29B65CBB"/>
  <w16cid:commentId w16cid:paraId="72F7DA47" w16cid:durableId="29BEA62C"/>
  <w16cid:commentId w16cid:paraId="1C58FFAC" w16cid:durableId="29BFD68F"/>
  <w16cid:commentId w16cid:paraId="1F8DEDE4" w16cid:durableId="29B92E20"/>
  <w16cid:commentId w16cid:paraId="4DF6D899" w16cid:durableId="29BEA6D8"/>
  <w16cid:commentId w16cid:paraId="224E8216" w16cid:durableId="29BFDE0E"/>
  <w16cid:commentId w16cid:paraId="72DDC2C3" w16cid:durableId="29BFD871"/>
  <w16cid:commentId w16cid:paraId="2BE503C0" w16cid:durableId="29BFDA24"/>
  <w16cid:commentId w16cid:paraId="72E41780" w16cid:durableId="29BFE2B3"/>
  <w16cid:commentId w16cid:paraId="35CD9EFF" w16cid:durableId="29B92E21"/>
  <w16cid:commentId w16cid:paraId="530D180B" w16cid:durableId="29B92E22"/>
  <w16cid:commentId w16cid:paraId="63F60362" w16cid:durableId="29B92E23"/>
  <w16cid:commentId w16cid:paraId="5CE90B95" w16cid:durableId="29B7F85A"/>
  <w16cid:commentId w16cid:paraId="0F449E43" w16cid:durableId="29BEAB11"/>
  <w16cid:commentId w16cid:paraId="746B5245" w16cid:durableId="29BEAB34"/>
  <w16cid:commentId w16cid:paraId="1E634458" w16cid:durableId="29BFDF15"/>
  <w16cid:commentId w16cid:paraId="126E8CF6" w16cid:durableId="29BEAB93"/>
  <w16cid:commentId w16cid:paraId="50859981" w16cid:durableId="29BEADF0"/>
  <w16cid:commentId w16cid:paraId="2D10731B" w16cid:durableId="29BEAE1D"/>
  <w16cid:commentId w16cid:paraId="41FC1C31" w16cid:durableId="29BEAE3D"/>
  <w16cid:commentId w16cid:paraId="28A1166A" w16cid:durableId="29BEAE62"/>
  <w16cid:commentId w16cid:paraId="27A981BF" w16cid:durableId="29BFDC71"/>
  <w16cid:commentId w16cid:paraId="5AF8C65B" w16cid:durableId="682390F9"/>
  <w16cid:commentId w16cid:paraId="6BF4F6EF" w16cid:durableId="29B92E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BD8C" w14:textId="77777777" w:rsidR="00F54549" w:rsidRDefault="00F54549" w:rsidP="006C02A6">
      <w:pPr>
        <w:spacing w:after="0" w:line="240" w:lineRule="auto"/>
      </w:pPr>
      <w:r>
        <w:separator/>
      </w:r>
    </w:p>
  </w:endnote>
  <w:endnote w:type="continuationSeparator" w:id="0">
    <w:p w14:paraId="3E4ED8C4" w14:textId="77777777" w:rsidR="00F54549" w:rsidRDefault="00F54549"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0FF8E4D4" w:rsidR="00D30895" w:rsidRDefault="00D30895">
        <w:pPr>
          <w:pStyle w:val="Fuzeile"/>
          <w:jc w:val="right"/>
        </w:pPr>
        <w:r>
          <w:fldChar w:fldCharType="begin"/>
        </w:r>
        <w:r>
          <w:instrText>PAGE   \* MERGEFORMAT</w:instrText>
        </w:r>
        <w:r>
          <w:fldChar w:fldCharType="separate"/>
        </w:r>
        <w:r w:rsidR="00862C92">
          <w:rPr>
            <w:noProof/>
          </w:rPr>
          <w:t>27</w:t>
        </w:r>
        <w:r>
          <w:fldChar w:fldCharType="end"/>
        </w:r>
      </w:p>
    </w:sdtContent>
  </w:sdt>
  <w:p w14:paraId="14F35909" w14:textId="77777777" w:rsidR="00D30895" w:rsidRDefault="00D308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1C44DC7B" w:rsidR="00D30895" w:rsidRDefault="00D30895">
        <w:pPr>
          <w:pStyle w:val="Fuzeile"/>
          <w:jc w:val="right"/>
        </w:pPr>
        <w:r>
          <w:fldChar w:fldCharType="begin"/>
        </w:r>
        <w:r>
          <w:instrText>PAGE   \* MERGEFORMAT</w:instrText>
        </w:r>
        <w:r>
          <w:fldChar w:fldCharType="separate"/>
        </w:r>
        <w:r w:rsidR="00862C92">
          <w:rPr>
            <w:noProof/>
          </w:rPr>
          <w:t>30</w:t>
        </w:r>
        <w:r>
          <w:fldChar w:fldCharType="end"/>
        </w:r>
      </w:p>
    </w:sdtContent>
  </w:sdt>
  <w:p w14:paraId="043B4EA1" w14:textId="77777777" w:rsidR="00D30895" w:rsidRDefault="00D308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0EB10" w14:textId="77777777" w:rsidR="00F54549" w:rsidRDefault="00F54549" w:rsidP="006C02A6">
      <w:pPr>
        <w:spacing w:after="0" w:line="240" w:lineRule="auto"/>
      </w:pPr>
      <w:r>
        <w:separator/>
      </w:r>
    </w:p>
  </w:footnote>
  <w:footnote w:type="continuationSeparator" w:id="0">
    <w:p w14:paraId="78F63515" w14:textId="77777777" w:rsidR="00F54549" w:rsidRDefault="00F54549" w:rsidP="006C02A6">
      <w:pPr>
        <w:spacing w:after="0" w:line="240" w:lineRule="auto"/>
      </w:pPr>
      <w:r>
        <w:continuationSeparator/>
      </w:r>
    </w:p>
  </w:footnote>
  <w:footnote w:id="1">
    <w:p w14:paraId="14DE8AE5" w14:textId="759BD059" w:rsidR="00D30895" w:rsidRPr="00987065" w:rsidDel="00ED5B4E" w:rsidRDefault="00D30895" w:rsidP="00D44633">
      <w:pPr>
        <w:pStyle w:val="Funotentext"/>
        <w:rPr>
          <w:del w:id="492" w:author="Deiglmayr, Anne" w:date="2024-04-08T17:16:00Z"/>
          <w:rFonts w:ascii="Times New Roman" w:hAnsi="Times New Roman" w:cs="Times New Roman"/>
          <w:lang w:val="en-US"/>
        </w:rPr>
      </w:pPr>
      <w:del w:id="493" w:author="Deiglmayr, Anne" w:date="2024-04-08T17:16:00Z">
        <w:r w:rsidRPr="00987065" w:rsidDel="00ED5B4E">
          <w:rPr>
            <w:rStyle w:val="Funotenzeichen"/>
            <w:rFonts w:ascii="Times New Roman" w:hAnsi="Times New Roman" w:cs="Times New Roman"/>
          </w:rPr>
          <w:footnoteRef/>
        </w:r>
        <w:r w:rsidRPr="00987065" w:rsidDel="00ED5B4E">
          <w:rPr>
            <w:rFonts w:ascii="Times New Roman" w:hAnsi="Times New Roman" w:cs="Times New Roman"/>
            <w:lang w:val="en-US"/>
          </w:rPr>
          <w:delText xml:space="preserve"> The fluctuations in the number of seconds in which the HR was measured are due to the participants' movements, meaning that the device could not measure the HR every second.</w:delText>
        </w:r>
      </w:del>
    </w:p>
  </w:footnote>
  <w:footnote w:id="2">
    <w:p w14:paraId="719FD055" w14:textId="77777777" w:rsidR="00ED5B4E" w:rsidRPr="00987065" w:rsidRDefault="00ED5B4E" w:rsidP="00ED5B4E">
      <w:pPr>
        <w:pStyle w:val="Funotentext"/>
        <w:rPr>
          <w:ins w:id="506" w:author="Deiglmayr, Anne" w:date="2024-04-08T17:16:00Z"/>
          <w:rFonts w:ascii="Times New Roman" w:hAnsi="Times New Roman" w:cs="Times New Roman"/>
          <w:lang w:val="en-US"/>
        </w:rPr>
      </w:pPr>
      <w:ins w:id="507" w:author="Deiglmayr, Anne" w:date="2024-04-08T17:16:00Z">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ins>
    </w:p>
  </w:footnote>
  <w:footnote w:id="3">
    <w:p w14:paraId="38833401" w14:textId="77777777" w:rsidR="00D30895" w:rsidRPr="00C93F92" w:rsidRDefault="00D30895"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C6EE8C7" w14:textId="14BC3B61" w:rsidR="00D30895" w:rsidRPr="00C10CFB" w:rsidRDefault="00D30895" w:rsidP="00D44633">
      <w:pPr>
        <w:pStyle w:val="Funotentext"/>
        <w:rPr>
          <w:rFonts w:ascii="Times New Roman" w:hAnsi="Times New Roman" w:cs="Times New Roman"/>
          <w:lang w:val="en-US"/>
        </w:rPr>
      </w:pPr>
      <w:del w:id="597" w:author="Mandy Klatt" w:date="2024-04-09T15:52:00Z">
        <w:r w:rsidRPr="00C10CFB" w:rsidDel="00424AD4">
          <w:rPr>
            <w:rStyle w:val="Funotenzeichen"/>
            <w:rFonts w:ascii="Times New Roman" w:hAnsi="Times New Roman" w:cs="Times New Roman"/>
          </w:rPr>
          <w:footnoteRef/>
        </w:r>
        <w:r w:rsidRPr="00C10CFB" w:rsidDel="00424AD4">
          <w:rPr>
            <w:rFonts w:ascii="Times New Roman" w:hAnsi="Times New Roman" w:cs="Times New Roman"/>
            <w:lang w:val="en-US"/>
          </w:rPr>
          <w:delText xml:space="preserve"> In order to avoid a post-diction, </w:delText>
        </w:r>
      </w:del>
      <w:r w:rsidRPr="00C10CFB">
        <w:rPr>
          <w:rFonts w:ascii="Times New Roman" w:hAnsi="Times New Roman" w:cs="Times New Roman"/>
          <w:lang w:val="en-US"/>
        </w:rPr>
        <w:t xml:space="preserve">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AD18DB"/>
    <w:multiLevelType w:val="hybridMultilevel"/>
    <w:tmpl w:val="7FA2D9D8"/>
    <w:lvl w:ilvl="0" w:tplc="931060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C53A52"/>
    <w:multiLevelType w:val="hybridMultilevel"/>
    <w:tmpl w:val="B72EEADE"/>
    <w:lvl w:ilvl="0" w:tplc="31C01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2"/>
  </w:num>
  <w:num w:numId="2">
    <w:abstractNumId w:val="24"/>
  </w:num>
  <w:num w:numId="3">
    <w:abstractNumId w:val="2"/>
  </w:num>
  <w:num w:numId="4">
    <w:abstractNumId w:val="8"/>
  </w:num>
  <w:num w:numId="5">
    <w:abstractNumId w:val="7"/>
  </w:num>
  <w:num w:numId="6">
    <w:abstractNumId w:val="29"/>
  </w:num>
  <w:num w:numId="7">
    <w:abstractNumId w:val="22"/>
  </w:num>
  <w:num w:numId="8">
    <w:abstractNumId w:val="6"/>
  </w:num>
  <w:num w:numId="9">
    <w:abstractNumId w:val="23"/>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1"/>
  </w:num>
  <w:num w:numId="15">
    <w:abstractNumId w:val="27"/>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8"/>
  </w:num>
  <w:num w:numId="25">
    <w:abstractNumId w:val="25"/>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6"/>
  </w:num>
  <w:num w:numId="34">
    <w:abstractNumId w:val="21"/>
  </w:num>
  <w:num w:numId="3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G K">
    <w15:presenceInfo w15:providerId="Windows Live" w15:userId="1f292f237cf965d8"/>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2972"/>
    <w:rsid w:val="00002A27"/>
    <w:rsid w:val="00002CFA"/>
    <w:rsid w:val="00002FD7"/>
    <w:rsid w:val="00003440"/>
    <w:rsid w:val="000048E1"/>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372"/>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4A70"/>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8ED"/>
    <w:rsid w:val="000D2E54"/>
    <w:rsid w:val="000D3399"/>
    <w:rsid w:val="000D471F"/>
    <w:rsid w:val="000D4CF5"/>
    <w:rsid w:val="000D564E"/>
    <w:rsid w:val="000D59E3"/>
    <w:rsid w:val="000D5D9C"/>
    <w:rsid w:val="000D7457"/>
    <w:rsid w:val="000E193A"/>
    <w:rsid w:val="000E1E43"/>
    <w:rsid w:val="000E3109"/>
    <w:rsid w:val="000E34F1"/>
    <w:rsid w:val="000E3914"/>
    <w:rsid w:val="000E3CF7"/>
    <w:rsid w:val="000E4979"/>
    <w:rsid w:val="000E740A"/>
    <w:rsid w:val="000F146B"/>
    <w:rsid w:val="000F2E56"/>
    <w:rsid w:val="000F4912"/>
    <w:rsid w:val="000F6306"/>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AB"/>
    <w:rsid w:val="001149E8"/>
    <w:rsid w:val="00114B41"/>
    <w:rsid w:val="0011586D"/>
    <w:rsid w:val="001162E1"/>
    <w:rsid w:val="00117444"/>
    <w:rsid w:val="0011783D"/>
    <w:rsid w:val="001203C1"/>
    <w:rsid w:val="00120D0F"/>
    <w:rsid w:val="00121A30"/>
    <w:rsid w:val="00121E60"/>
    <w:rsid w:val="00122A0E"/>
    <w:rsid w:val="001231DE"/>
    <w:rsid w:val="00123309"/>
    <w:rsid w:val="00124A7A"/>
    <w:rsid w:val="00124BD8"/>
    <w:rsid w:val="00125476"/>
    <w:rsid w:val="00125776"/>
    <w:rsid w:val="00125A1F"/>
    <w:rsid w:val="00125D43"/>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4C9"/>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2A49"/>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356C"/>
    <w:rsid w:val="001A4364"/>
    <w:rsid w:val="001A46ED"/>
    <w:rsid w:val="001A47C1"/>
    <w:rsid w:val="001A47F5"/>
    <w:rsid w:val="001A5B63"/>
    <w:rsid w:val="001A5D3B"/>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6783"/>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566F"/>
    <w:rsid w:val="001E72F6"/>
    <w:rsid w:val="001E78C9"/>
    <w:rsid w:val="001E7A15"/>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07D48"/>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50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AC9"/>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4B7"/>
    <w:rsid w:val="00284BF3"/>
    <w:rsid w:val="00284E24"/>
    <w:rsid w:val="002901BA"/>
    <w:rsid w:val="00290D8F"/>
    <w:rsid w:val="00291633"/>
    <w:rsid w:val="0029309D"/>
    <w:rsid w:val="00294BCF"/>
    <w:rsid w:val="00294DDC"/>
    <w:rsid w:val="002966F0"/>
    <w:rsid w:val="002A0D44"/>
    <w:rsid w:val="002A2D30"/>
    <w:rsid w:val="002A3135"/>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2EF1"/>
    <w:rsid w:val="002D350C"/>
    <w:rsid w:val="002D36CB"/>
    <w:rsid w:val="002D5148"/>
    <w:rsid w:val="002D5852"/>
    <w:rsid w:val="002D5CEF"/>
    <w:rsid w:val="002D6FBF"/>
    <w:rsid w:val="002D71B4"/>
    <w:rsid w:val="002E0832"/>
    <w:rsid w:val="002E0A95"/>
    <w:rsid w:val="002E1374"/>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65929"/>
    <w:rsid w:val="00371456"/>
    <w:rsid w:val="00371843"/>
    <w:rsid w:val="003748DB"/>
    <w:rsid w:val="00374D2A"/>
    <w:rsid w:val="00375632"/>
    <w:rsid w:val="003768A2"/>
    <w:rsid w:val="00376943"/>
    <w:rsid w:val="00377BF2"/>
    <w:rsid w:val="003803A2"/>
    <w:rsid w:val="00380BBD"/>
    <w:rsid w:val="00382D4F"/>
    <w:rsid w:val="003841C7"/>
    <w:rsid w:val="00384CAE"/>
    <w:rsid w:val="0038554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1B68"/>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4499"/>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4AD4"/>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30CB"/>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0C2D"/>
    <w:rsid w:val="004B1492"/>
    <w:rsid w:val="004B162C"/>
    <w:rsid w:val="004B20B9"/>
    <w:rsid w:val="004B3833"/>
    <w:rsid w:val="004B4EC2"/>
    <w:rsid w:val="004B6056"/>
    <w:rsid w:val="004B621D"/>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14DD"/>
    <w:rsid w:val="004E32DC"/>
    <w:rsid w:val="004E384D"/>
    <w:rsid w:val="004E40DC"/>
    <w:rsid w:val="004E50FA"/>
    <w:rsid w:val="004E64BF"/>
    <w:rsid w:val="004E6A7C"/>
    <w:rsid w:val="004E7FDE"/>
    <w:rsid w:val="004F0114"/>
    <w:rsid w:val="004F0A83"/>
    <w:rsid w:val="004F1C3D"/>
    <w:rsid w:val="004F2415"/>
    <w:rsid w:val="004F2DEF"/>
    <w:rsid w:val="004F3BD3"/>
    <w:rsid w:val="004F5007"/>
    <w:rsid w:val="004F589A"/>
    <w:rsid w:val="004F5FD1"/>
    <w:rsid w:val="004F63B2"/>
    <w:rsid w:val="004F6F8A"/>
    <w:rsid w:val="004F776B"/>
    <w:rsid w:val="004F7974"/>
    <w:rsid w:val="004F7D56"/>
    <w:rsid w:val="0050005C"/>
    <w:rsid w:val="00501351"/>
    <w:rsid w:val="0050140E"/>
    <w:rsid w:val="00501815"/>
    <w:rsid w:val="005025C5"/>
    <w:rsid w:val="0050664F"/>
    <w:rsid w:val="005074D0"/>
    <w:rsid w:val="00510AAC"/>
    <w:rsid w:val="0051208E"/>
    <w:rsid w:val="0051246F"/>
    <w:rsid w:val="005132BB"/>
    <w:rsid w:val="005139A7"/>
    <w:rsid w:val="00514B31"/>
    <w:rsid w:val="00515D1D"/>
    <w:rsid w:val="00516F16"/>
    <w:rsid w:val="0051710E"/>
    <w:rsid w:val="00517A47"/>
    <w:rsid w:val="00517BD6"/>
    <w:rsid w:val="00517C71"/>
    <w:rsid w:val="00520037"/>
    <w:rsid w:val="00520574"/>
    <w:rsid w:val="00520C51"/>
    <w:rsid w:val="005214F4"/>
    <w:rsid w:val="00521BA0"/>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1FF3"/>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07A96"/>
    <w:rsid w:val="00610941"/>
    <w:rsid w:val="00610A57"/>
    <w:rsid w:val="0061140E"/>
    <w:rsid w:val="00612B25"/>
    <w:rsid w:val="00613D0C"/>
    <w:rsid w:val="006143A0"/>
    <w:rsid w:val="00616172"/>
    <w:rsid w:val="00616C9C"/>
    <w:rsid w:val="00616D97"/>
    <w:rsid w:val="00617777"/>
    <w:rsid w:val="006177E7"/>
    <w:rsid w:val="00617B9B"/>
    <w:rsid w:val="00621B19"/>
    <w:rsid w:val="00622A7B"/>
    <w:rsid w:val="006235A7"/>
    <w:rsid w:val="006246C8"/>
    <w:rsid w:val="00624833"/>
    <w:rsid w:val="0062511F"/>
    <w:rsid w:val="006259D9"/>
    <w:rsid w:val="00625A55"/>
    <w:rsid w:val="00627279"/>
    <w:rsid w:val="00627B0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3BEE"/>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074A"/>
    <w:rsid w:val="00671294"/>
    <w:rsid w:val="0067215B"/>
    <w:rsid w:val="00672D87"/>
    <w:rsid w:val="00673DCB"/>
    <w:rsid w:val="00674400"/>
    <w:rsid w:val="006747AC"/>
    <w:rsid w:val="00674DD7"/>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2F53"/>
    <w:rsid w:val="006934EE"/>
    <w:rsid w:val="00693A4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1C49"/>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1E2"/>
    <w:rsid w:val="00737B33"/>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454"/>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1F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2C92"/>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95071"/>
    <w:rsid w:val="008A1B71"/>
    <w:rsid w:val="008A3192"/>
    <w:rsid w:val="008A386E"/>
    <w:rsid w:val="008A3CC9"/>
    <w:rsid w:val="008A5822"/>
    <w:rsid w:val="008A66D8"/>
    <w:rsid w:val="008A67AF"/>
    <w:rsid w:val="008A6D11"/>
    <w:rsid w:val="008A70BA"/>
    <w:rsid w:val="008A7A08"/>
    <w:rsid w:val="008B099D"/>
    <w:rsid w:val="008B0A8C"/>
    <w:rsid w:val="008B0C25"/>
    <w:rsid w:val="008B0C30"/>
    <w:rsid w:val="008B22D6"/>
    <w:rsid w:val="008B2315"/>
    <w:rsid w:val="008B26C6"/>
    <w:rsid w:val="008B2955"/>
    <w:rsid w:val="008B2DCD"/>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451"/>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2BF"/>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5C2"/>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3FC3"/>
    <w:rsid w:val="009A4E1A"/>
    <w:rsid w:val="009A4EEB"/>
    <w:rsid w:val="009A6E17"/>
    <w:rsid w:val="009A762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6EFB"/>
    <w:rsid w:val="00A07395"/>
    <w:rsid w:val="00A07A66"/>
    <w:rsid w:val="00A07CCF"/>
    <w:rsid w:val="00A11195"/>
    <w:rsid w:val="00A11454"/>
    <w:rsid w:val="00A1229C"/>
    <w:rsid w:val="00A1239A"/>
    <w:rsid w:val="00A12BC7"/>
    <w:rsid w:val="00A21587"/>
    <w:rsid w:val="00A21B48"/>
    <w:rsid w:val="00A21B64"/>
    <w:rsid w:val="00A21D7C"/>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2C31"/>
    <w:rsid w:val="00A532B6"/>
    <w:rsid w:val="00A544B1"/>
    <w:rsid w:val="00A54F70"/>
    <w:rsid w:val="00A553C1"/>
    <w:rsid w:val="00A55EA8"/>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3846"/>
    <w:rsid w:val="00A740B9"/>
    <w:rsid w:val="00A7455E"/>
    <w:rsid w:val="00A750C3"/>
    <w:rsid w:val="00A7520E"/>
    <w:rsid w:val="00A75497"/>
    <w:rsid w:val="00A75D03"/>
    <w:rsid w:val="00A76F13"/>
    <w:rsid w:val="00A773EF"/>
    <w:rsid w:val="00A777EA"/>
    <w:rsid w:val="00A80AAB"/>
    <w:rsid w:val="00A80CDF"/>
    <w:rsid w:val="00A80FD1"/>
    <w:rsid w:val="00A816B3"/>
    <w:rsid w:val="00A8248D"/>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5E26"/>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6C0"/>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BFD"/>
    <w:rsid w:val="00B63E3F"/>
    <w:rsid w:val="00B65738"/>
    <w:rsid w:val="00B65ACD"/>
    <w:rsid w:val="00B66684"/>
    <w:rsid w:val="00B671F0"/>
    <w:rsid w:val="00B706E8"/>
    <w:rsid w:val="00B71D1F"/>
    <w:rsid w:val="00B726D2"/>
    <w:rsid w:val="00B73AD1"/>
    <w:rsid w:val="00B743DA"/>
    <w:rsid w:val="00B75257"/>
    <w:rsid w:val="00B754E2"/>
    <w:rsid w:val="00B7732B"/>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03F"/>
    <w:rsid w:val="00B91D3C"/>
    <w:rsid w:val="00B93C30"/>
    <w:rsid w:val="00B93F23"/>
    <w:rsid w:val="00B96BA0"/>
    <w:rsid w:val="00B96F58"/>
    <w:rsid w:val="00B97CE0"/>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190"/>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490F"/>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059"/>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1117"/>
    <w:rsid w:val="00CC2087"/>
    <w:rsid w:val="00CC3D7C"/>
    <w:rsid w:val="00CC3F27"/>
    <w:rsid w:val="00CC5AB2"/>
    <w:rsid w:val="00CC5BDB"/>
    <w:rsid w:val="00CC617D"/>
    <w:rsid w:val="00CC69FE"/>
    <w:rsid w:val="00CC7056"/>
    <w:rsid w:val="00CC710A"/>
    <w:rsid w:val="00CD27CC"/>
    <w:rsid w:val="00CD3E86"/>
    <w:rsid w:val="00CD5507"/>
    <w:rsid w:val="00CD599B"/>
    <w:rsid w:val="00CD649D"/>
    <w:rsid w:val="00CD7395"/>
    <w:rsid w:val="00CE04DF"/>
    <w:rsid w:val="00CE140E"/>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5757"/>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5B78"/>
    <w:rsid w:val="00D26BE0"/>
    <w:rsid w:val="00D2785C"/>
    <w:rsid w:val="00D30895"/>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5E7"/>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3EDF"/>
    <w:rsid w:val="00DC7310"/>
    <w:rsid w:val="00DC7401"/>
    <w:rsid w:val="00DC7623"/>
    <w:rsid w:val="00DD01EF"/>
    <w:rsid w:val="00DD1209"/>
    <w:rsid w:val="00DD1345"/>
    <w:rsid w:val="00DD2B6F"/>
    <w:rsid w:val="00DD2E53"/>
    <w:rsid w:val="00DD7979"/>
    <w:rsid w:val="00DE0CF8"/>
    <w:rsid w:val="00DE1896"/>
    <w:rsid w:val="00DE1ADC"/>
    <w:rsid w:val="00DE21B1"/>
    <w:rsid w:val="00DE2486"/>
    <w:rsid w:val="00DE2580"/>
    <w:rsid w:val="00DE2965"/>
    <w:rsid w:val="00DE3138"/>
    <w:rsid w:val="00DE348B"/>
    <w:rsid w:val="00DE34A1"/>
    <w:rsid w:val="00DE4CA5"/>
    <w:rsid w:val="00DE7E33"/>
    <w:rsid w:val="00DF0488"/>
    <w:rsid w:val="00DF1626"/>
    <w:rsid w:val="00DF194F"/>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4E6A"/>
    <w:rsid w:val="00E15B10"/>
    <w:rsid w:val="00E16FD4"/>
    <w:rsid w:val="00E17C9E"/>
    <w:rsid w:val="00E21367"/>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5BEB"/>
    <w:rsid w:val="00E463D9"/>
    <w:rsid w:val="00E46AF1"/>
    <w:rsid w:val="00E478BA"/>
    <w:rsid w:val="00E51023"/>
    <w:rsid w:val="00E514AF"/>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1EB5"/>
    <w:rsid w:val="00E637A8"/>
    <w:rsid w:val="00E64F1D"/>
    <w:rsid w:val="00E65643"/>
    <w:rsid w:val="00E666CC"/>
    <w:rsid w:val="00E66903"/>
    <w:rsid w:val="00E7009A"/>
    <w:rsid w:val="00E70ADB"/>
    <w:rsid w:val="00E71209"/>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97F8C"/>
    <w:rsid w:val="00EA0734"/>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5B4E"/>
    <w:rsid w:val="00ED64D3"/>
    <w:rsid w:val="00ED68F8"/>
    <w:rsid w:val="00ED7FCF"/>
    <w:rsid w:val="00EE1BD7"/>
    <w:rsid w:val="00EE2611"/>
    <w:rsid w:val="00EE60D7"/>
    <w:rsid w:val="00EE7339"/>
    <w:rsid w:val="00EF0BDF"/>
    <w:rsid w:val="00EF17F1"/>
    <w:rsid w:val="00EF21C1"/>
    <w:rsid w:val="00EF2517"/>
    <w:rsid w:val="00EF2E6E"/>
    <w:rsid w:val="00EF3E6D"/>
    <w:rsid w:val="00EF4459"/>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D56"/>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549"/>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027"/>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92F"/>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1D2D"/>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8333</Words>
  <Characters>47749</Characters>
  <Application>Microsoft Office Word</Application>
  <DocSecurity>0</DocSecurity>
  <Lines>1836</Lines>
  <Paragraphs>934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4</cp:revision>
  <dcterms:created xsi:type="dcterms:W3CDTF">2024-04-09T14:09:00Z</dcterms:created>
  <dcterms:modified xsi:type="dcterms:W3CDTF">2024-04-15T10:59:00Z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